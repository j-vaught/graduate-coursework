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D3273" w14:textId="77777777" w:rsidR="25AE9153" w:rsidRDefault="1414490C" w:rsidP="0919CB04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7B69E434">
        <w:rPr>
          <w:rFonts w:ascii="Times New Roman" w:eastAsia="Times New Roman" w:hAnsi="Times New Roman" w:cs="Times New Roman"/>
          <w:sz w:val="24"/>
          <w:szCs w:val="24"/>
        </w:rPr>
        <w:t>Real Time Systems Laboratory</w:t>
      </w:r>
    </w:p>
    <w:p w14:paraId="7E4521DE" w14:textId="77777777" w:rsidR="2317A8EC" w:rsidRDefault="2317A8EC" w:rsidP="0919CB04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919CB04">
        <w:rPr>
          <w:rFonts w:ascii="Times New Roman" w:eastAsia="Times New Roman" w:hAnsi="Times New Roman" w:cs="Times New Roman"/>
          <w:sz w:val="24"/>
          <w:szCs w:val="24"/>
        </w:rPr>
        <w:t>ELCT 302-001</w:t>
      </w:r>
    </w:p>
    <w:p w14:paraId="3D31356A" w14:textId="77777777" w:rsidR="2317A8EC" w:rsidRDefault="2317A8EC" w:rsidP="0919CB04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919CB04">
        <w:rPr>
          <w:rFonts w:ascii="Times New Roman" w:eastAsia="Times New Roman" w:hAnsi="Times New Roman" w:cs="Times New Roman"/>
          <w:sz w:val="24"/>
          <w:szCs w:val="24"/>
        </w:rPr>
        <w:t>Nicholas George</w:t>
      </w:r>
    </w:p>
    <w:p w14:paraId="23DAEF6A" w14:textId="77777777" w:rsidR="0919CB04" w:rsidRDefault="0919CB04" w:rsidP="0919CB04">
      <w:pPr>
        <w:pStyle w:val="Title"/>
        <w:rPr>
          <w:rFonts w:ascii="Times New Roman" w:eastAsia="Times New Roman" w:hAnsi="Times New Roman" w:cs="Times New Roman"/>
        </w:rPr>
      </w:pPr>
    </w:p>
    <w:p w14:paraId="211F6910" w14:textId="77777777" w:rsidR="0919CB04" w:rsidRDefault="0919CB04" w:rsidP="0919CB04">
      <w:pPr>
        <w:pStyle w:val="Title"/>
        <w:rPr>
          <w:rFonts w:ascii="Times New Roman" w:eastAsia="Times New Roman" w:hAnsi="Times New Roman" w:cs="Times New Roman"/>
        </w:rPr>
      </w:pPr>
    </w:p>
    <w:p w14:paraId="4D0E3D17" w14:textId="77777777" w:rsidR="0919CB04" w:rsidRDefault="0919CB04" w:rsidP="0919CB04">
      <w:pPr>
        <w:pStyle w:val="Title"/>
        <w:rPr>
          <w:rFonts w:ascii="Times New Roman" w:eastAsia="Times New Roman" w:hAnsi="Times New Roman" w:cs="Times New Roman"/>
        </w:rPr>
      </w:pPr>
    </w:p>
    <w:p w14:paraId="364A70A0" w14:textId="77777777" w:rsidR="0919CB04" w:rsidRDefault="0919CB04" w:rsidP="0919CB04">
      <w:pPr>
        <w:pStyle w:val="Title"/>
        <w:rPr>
          <w:rFonts w:ascii="Times New Roman" w:eastAsia="Times New Roman" w:hAnsi="Times New Roman" w:cs="Times New Roman"/>
        </w:rPr>
      </w:pPr>
    </w:p>
    <w:p w14:paraId="60CF78B9" w14:textId="77777777" w:rsidR="0919CB04" w:rsidRDefault="0919CB04" w:rsidP="0919CB04">
      <w:pPr>
        <w:pStyle w:val="Title"/>
        <w:rPr>
          <w:rFonts w:ascii="Times New Roman" w:eastAsia="Times New Roman" w:hAnsi="Times New Roman" w:cs="Times New Roman"/>
        </w:rPr>
      </w:pPr>
    </w:p>
    <w:p w14:paraId="12573FCE" w14:textId="77777777" w:rsidR="006A09EB" w:rsidRDefault="2317A8EC" w:rsidP="0919CB04">
      <w:pPr>
        <w:pStyle w:val="Title"/>
        <w:jc w:val="center"/>
        <w:rPr>
          <w:rFonts w:ascii="Times New Roman" w:eastAsia="Times New Roman" w:hAnsi="Times New Roman" w:cs="Times New Roman"/>
        </w:rPr>
      </w:pPr>
      <w:r w:rsidRPr="0919CB04">
        <w:rPr>
          <w:rFonts w:ascii="Times New Roman" w:eastAsia="Times New Roman" w:hAnsi="Times New Roman" w:cs="Times New Roman"/>
        </w:rPr>
        <w:t>Lab Notebook</w:t>
      </w:r>
    </w:p>
    <w:p w14:paraId="38377935" w14:textId="77777777" w:rsidR="2317A8EC" w:rsidRDefault="2317A8EC" w:rsidP="0919CB04"/>
    <w:p w14:paraId="4331C902" w14:textId="77777777" w:rsidR="2317A8EC" w:rsidRDefault="78BFFA88" w:rsidP="0919CB0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919CB04">
        <w:rPr>
          <w:rFonts w:ascii="Times New Roman" w:eastAsia="Times New Roman" w:hAnsi="Times New Roman" w:cs="Times New Roman"/>
          <w:sz w:val="24"/>
          <w:szCs w:val="24"/>
        </w:rPr>
        <w:t>Group 2 (Short Circuits)</w:t>
      </w:r>
    </w:p>
    <w:p w14:paraId="67F93B00" w14:textId="77777777" w:rsidR="2317A8EC" w:rsidRDefault="78BFFA88" w:rsidP="0919CB0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919CB04">
        <w:rPr>
          <w:rFonts w:ascii="Times New Roman" w:eastAsia="Times New Roman" w:hAnsi="Times New Roman" w:cs="Times New Roman"/>
          <w:sz w:val="24"/>
          <w:szCs w:val="24"/>
        </w:rPr>
        <w:t>Driving Team</w:t>
      </w:r>
    </w:p>
    <w:p w14:paraId="5F5950B4" w14:textId="77777777" w:rsidR="2317A8EC" w:rsidRDefault="2317A8EC" w:rsidP="0919CB04">
      <w:pPr>
        <w:jc w:val="center"/>
        <w:rPr>
          <w:rFonts w:ascii="Times New Roman" w:eastAsia="Times New Roman" w:hAnsi="Times New Roman" w:cs="Times New Roman"/>
        </w:rPr>
      </w:pPr>
    </w:p>
    <w:p w14:paraId="007A0434" w14:textId="77777777" w:rsidR="2317A8EC" w:rsidRDefault="2317A8EC" w:rsidP="0919CB04">
      <w:pPr>
        <w:jc w:val="center"/>
        <w:rPr>
          <w:rFonts w:ascii="Times New Roman" w:eastAsia="Times New Roman" w:hAnsi="Times New Roman" w:cs="Times New Roman"/>
        </w:rPr>
      </w:pPr>
    </w:p>
    <w:p w14:paraId="63FFE733" w14:textId="77777777" w:rsidR="2317A8EC" w:rsidRDefault="2317A8EC" w:rsidP="0919CB04">
      <w:pPr>
        <w:jc w:val="center"/>
        <w:rPr>
          <w:rFonts w:ascii="Times New Roman" w:eastAsia="Times New Roman" w:hAnsi="Times New Roman" w:cs="Times New Roman"/>
        </w:rPr>
      </w:pPr>
    </w:p>
    <w:p w14:paraId="6B558517" w14:textId="77777777" w:rsidR="2317A8EC" w:rsidRDefault="2317A8EC" w:rsidP="0919CB04">
      <w:pPr>
        <w:jc w:val="center"/>
        <w:rPr>
          <w:rFonts w:ascii="Times New Roman" w:eastAsia="Times New Roman" w:hAnsi="Times New Roman" w:cs="Times New Roman"/>
        </w:rPr>
      </w:pPr>
    </w:p>
    <w:p w14:paraId="4ADFA86F" w14:textId="77777777" w:rsidR="2317A8EC" w:rsidRDefault="2317A8EC" w:rsidP="0919CB04">
      <w:pPr>
        <w:jc w:val="center"/>
        <w:rPr>
          <w:rFonts w:ascii="Times New Roman" w:eastAsia="Times New Roman" w:hAnsi="Times New Roman" w:cs="Times New Roman"/>
        </w:rPr>
      </w:pPr>
    </w:p>
    <w:p w14:paraId="014D8584" w14:textId="77777777" w:rsidR="2317A8EC" w:rsidRDefault="2317A8EC" w:rsidP="0919CB04">
      <w:pPr>
        <w:jc w:val="center"/>
        <w:rPr>
          <w:rFonts w:ascii="Times New Roman" w:eastAsia="Times New Roman" w:hAnsi="Times New Roman" w:cs="Times New Roman"/>
        </w:rPr>
      </w:pPr>
    </w:p>
    <w:p w14:paraId="1607CE9B" w14:textId="77777777" w:rsidR="2317A8EC" w:rsidRDefault="2317A8EC" w:rsidP="0919CB04">
      <w:pPr>
        <w:jc w:val="center"/>
        <w:rPr>
          <w:rFonts w:ascii="Times New Roman" w:eastAsia="Times New Roman" w:hAnsi="Times New Roman" w:cs="Times New Roman"/>
        </w:rPr>
      </w:pPr>
    </w:p>
    <w:p w14:paraId="448DC5E2" w14:textId="77777777" w:rsidR="2317A8EC" w:rsidRDefault="2317A8EC" w:rsidP="0919CB04">
      <w:pPr>
        <w:jc w:val="center"/>
        <w:rPr>
          <w:rFonts w:ascii="Times New Roman" w:eastAsia="Times New Roman" w:hAnsi="Times New Roman" w:cs="Times New Roman"/>
        </w:rPr>
      </w:pPr>
    </w:p>
    <w:p w14:paraId="0DED4F93" w14:textId="77777777" w:rsidR="2317A8EC" w:rsidRDefault="2317A8EC" w:rsidP="0919CB04">
      <w:pPr>
        <w:jc w:val="center"/>
        <w:rPr>
          <w:rFonts w:ascii="Times New Roman" w:eastAsia="Times New Roman" w:hAnsi="Times New Roman" w:cs="Times New Roman"/>
        </w:rPr>
      </w:pPr>
    </w:p>
    <w:p w14:paraId="64127BBD" w14:textId="77777777" w:rsidR="2317A8EC" w:rsidRDefault="2317A8EC" w:rsidP="0919CB04">
      <w:pPr>
        <w:jc w:val="center"/>
        <w:rPr>
          <w:rFonts w:ascii="Times New Roman" w:eastAsia="Times New Roman" w:hAnsi="Times New Roman" w:cs="Times New Roman"/>
        </w:rPr>
      </w:pPr>
    </w:p>
    <w:p w14:paraId="3421EA7C" w14:textId="77777777" w:rsidR="2317A8EC" w:rsidRDefault="2317A8EC" w:rsidP="0919CB04">
      <w:pPr>
        <w:jc w:val="center"/>
        <w:rPr>
          <w:rFonts w:ascii="Times New Roman" w:eastAsia="Times New Roman" w:hAnsi="Times New Roman" w:cs="Times New Roman"/>
        </w:rPr>
      </w:pPr>
    </w:p>
    <w:p w14:paraId="142D754F" w14:textId="77777777" w:rsidR="2317A8EC" w:rsidRDefault="2317A8EC" w:rsidP="0919CB04">
      <w:pPr>
        <w:jc w:val="center"/>
        <w:rPr>
          <w:rFonts w:ascii="Times New Roman" w:eastAsia="Times New Roman" w:hAnsi="Times New Roman" w:cs="Times New Roman"/>
        </w:rPr>
      </w:pPr>
    </w:p>
    <w:p w14:paraId="2EFA1E82" w14:textId="77777777" w:rsidR="2317A8EC" w:rsidRDefault="78BFFA88" w:rsidP="0919CB04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919CB04">
        <w:rPr>
          <w:rFonts w:ascii="Times New Roman" w:eastAsia="Times New Roman" w:hAnsi="Times New Roman" w:cs="Times New Roman"/>
          <w:sz w:val="24"/>
          <w:szCs w:val="24"/>
        </w:rPr>
        <w:t>Department of Electrical Engineering</w:t>
      </w:r>
    </w:p>
    <w:p w14:paraId="4C712DA7" w14:textId="77777777" w:rsidR="2317A8EC" w:rsidRDefault="78BFFA88" w:rsidP="0919CB04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919CB04">
        <w:rPr>
          <w:rFonts w:ascii="Times New Roman" w:eastAsia="Times New Roman" w:hAnsi="Times New Roman" w:cs="Times New Roman"/>
          <w:sz w:val="24"/>
          <w:szCs w:val="24"/>
        </w:rPr>
        <w:t>University of South Carolina</w:t>
      </w:r>
    </w:p>
    <w:p w14:paraId="2CF14400" w14:textId="77777777" w:rsidR="2317A8EC" w:rsidRDefault="78BFFA88" w:rsidP="0919CB04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919CB04">
        <w:rPr>
          <w:rFonts w:ascii="Times New Roman" w:eastAsia="Times New Roman" w:hAnsi="Times New Roman" w:cs="Times New Roman"/>
          <w:sz w:val="24"/>
          <w:szCs w:val="24"/>
        </w:rPr>
        <w:lastRenderedPageBreak/>
        <w:t>Columbia, SC 29208</w:t>
      </w:r>
    </w:p>
    <w:p w14:paraId="3ECA6FCB" w14:textId="77777777" w:rsidR="2317A8EC" w:rsidRDefault="778E681C" w:rsidP="0919CB04">
      <w:pPr>
        <w:pStyle w:val="Heading1"/>
        <w:rPr>
          <w:rFonts w:ascii="Times New Roman" w:eastAsia="Times New Roman" w:hAnsi="Times New Roman" w:cs="Times New Roman"/>
        </w:rPr>
      </w:pPr>
      <w:bookmarkStart w:id="0" w:name="_Toc481335438"/>
      <w:r>
        <w:t>Table of Contents</w:t>
      </w:r>
      <w:bookmarkEnd w:id="0"/>
    </w:p>
    <w:sdt>
      <w:sdtPr>
        <w:id w:val="648426608"/>
        <w:docPartObj>
          <w:docPartGallery w:val="Table of Contents"/>
          <w:docPartUnique/>
        </w:docPartObj>
      </w:sdtPr>
      <w:sdtEndPr/>
      <w:sdtContent>
        <w:p w14:paraId="772F96A2" w14:textId="77777777" w:rsidR="2317A8EC" w:rsidRDefault="7B4D39D6" w:rsidP="0919CB04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r>
            <w:fldChar w:fldCharType="begin"/>
          </w:r>
          <w:r w:rsidR="7B69E434">
            <w:instrText>TOC \o \z \u \h</w:instrText>
          </w:r>
          <w:r>
            <w:fldChar w:fldCharType="separate"/>
          </w:r>
          <w:hyperlink w:anchor="_Toc481335438">
            <w:r w:rsidRPr="7B4D39D6">
              <w:rPr>
                <w:rStyle w:val="Hyperlink"/>
              </w:rPr>
              <w:t>Table of Contents</w:t>
            </w:r>
            <w:r w:rsidR="7B69E434">
              <w:tab/>
            </w:r>
            <w:r w:rsidR="7B69E434">
              <w:fldChar w:fldCharType="begin"/>
            </w:r>
            <w:r w:rsidR="7B69E434">
              <w:instrText>PAGEREF _Toc481335438 \h</w:instrText>
            </w:r>
            <w:r w:rsidR="7B69E434">
              <w:fldChar w:fldCharType="separate"/>
            </w:r>
            <w:r w:rsidRPr="7B4D39D6">
              <w:rPr>
                <w:rStyle w:val="Hyperlink"/>
              </w:rPr>
              <w:t>1</w:t>
            </w:r>
            <w:r w:rsidR="7B69E434">
              <w:fldChar w:fldCharType="end"/>
            </w:r>
          </w:hyperlink>
        </w:p>
        <w:p w14:paraId="77B2C786" w14:textId="77777777" w:rsidR="2317A8EC" w:rsidRDefault="00DD62D9" w:rsidP="0919CB04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hyperlink w:anchor="_Toc328527067">
            <w:r w:rsidR="7B4D39D6" w:rsidRPr="7B4D39D6">
              <w:rPr>
                <w:rStyle w:val="Hyperlink"/>
              </w:rPr>
              <w:t>Lab 01: Open-Loop Control &amp; Obtaining Feedback</w:t>
            </w:r>
            <w:r w:rsidR="00DD0063">
              <w:tab/>
            </w:r>
            <w:r w:rsidR="00DD0063">
              <w:fldChar w:fldCharType="begin"/>
            </w:r>
            <w:r w:rsidR="00DD0063">
              <w:instrText>PAGEREF _Toc328527067 \h</w:instrText>
            </w:r>
            <w:r w:rsidR="00DD0063">
              <w:fldChar w:fldCharType="separate"/>
            </w:r>
            <w:r w:rsidR="7B4D39D6" w:rsidRPr="7B4D39D6">
              <w:rPr>
                <w:rStyle w:val="Hyperlink"/>
              </w:rPr>
              <w:t>1</w:t>
            </w:r>
            <w:r w:rsidR="00DD0063">
              <w:fldChar w:fldCharType="end"/>
            </w:r>
          </w:hyperlink>
        </w:p>
        <w:p w14:paraId="209D577E" w14:textId="77777777" w:rsidR="2317A8EC" w:rsidRDefault="00DD62D9" w:rsidP="0919CB04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966639820">
            <w:r w:rsidR="7B4D39D6" w:rsidRPr="7B4D39D6">
              <w:rPr>
                <w:rStyle w:val="Hyperlink"/>
              </w:rPr>
              <w:t>General Objectives</w:t>
            </w:r>
            <w:r w:rsidR="00DD0063">
              <w:tab/>
            </w:r>
            <w:r w:rsidR="00DD0063">
              <w:fldChar w:fldCharType="begin"/>
            </w:r>
            <w:r w:rsidR="00DD0063">
              <w:instrText>PAGEREF _Toc966639820 \h</w:instrText>
            </w:r>
            <w:r w:rsidR="00DD0063">
              <w:fldChar w:fldCharType="separate"/>
            </w:r>
            <w:r w:rsidR="7B4D39D6" w:rsidRPr="7B4D39D6">
              <w:rPr>
                <w:rStyle w:val="Hyperlink"/>
              </w:rPr>
              <w:t>1</w:t>
            </w:r>
            <w:r w:rsidR="00DD0063">
              <w:fldChar w:fldCharType="end"/>
            </w:r>
          </w:hyperlink>
        </w:p>
        <w:p w14:paraId="4F324155" w14:textId="77777777" w:rsidR="2317A8EC" w:rsidRDefault="00DD62D9" w:rsidP="0919CB04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291427540">
            <w:r w:rsidR="7B4D39D6" w:rsidRPr="7B4D39D6">
              <w:rPr>
                <w:rStyle w:val="Hyperlink"/>
              </w:rPr>
              <w:t>Main Specifications</w:t>
            </w:r>
            <w:r w:rsidR="00DD0063">
              <w:tab/>
            </w:r>
            <w:r w:rsidR="00DD0063">
              <w:fldChar w:fldCharType="begin"/>
            </w:r>
            <w:r w:rsidR="00DD0063">
              <w:instrText>PAGEREF _Toc291427540 \h</w:instrText>
            </w:r>
            <w:r w:rsidR="00DD0063">
              <w:fldChar w:fldCharType="separate"/>
            </w:r>
            <w:r w:rsidR="7B4D39D6" w:rsidRPr="7B4D39D6">
              <w:rPr>
                <w:rStyle w:val="Hyperlink"/>
              </w:rPr>
              <w:t>1</w:t>
            </w:r>
            <w:r w:rsidR="00DD0063">
              <w:fldChar w:fldCharType="end"/>
            </w:r>
          </w:hyperlink>
        </w:p>
        <w:p w14:paraId="56013B6F" w14:textId="77777777" w:rsidR="2317A8EC" w:rsidRDefault="00DD62D9" w:rsidP="0919CB04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211655280">
            <w:r w:rsidR="7B4D39D6" w:rsidRPr="7B4D39D6">
              <w:rPr>
                <w:rStyle w:val="Hyperlink"/>
              </w:rPr>
              <w:t>Tasks: Open-Loop Control</w:t>
            </w:r>
            <w:r w:rsidR="00DD0063">
              <w:tab/>
            </w:r>
            <w:r w:rsidR="00DD0063">
              <w:fldChar w:fldCharType="begin"/>
            </w:r>
            <w:r w:rsidR="00DD0063">
              <w:instrText>PAGEREF _Toc211655280 \h</w:instrText>
            </w:r>
            <w:r w:rsidR="00DD0063">
              <w:fldChar w:fldCharType="separate"/>
            </w:r>
            <w:r w:rsidR="7B4D39D6" w:rsidRPr="7B4D39D6">
              <w:rPr>
                <w:rStyle w:val="Hyperlink"/>
              </w:rPr>
              <w:t>1</w:t>
            </w:r>
            <w:r w:rsidR="00DD0063">
              <w:fldChar w:fldCharType="end"/>
            </w:r>
          </w:hyperlink>
        </w:p>
        <w:p w14:paraId="0851FE33" w14:textId="77777777" w:rsidR="2317A8EC" w:rsidRDefault="00DD62D9" w:rsidP="0919CB04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791706218">
            <w:r w:rsidR="7B4D39D6" w:rsidRPr="7B4D39D6">
              <w:rPr>
                <w:rStyle w:val="Hyperlink"/>
              </w:rPr>
              <w:t>Tasks: Speed Measurement</w:t>
            </w:r>
            <w:r w:rsidR="00DD0063">
              <w:tab/>
            </w:r>
            <w:r w:rsidR="00DD0063">
              <w:fldChar w:fldCharType="begin"/>
            </w:r>
            <w:r w:rsidR="00DD0063">
              <w:instrText>PAGEREF _Toc1791706218 \h</w:instrText>
            </w:r>
            <w:r w:rsidR="00DD0063">
              <w:fldChar w:fldCharType="separate"/>
            </w:r>
            <w:r w:rsidR="7B4D39D6" w:rsidRPr="7B4D39D6">
              <w:rPr>
                <w:rStyle w:val="Hyperlink"/>
              </w:rPr>
              <w:t>1</w:t>
            </w:r>
            <w:r w:rsidR="00DD0063">
              <w:fldChar w:fldCharType="end"/>
            </w:r>
          </w:hyperlink>
        </w:p>
        <w:p w14:paraId="4C919B15" w14:textId="77777777" w:rsidR="7B69E434" w:rsidRDefault="00DD62D9" w:rsidP="7B69E434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343518659">
            <w:r w:rsidR="7B4D39D6" w:rsidRPr="7B4D39D6">
              <w:rPr>
                <w:rStyle w:val="Hyperlink"/>
              </w:rPr>
              <w:t>Background</w:t>
            </w:r>
            <w:r w:rsidR="00DD0063">
              <w:tab/>
            </w:r>
            <w:r w:rsidR="00DD0063">
              <w:fldChar w:fldCharType="begin"/>
            </w:r>
            <w:r w:rsidR="00DD0063">
              <w:instrText>PAGEREF _Toc343518659 \h</w:instrText>
            </w:r>
            <w:r w:rsidR="00DD0063">
              <w:fldChar w:fldCharType="separate"/>
            </w:r>
            <w:r w:rsidR="7B4D39D6" w:rsidRPr="7B4D39D6">
              <w:rPr>
                <w:rStyle w:val="Hyperlink"/>
              </w:rPr>
              <w:t>1</w:t>
            </w:r>
            <w:r w:rsidR="00DD0063">
              <w:fldChar w:fldCharType="end"/>
            </w:r>
          </w:hyperlink>
        </w:p>
        <w:p w14:paraId="08F74315" w14:textId="77777777" w:rsidR="7B69E434" w:rsidRDefault="00DD62D9" w:rsidP="7B69E434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56789755">
            <w:r w:rsidR="7B4D39D6" w:rsidRPr="7B4D39D6">
              <w:rPr>
                <w:rStyle w:val="Hyperlink"/>
              </w:rPr>
              <w:t>Calculations</w:t>
            </w:r>
            <w:r w:rsidR="00DD0063">
              <w:tab/>
            </w:r>
            <w:r w:rsidR="00DD0063">
              <w:fldChar w:fldCharType="begin"/>
            </w:r>
            <w:r w:rsidR="00DD0063">
              <w:instrText>PAGEREF _Toc56789755 \h</w:instrText>
            </w:r>
            <w:r w:rsidR="00DD0063">
              <w:fldChar w:fldCharType="separate"/>
            </w:r>
            <w:r w:rsidR="7B4D39D6" w:rsidRPr="7B4D39D6">
              <w:rPr>
                <w:rStyle w:val="Hyperlink"/>
              </w:rPr>
              <w:t>1</w:t>
            </w:r>
            <w:r w:rsidR="00DD0063">
              <w:fldChar w:fldCharType="end"/>
            </w:r>
          </w:hyperlink>
        </w:p>
        <w:p w14:paraId="10D536ED" w14:textId="77777777" w:rsidR="7B69E434" w:rsidRDefault="00DD62D9" w:rsidP="7B69E434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073914204">
            <w:r w:rsidR="7B4D39D6" w:rsidRPr="7B4D39D6">
              <w:rPr>
                <w:rStyle w:val="Hyperlink"/>
              </w:rPr>
              <w:t>Code</w:t>
            </w:r>
            <w:r w:rsidR="00DD0063">
              <w:tab/>
            </w:r>
            <w:r w:rsidR="00DD0063">
              <w:fldChar w:fldCharType="begin"/>
            </w:r>
            <w:r w:rsidR="00DD0063">
              <w:instrText>PAGEREF _Toc1073914204 \h</w:instrText>
            </w:r>
            <w:r w:rsidR="00DD0063">
              <w:fldChar w:fldCharType="separate"/>
            </w:r>
            <w:r w:rsidR="7B4D39D6" w:rsidRPr="7B4D39D6">
              <w:rPr>
                <w:rStyle w:val="Hyperlink"/>
              </w:rPr>
              <w:t>1</w:t>
            </w:r>
            <w:r w:rsidR="00DD0063">
              <w:fldChar w:fldCharType="end"/>
            </w:r>
          </w:hyperlink>
        </w:p>
        <w:p w14:paraId="5EA8E1B6" w14:textId="77777777" w:rsidR="7B69E434" w:rsidRDefault="00DD62D9" w:rsidP="7B69E434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43153201">
            <w:r w:rsidR="7B4D39D6" w:rsidRPr="7B4D39D6">
              <w:rPr>
                <w:rStyle w:val="Hyperlink"/>
              </w:rPr>
              <w:t>Results</w:t>
            </w:r>
            <w:r w:rsidR="00DD0063">
              <w:tab/>
            </w:r>
            <w:r w:rsidR="00DD0063">
              <w:fldChar w:fldCharType="begin"/>
            </w:r>
            <w:r w:rsidR="00DD0063">
              <w:instrText>PAGEREF _Toc143153201 \h</w:instrText>
            </w:r>
            <w:r w:rsidR="00DD0063">
              <w:fldChar w:fldCharType="separate"/>
            </w:r>
            <w:r w:rsidR="7B4D39D6" w:rsidRPr="7B4D39D6">
              <w:rPr>
                <w:rStyle w:val="Hyperlink"/>
              </w:rPr>
              <w:t>1</w:t>
            </w:r>
            <w:r w:rsidR="00DD0063">
              <w:fldChar w:fldCharType="end"/>
            </w:r>
          </w:hyperlink>
        </w:p>
        <w:p w14:paraId="0FE7E520" w14:textId="77777777" w:rsidR="7B69E434" w:rsidRDefault="00DD62D9" w:rsidP="7B69E434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453753399">
            <w:r w:rsidR="7B4D39D6" w:rsidRPr="7B4D39D6">
              <w:rPr>
                <w:rStyle w:val="Hyperlink"/>
              </w:rPr>
              <w:t>Problems Encountered</w:t>
            </w:r>
            <w:r w:rsidR="00DD0063">
              <w:tab/>
            </w:r>
            <w:r w:rsidR="00DD0063">
              <w:fldChar w:fldCharType="begin"/>
            </w:r>
            <w:r w:rsidR="00DD0063">
              <w:instrText>PAGEREF _Toc1453753399 \h</w:instrText>
            </w:r>
            <w:r w:rsidR="00DD0063">
              <w:fldChar w:fldCharType="separate"/>
            </w:r>
            <w:r w:rsidR="7B4D39D6" w:rsidRPr="7B4D39D6">
              <w:rPr>
                <w:rStyle w:val="Hyperlink"/>
              </w:rPr>
              <w:t>2</w:t>
            </w:r>
            <w:r w:rsidR="00DD0063">
              <w:fldChar w:fldCharType="end"/>
            </w:r>
          </w:hyperlink>
        </w:p>
        <w:p w14:paraId="4E4DC694" w14:textId="77777777" w:rsidR="7B69E434" w:rsidRDefault="00DD62D9" w:rsidP="7B69E434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258781488">
            <w:r w:rsidR="7B4D39D6" w:rsidRPr="7B4D39D6">
              <w:rPr>
                <w:rStyle w:val="Hyperlink"/>
              </w:rPr>
              <w:t>Questions</w:t>
            </w:r>
            <w:r w:rsidR="00DD0063">
              <w:tab/>
            </w:r>
            <w:r w:rsidR="00DD0063">
              <w:fldChar w:fldCharType="begin"/>
            </w:r>
            <w:r w:rsidR="00DD0063">
              <w:instrText>PAGEREF _Toc258781488 \h</w:instrText>
            </w:r>
            <w:r w:rsidR="00DD0063">
              <w:fldChar w:fldCharType="separate"/>
            </w:r>
            <w:r w:rsidR="7B4D39D6" w:rsidRPr="7B4D39D6">
              <w:rPr>
                <w:rStyle w:val="Hyperlink"/>
              </w:rPr>
              <w:t>2</w:t>
            </w:r>
            <w:r w:rsidR="00DD0063">
              <w:fldChar w:fldCharType="end"/>
            </w:r>
          </w:hyperlink>
        </w:p>
        <w:p w14:paraId="18C80052" w14:textId="77777777" w:rsidR="7B69E434" w:rsidRDefault="00DD62D9" w:rsidP="4EB4C3C3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80945036">
            <w:r w:rsidR="7B4D39D6" w:rsidRPr="7B4D39D6">
              <w:rPr>
                <w:rStyle w:val="Hyperlink"/>
              </w:rPr>
              <w:t>Time sheet</w:t>
            </w:r>
            <w:r w:rsidR="00DD0063">
              <w:tab/>
            </w:r>
            <w:r w:rsidR="00DD0063">
              <w:fldChar w:fldCharType="begin"/>
            </w:r>
            <w:r w:rsidR="00DD0063">
              <w:instrText>PAGEREF _Toc80945036 \h</w:instrText>
            </w:r>
            <w:r w:rsidR="00DD0063">
              <w:fldChar w:fldCharType="separate"/>
            </w:r>
            <w:r w:rsidR="7B4D39D6" w:rsidRPr="7B4D39D6">
              <w:rPr>
                <w:rStyle w:val="Hyperlink"/>
              </w:rPr>
              <w:t>2</w:t>
            </w:r>
            <w:r w:rsidR="00DD0063">
              <w:fldChar w:fldCharType="end"/>
            </w:r>
          </w:hyperlink>
        </w:p>
        <w:p w14:paraId="4BC11A7D" w14:textId="77777777" w:rsidR="7B69E434" w:rsidRDefault="00DD62D9" w:rsidP="7B69E434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hyperlink w:anchor="_Toc191665957">
            <w:r w:rsidR="7B4D39D6" w:rsidRPr="7B4D39D6">
              <w:rPr>
                <w:rStyle w:val="Hyperlink"/>
              </w:rPr>
              <w:t>Lab 02: Model Identification</w:t>
            </w:r>
            <w:r w:rsidR="00DD0063">
              <w:tab/>
            </w:r>
            <w:r w:rsidR="00DD0063">
              <w:fldChar w:fldCharType="begin"/>
            </w:r>
            <w:r w:rsidR="00DD0063">
              <w:instrText>PAGEREF _Toc191665957 \h</w:instrText>
            </w:r>
            <w:r w:rsidR="00DD0063">
              <w:fldChar w:fldCharType="separate"/>
            </w:r>
            <w:r w:rsidR="7B4D39D6" w:rsidRPr="7B4D39D6">
              <w:rPr>
                <w:rStyle w:val="Hyperlink"/>
              </w:rPr>
              <w:t>3</w:t>
            </w:r>
            <w:r w:rsidR="00DD0063">
              <w:fldChar w:fldCharType="end"/>
            </w:r>
          </w:hyperlink>
        </w:p>
        <w:p w14:paraId="4A21F8F0" w14:textId="77777777" w:rsidR="009CDC0B" w:rsidRDefault="00DD62D9" w:rsidP="6FEB947D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486603075">
            <w:r w:rsidR="7B4D39D6" w:rsidRPr="7B4D39D6">
              <w:rPr>
                <w:rStyle w:val="Hyperlink"/>
              </w:rPr>
              <w:t>General Objectives</w:t>
            </w:r>
            <w:r w:rsidR="009CDC0B">
              <w:tab/>
            </w:r>
            <w:r w:rsidR="009CDC0B">
              <w:fldChar w:fldCharType="begin"/>
            </w:r>
            <w:r w:rsidR="009CDC0B">
              <w:instrText>PAGEREF _Toc1486603075 \h</w:instrText>
            </w:r>
            <w:r w:rsidR="009CDC0B">
              <w:fldChar w:fldCharType="separate"/>
            </w:r>
            <w:r w:rsidR="7B4D39D6" w:rsidRPr="7B4D39D6">
              <w:rPr>
                <w:rStyle w:val="Hyperlink"/>
              </w:rPr>
              <w:t>3</w:t>
            </w:r>
            <w:r w:rsidR="009CDC0B">
              <w:fldChar w:fldCharType="end"/>
            </w:r>
          </w:hyperlink>
        </w:p>
        <w:p w14:paraId="1457ECA0" w14:textId="77777777" w:rsidR="009CDC0B" w:rsidRDefault="00DD62D9" w:rsidP="009CDC0B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596659039">
            <w:r w:rsidR="7B4D39D6" w:rsidRPr="7B4D39D6">
              <w:rPr>
                <w:rStyle w:val="Hyperlink"/>
              </w:rPr>
              <w:t>Main Specifications</w:t>
            </w:r>
            <w:r w:rsidR="009CDC0B">
              <w:tab/>
            </w:r>
            <w:r w:rsidR="009CDC0B">
              <w:fldChar w:fldCharType="begin"/>
            </w:r>
            <w:r w:rsidR="009CDC0B">
              <w:instrText>PAGEREF _Toc1596659039 \h</w:instrText>
            </w:r>
            <w:r w:rsidR="009CDC0B">
              <w:fldChar w:fldCharType="separate"/>
            </w:r>
            <w:r w:rsidR="7B4D39D6" w:rsidRPr="7B4D39D6">
              <w:rPr>
                <w:rStyle w:val="Hyperlink"/>
              </w:rPr>
              <w:t>3</w:t>
            </w:r>
            <w:r w:rsidR="009CDC0B">
              <w:fldChar w:fldCharType="end"/>
            </w:r>
          </w:hyperlink>
        </w:p>
        <w:p w14:paraId="0C1D7D03" w14:textId="77777777" w:rsidR="009CDC0B" w:rsidRDefault="00DD62D9" w:rsidP="009CDC0B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850709373">
            <w:r w:rsidR="7B4D39D6" w:rsidRPr="7B4D39D6">
              <w:rPr>
                <w:rStyle w:val="Hyperlink"/>
              </w:rPr>
              <w:t>Tasks: Part I</w:t>
            </w:r>
            <w:r w:rsidR="009CDC0B">
              <w:tab/>
            </w:r>
            <w:r w:rsidR="009CDC0B">
              <w:fldChar w:fldCharType="begin"/>
            </w:r>
            <w:r w:rsidR="009CDC0B">
              <w:instrText>PAGEREF _Toc1850709373 \h</w:instrText>
            </w:r>
            <w:r w:rsidR="009CDC0B">
              <w:fldChar w:fldCharType="separate"/>
            </w:r>
            <w:r w:rsidR="7B4D39D6" w:rsidRPr="7B4D39D6">
              <w:rPr>
                <w:rStyle w:val="Hyperlink"/>
              </w:rPr>
              <w:t>3</w:t>
            </w:r>
            <w:r w:rsidR="009CDC0B">
              <w:fldChar w:fldCharType="end"/>
            </w:r>
          </w:hyperlink>
        </w:p>
        <w:p w14:paraId="6251891F" w14:textId="77777777" w:rsidR="009CDC0B" w:rsidRDefault="00DD62D9" w:rsidP="009CDC0B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323131487">
            <w:r w:rsidR="7B4D39D6" w:rsidRPr="7B4D39D6">
              <w:rPr>
                <w:rStyle w:val="Hyperlink"/>
              </w:rPr>
              <w:t>Tasks: Part II</w:t>
            </w:r>
            <w:r w:rsidR="009CDC0B">
              <w:tab/>
            </w:r>
            <w:r w:rsidR="009CDC0B">
              <w:fldChar w:fldCharType="begin"/>
            </w:r>
            <w:r w:rsidR="009CDC0B">
              <w:instrText>PAGEREF _Toc1323131487 \h</w:instrText>
            </w:r>
            <w:r w:rsidR="009CDC0B">
              <w:fldChar w:fldCharType="separate"/>
            </w:r>
            <w:r w:rsidR="7B4D39D6" w:rsidRPr="7B4D39D6">
              <w:rPr>
                <w:rStyle w:val="Hyperlink"/>
              </w:rPr>
              <w:t>3</w:t>
            </w:r>
            <w:r w:rsidR="009CDC0B">
              <w:fldChar w:fldCharType="end"/>
            </w:r>
          </w:hyperlink>
        </w:p>
        <w:p w14:paraId="6D064A78" w14:textId="77777777" w:rsidR="009CDC0B" w:rsidRDefault="00DD62D9" w:rsidP="009CDC0B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890232640">
            <w:r w:rsidR="7B4D39D6" w:rsidRPr="7B4D39D6">
              <w:rPr>
                <w:rStyle w:val="Hyperlink"/>
              </w:rPr>
              <w:t>Background</w:t>
            </w:r>
            <w:r w:rsidR="009CDC0B">
              <w:tab/>
            </w:r>
            <w:r w:rsidR="009CDC0B">
              <w:fldChar w:fldCharType="begin"/>
            </w:r>
            <w:r w:rsidR="009CDC0B">
              <w:instrText>PAGEREF _Toc1890232640 \h</w:instrText>
            </w:r>
            <w:r w:rsidR="009CDC0B">
              <w:fldChar w:fldCharType="separate"/>
            </w:r>
            <w:r w:rsidR="7B4D39D6" w:rsidRPr="7B4D39D6">
              <w:rPr>
                <w:rStyle w:val="Hyperlink"/>
              </w:rPr>
              <w:t>3</w:t>
            </w:r>
            <w:r w:rsidR="009CDC0B">
              <w:fldChar w:fldCharType="end"/>
            </w:r>
          </w:hyperlink>
        </w:p>
        <w:p w14:paraId="2563C020" w14:textId="77777777" w:rsidR="009CDC0B" w:rsidRDefault="00DD62D9" w:rsidP="267801CB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856844725">
            <w:r w:rsidR="7B4D39D6" w:rsidRPr="7B4D39D6">
              <w:rPr>
                <w:rStyle w:val="Hyperlink"/>
              </w:rPr>
              <w:t>Calculations</w:t>
            </w:r>
            <w:r w:rsidR="009CDC0B">
              <w:tab/>
            </w:r>
            <w:r w:rsidR="009CDC0B">
              <w:fldChar w:fldCharType="begin"/>
            </w:r>
            <w:r w:rsidR="009CDC0B">
              <w:instrText>PAGEREF _Toc1856844725 \h</w:instrText>
            </w:r>
            <w:r w:rsidR="009CDC0B">
              <w:fldChar w:fldCharType="separate"/>
            </w:r>
            <w:r w:rsidR="7B4D39D6" w:rsidRPr="7B4D39D6">
              <w:rPr>
                <w:rStyle w:val="Hyperlink"/>
              </w:rPr>
              <w:t>3</w:t>
            </w:r>
            <w:r w:rsidR="009CDC0B">
              <w:fldChar w:fldCharType="end"/>
            </w:r>
          </w:hyperlink>
        </w:p>
        <w:p w14:paraId="7ECE6011" w14:textId="77777777" w:rsidR="009CDC0B" w:rsidRDefault="00DD62D9" w:rsidP="009CDC0B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239416731">
            <w:r w:rsidR="7B4D39D6" w:rsidRPr="7B4D39D6">
              <w:rPr>
                <w:rStyle w:val="Hyperlink"/>
              </w:rPr>
              <w:t>Code</w:t>
            </w:r>
            <w:r w:rsidR="009CDC0B">
              <w:tab/>
            </w:r>
            <w:r w:rsidR="009CDC0B">
              <w:fldChar w:fldCharType="begin"/>
            </w:r>
            <w:r w:rsidR="009CDC0B">
              <w:instrText>PAGEREF _Toc1239416731 \h</w:instrText>
            </w:r>
            <w:r w:rsidR="009CDC0B">
              <w:fldChar w:fldCharType="separate"/>
            </w:r>
            <w:r w:rsidR="7B4D39D6" w:rsidRPr="7B4D39D6">
              <w:rPr>
                <w:rStyle w:val="Hyperlink"/>
              </w:rPr>
              <w:t>3</w:t>
            </w:r>
            <w:r w:rsidR="009CDC0B">
              <w:fldChar w:fldCharType="end"/>
            </w:r>
          </w:hyperlink>
        </w:p>
        <w:p w14:paraId="4E486137" w14:textId="77777777" w:rsidR="4EB4C3C3" w:rsidRDefault="00DD62D9" w:rsidP="4EB4C3C3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349811945">
            <w:r w:rsidR="7B4D39D6" w:rsidRPr="7B4D39D6">
              <w:rPr>
                <w:rStyle w:val="Hyperlink"/>
              </w:rPr>
              <w:t>Results</w:t>
            </w:r>
            <w:r w:rsidR="4EB4C3C3">
              <w:tab/>
            </w:r>
            <w:r w:rsidR="4EB4C3C3">
              <w:fldChar w:fldCharType="begin"/>
            </w:r>
            <w:r w:rsidR="4EB4C3C3">
              <w:instrText>PAGEREF _Toc1349811945 \h</w:instrText>
            </w:r>
            <w:r w:rsidR="4EB4C3C3">
              <w:fldChar w:fldCharType="separate"/>
            </w:r>
            <w:r w:rsidR="7B4D39D6" w:rsidRPr="7B4D39D6">
              <w:rPr>
                <w:rStyle w:val="Hyperlink"/>
              </w:rPr>
              <w:t>3</w:t>
            </w:r>
            <w:r w:rsidR="4EB4C3C3">
              <w:fldChar w:fldCharType="end"/>
            </w:r>
          </w:hyperlink>
        </w:p>
        <w:p w14:paraId="49C64A54" w14:textId="77777777" w:rsidR="75E78D4E" w:rsidRDefault="00DD62D9" w:rsidP="75E78D4E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643851260">
            <w:r w:rsidR="7B4D39D6" w:rsidRPr="7B4D39D6">
              <w:rPr>
                <w:rStyle w:val="Hyperlink"/>
              </w:rPr>
              <w:t>Problems Encountered</w:t>
            </w:r>
            <w:r w:rsidR="75E78D4E">
              <w:tab/>
            </w:r>
            <w:r w:rsidR="75E78D4E">
              <w:fldChar w:fldCharType="begin"/>
            </w:r>
            <w:r w:rsidR="75E78D4E">
              <w:instrText>PAGEREF _Toc1643851260 \h</w:instrText>
            </w:r>
            <w:r w:rsidR="75E78D4E">
              <w:fldChar w:fldCharType="separate"/>
            </w:r>
            <w:r w:rsidR="7B4D39D6" w:rsidRPr="7B4D39D6">
              <w:rPr>
                <w:rStyle w:val="Hyperlink"/>
              </w:rPr>
              <w:t>5</w:t>
            </w:r>
            <w:r w:rsidR="75E78D4E">
              <w:fldChar w:fldCharType="end"/>
            </w:r>
          </w:hyperlink>
        </w:p>
        <w:p w14:paraId="571E6011" w14:textId="77777777" w:rsidR="75E78D4E" w:rsidRDefault="00DD62D9" w:rsidP="75E78D4E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87709277">
            <w:r w:rsidR="7B4D39D6" w:rsidRPr="7B4D39D6">
              <w:rPr>
                <w:rStyle w:val="Hyperlink"/>
              </w:rPr>
              <w:t>Questions</w:t>
            </w:r>
            <w:r w:rsidR="75E78D4E">
              <w:tab/>
            </w:r>
            <w:r w:rsidR="75E78D4E">
              <w:fldChar w:fldCharType="begin"/>
            </w:r>
            <w:r w:rsidR="75E78D4E">
              <w:instrText>PAGEREF _Toc187709277 \h</w:instrText>
            </w:r>
            <w:r w:rsidR="75E78D4E">
              <w:fldChar w:fldCharType="separate"/>
            </w:r>
            <w:r w:rsidR="7B4D39D6" w:rsidRPr="7B4D39D6">
              <w:rPr>
                <w:rStyle w:val="Hyperlink"/>
              </w:rPr>
              <w:t>5</w:t>
            </w:r>
            <w:r w:rsidR="75E78D4E">
              <w:fldChar w:fldCharType="end"/>
            </w:r>
          </w:hyperlink>
        </w:p>
        <w:p w14:paraId="43584710" w14:textId="77777777" w:rsidR="6FEB947D" w:rsidRDefault="00DD62D9" w:rsidP="6FEB947D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707212034">
            <w:r w:rsidR="7B4D39D6" w:rsidRPr="7B4D39D6">
              <w:rPr>
                <w:rStyle w:val="Hyperlink"/>
              </w:rPr>
              <w:t>Requirements</w:t>
            </w:r>
            <w:r w:rsidR="6FEB947D">
              <w:tab/>
            </w:r>
            <w:r w:rsidR="6FEB947D">
              <w:fldChar w:fldCharType="begin"/>
            </w:r>
            <w:r w:rsidR="6FEB947D">
              <w:instrText>PAGEREF _Toc1707212034 \h</w:instrText>
            </w:r>
            <w:r w:rsidR="6FEB947D">
              <w:fldChar w:fldCharType="separate"/>
            </w:r>
            <w:r w:rsidR="7B4D39D6" w:rsidRPr="7B4D39D6">
              <w:rPr>
                <w:rStyle w:val="Hyperlink"/>
              </w:rPr>
              <w:t>5</w:t>
            </w:r>
            <w:r w:rsidR="6FEB947D">
              <w:fldChar w:fldCharType="end"/>
            </w:r>
          </w:hyperlink>
        </w:p>
        <w:p w14:paraId="2CAB1751" w14:textId="77777777" w:rsidR="6FEB947D" w:rsidRDefault="00DD62D9" w:rsidP="6FEB947D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582979755">
            <w:r w:rsidR="7B4D39D6" w:rsidRPr="7B4D39D6">
              <w:rPr>
                <w:rStyle w:val="Hyperlink"/>
              </w:rPr>
              <w:t>Time Sheet</w:t>
            </w:r>
            <w:r w:rsidR="6FEB947D">
              <w:tab/>
            </w:r>
            <w:r w:rsidR="6FEB947D">
              <w:fldChar w:fldCharType="begin"/>
            </w:r>
            <w:r w:rsidR="6FEB947D">
              <w:instrText>PAGEREF _Toc1582979755 \h</w:instrText>
            </w:r>
            <w:r w:rsidR="6FEB947D">
              <w:fldChar w:fldCharType="separate"/>
            </w:r>
            <w:r w:rsidR="7B4D39D6" w:rsidRPr="7B4D39D6">
              <w:rPr>
                <w:rStyle w:val="Hyperlink"/>
              </w:rPr>
              <w:t>5</w:t>
            </w:r>
            <w:r w:rsidR="6FEB947D">
              <w:fldChar w:fldCharType="end"/>
            </w:r>
          </w:hyperlink>
        </w:p>
        <w:p w14:paraId="3AAA447C" w14:textId="77777777" w:rsidR="6FEB947D" w:rsidRDefault="00DD62D9" w:rsidP="267801CB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hyperlink w:anchor="_Toc1809090248">
            <w:r w:rsidR="7B4D39D6" w:rsidRPr="7B4D39D6">
              <w:rPr>
                <w:rStyle w:val="Hyperlink"/>
              </w:rPr>
              <w:t>Lab 03:</w:t>
            </w:r>
            <w:r w:rsidR="6FEB947D">
              <w:tab/>
            </w:r>
            <w:r w:rsidR="6FEB947D">
              <w:fldChar w:fldCharType="begin"/>
            </w:r>
            <w:r w:rsidR="6FEB947D">
              <w:instrText>PAGEREF _Toc1809090248 \h</w:instrText>
            </w:r>
            <w:r w:rsidR="6FEB947D">
              <w:fldChar w:fldCharType="separate"/>
            </w:r>
            <w:r w:rsidR="7B4D39D6" w:rsidRPr="7B4D39D6">
              <w:rPr>
                <w:rStyle w:val="Hyperlink"/>
              </w:rPr>
              <w:t>6</w:t>
            </w:r>
            <w:r w:rsidR="6FEB947D">
              <w:fldChar w:fldCharType="end"/>
            </w:r>
          </w:hyperlink>
        </w:p>
        <w:p w14:paraId="31121C85" w14:textId="77777777" w:rsidR="6FEB947D" w:rsidRDefault="00DD62D9" w:rsidP="6FEB947D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988101488">
            <w:r w:rsidR="7B4D39D6" w:rsidRPr="7B4D39D6">
              <w:rPr>
                <w:rStyle w:val="Hyperlink"/>
              </w:rPr>
              <w:t>General Objectives</w:t>
            </w:r>
            <w:r w:rsidR="6FEB947D">
              <w:tab/>
            </w:r>
            <w:r w:rsidR="6FEB947D">
              <w:fldChar w:fldCharType="begin"/>
            </w:r>
            <w:r w:rsidR="6FEB947D">
              <w:instrText>PAGEREF _Toc988101488 \h</w:instrText>
            </w:r>
            <w:r w:rsidR="6FEB947D">
              <w:fldChar w:fldCharType="separate"/>
            </w:r>
            <w:r w:rsidR="7B4D39D6" w:rsidRPr="7B4D39D6">
              <w:rPr>
                <w:rStyle w:val="Hyperlink"/>
              </w:rPr>
              <w:t>6</w:t>
            </w:r>
            <w:r w:rsidR="6FEB947D">
              <w:fldChar w:fldCharType="end"/>
            </w:r>
          </w:hyperlink>
        </w:p>
        <w:p w14:paraId="1EDCDB22" w14:textId="77777777" w:rsidR="6FEB947D" w:rsidRDefault="00DD62D9" w:rsidP="6FEB947D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437248114">
            <w:r w:rsidR="7B4D39D6" w:rsidRPr="7B4D39D6">
              <w:rPr>
                <w:rStyle w:val="Hyperlink"/>
              </w:rPr>
              <w:t>Main Specifications</w:t>
            </w:r>
            <w:r w:rsidR="6FEB947D">
              <w:tab/>
            </w:r>
            <w:r w:rsidR="6FEB947D">
              <w:fldChar w:fldCharType="begin"/>
            </w:r>
            <w:r w:rsidR="6FEB947D">
              <w:instrText>PAGEREF _Toc437248114 \h</w:instrText>
            </w:r>
            <w:r w:rsidR="6FEB947D">
              <w:fldChar w:fldCharType="separate"/>
            </w:r>
            <w:r w:rsidR="7B4D39D6" w:rsidRPr="7B4D39D6">
              <w:rPr>
                <w:rStyle w:val="Hyperlink"/>
              </w:rPr>
              <w:t>6</w:t>
            </w:r>
            <w:r w:rsidR="6FEB947D">
              <w:fldChar w:fldCharType="end"/>
            </w:r>
          </w:hyperlink>
        </w:p>
        <w:p w14:paraId="19CF5F67" w14:textId="77777777" w:rsidR="267801CB" w:rsidRDefault="00DD62D9" w:rsidP="267801CB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247290629">
            <w:r w:rsidR="7B4D39D6" w:rsidRPr="7B4D39D6">
              <w:rPr>
                <w:rStyle w:val="Hyperlink"/>
              </w:rPr>
              <w:t>Tasks: Motor Control Design and Simulation</w:t>
            </w:r>
            <w:r w:rsidR="267801CB">
              <w:tab/>
            </w:r>
            <w:r w:rsidR="267801CB">
              <w:fldChar w:fldCharType="begin"/>
            </w:r>
            <w:r w:rsidR="267801CB">
              <w:instrText>PAGEREF _Toc1247290629 \h</w:instrText>
            </w:r>
            <w:r w:rsidR="267801CB">
              <w:fldChar w:fldCharType="separate"/>
            </w:r>
            <w:r w:rsidR="7B4D39D6" w:rsidRPr="7B4D39D6">
              <w:rPr>
                <w:rStyle w:val="Hyperlink"/>
              </w:rPr>
              <w:t>6</w:t>
            </w:r>
            <w:r w:rsidR="267801CB">
              <w:fldChar w:fldCharType="end"/>
            </w:r>
          </w:hyperlink>
        </w:p>
        <w:p w14:paraId="438BA0CC" w14:textId="77777777" w:rsidR="267801CB" w:rsidRDefault="00DD62D9" w:rsidP="267801CB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101405615">
            <w:r w:rsidR="7B4D39D6" w:rsidRPr="7B4D39D6">
              <w:rPr>
                <w:rStyle w:val="Hyperlink"/>
              </w:rPr>
              <w:t>Tasks: Controller Implementation</w:t>
            </w:r>
            <w:r w:rsidR="267801CB">
              <w:tab/>
            </w:r>
            <w:r w:rsidR="267801CB">
              <w:fldChar w:fldCharType="begin"/>
            </w:r>
            <w:r w:rsidR="267801CB">
              <w:instrText>PAGEREF _Toc1101405615 \h</w:instrText>
            </w:r>
            <w:r w:rsidR="267801CB">
              <w:fldChar w:fldCharType="separate"/>
            </w:r>
            <w:r w:rsidR="7B4D39D6" w:rsidRPr="7B4D39D6">
              <w:rPr>
                <w:rStyle w:val="Hyperlink"/>
              </w:rPr>
              <w:t>6</w:t>
            </w:r>
            <w:r w:rsidR="267801CB">
              <w:fldChar w:fldCharType="end"/>
            </w:r>
          </w:hyperlink>
        </w:p>
        <w:p w14:paraId="5EA49CA8" w14:textId="77777777" w:rsidR="267801CB" w:rsidRDefault="00DD62D9" w:rsidP="267801CB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988391581">
            <w:r w:rsidR="7B4D39D6" w:rsidRPr="7B4D39D6">
              <w:rPr>
                <w:rStyle w:val="Hyperlink"/>
              </w:rPr>
              <w:t>Background</w:t>
            </w:r>
            <w:r w:rsidR="267801CB">
              <w:tab/>
            </w:r>
            <w:r w:rsidR="267801CB">
              <w:fldChar w:fldCharType="begin"/>
            </w:r>
            <w:r w:rsidR="267801CB">
              <w:instrText>PAGEREF _Toc1988391581 \h</w:instrText>
            </w:r>
            <w:r w:rsidR="267801CB">
              <w:fldChar w:fldCharType="separate"/>
            </w:r>
            <w:r w:rsidR="7B4D39D6" w:rsidRPr="7B4D39D6">
              <w:rPr>
                <w:rStyle w:val="Hyperlink"/>
              </w:rPr>
              <w:t>6</w:t>
            </w:r>
            <w:r w:rsidR="267801CB">
              <w:fldChar w:fldCharType="end"/>
            </w:r>
          </w:hyperlink>
        </w:p>
        <w:p w14:paraId="6C1ABE1B" w14:textId="77777777" w:rsidR="267801CB" w:rsidRDefault="00DD62D9" w:rsidP="267801CB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816831832">
            <w:r w:rsidR="7B4D39D6" w:rsidRPr="7B4D39D6">
              <w:rPr>
                <w:rStyle w:val="Hyperlink"/>
              </w:rPr>
              <w:t>Calculations</w:t>
            </w:r>
            <w:r w:rsidR="267801CB">
              <w:tab/>
            </w:r>
            <w:r w:rsidR="267801CB">
              <w:fldChar w:fldCharType="begin"/>
            </w:r>
            <w:r w:rsidR="267801CB">
              <w:instrText>PAGEREF _Toc816831832 \h</w:instrText>
            </w:r>
            <w:r w:rsidR="267801CB">
              <w:fldChar w:fldCharType="separate"/>
            </w:r>
            <w:r w:rsidR="7B4D39D6" w:rsidRPr="7B4D39D6">
              <w:rPr>
                <w:rStyle w:val="Hyperlink"/>
              </w:rPr>
              <w:t>6</w:t>
            </w:r>
            <w:r w:rsidR="267801CB">
              <w:fldChar w:fldCharType="end"/>
            </w:r>
          </w:hyperlink>
        </w:p>
        <w:p w14:paraId="58FC1349" w14:textId="77777777" w:rsidR="267801CB" w:rsidRDefault="00DD62D9" w:rsidP="267801CB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94576013">
            <w:r w:rsidR="7B4D39D6" w:rsidRPr="7B4D39D6">
              <w:rPr>
                <w:rStyle w:val="Hyperlink"/>
              </w:rPr>
              <w:t>Code</w:t>
            </w:r>
            <w:r w:rsidR="267801CB">
              <w:tab/>
            </w:r>
            <w:r w:rsidR="267801CB">
              <w:fldChar w:fldCharType="begin"/>
            </w:r>
            <w:r w:rsidR="267801CB">
              <w:instrText>PAGEREF _Toc94576013 \h</w:instrText>
            </w:r>
            <w:r w:rsidR="267801CB">
              <w:fldChar w:fldCharType="separate"/>
            </w:r>
            <w:r w:rsidR="7B4D39D6" w:rsidRPr="7B4D39D6">
              <w:rPr>
                <w:rStyle w:val="Hyperlink"/>
              </w:rPr>
              <w:t>6</w:t>
            </w:r>
            <w:r w:rsidR="267801CB">
              <w:fldChar w:fldCharType="end"/>
            </w:r>
          </w:hyperlink>
        </w:p>
        <w:p w14:paraId="597CAC90" w14:textId="77777777" w:rsidR="267801CB" w:rsidRDefault="00DD62D9" w:rsidP="267801CB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600839075">
            <w:r w:rsidR="7B4D39D6" w:rsidRPr="7B4D39D6">
              <w:rPr>
                <w:rStyle w:val="Hyperlink"/>
              </w:rPr>
              <w:t>Results</w:t>
            </w:r>
            <w:r w:rsidR="267801CB">
              <w:tab/>
            </w:r>
            <w:r w:rsidR="267801CB">
              <w:fldChar w:fldCharType="begin"/>
            </w:r>
            <w:r w:rsidR="267801CB">
              <w:instrText>PAGEREF _Toc600839075 \h</w:instrText>
            </w:r>
            <w:r w:rsidR="267801CB">
              <w:fldChar w:fldCharType="separate"/>
            </w:r>
            <w:r w:rsidR="7B4D39D6" w:rsidRPr="7B4D39D6">
              <w:rPr>
                <w:rStyle w:val="Hyperlink"/>
              </w:rPr>
              <w:t>6</w:t>
            </w:r>
            <w:r w:rsidR="267801CB">
              <w:fldChar w:fldCharType="end"/>
            </w:r>
          </w:hyperlink>
        </w:p>
        <w:p w14:paraId="1EF4F05F" w14:textId="77777777" w:rsidR="267801CB" w:rsidRDefault="00DD62D9" w:rsidP="267801CB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666423657">
            <w:r w:rsidR="7B4D39D6" w:rsidRPr="7B4D39D6">
              <w:rPr>
                <w:rStyle w:val="Hyperlink"/>
              </w:rPr>
              <w:t>Problems Encountered</w:t>
            </w:r>
            <w:r w:rsidR="267801CB">
              <w:tab/>
            </w:r>
            <w:r w:rsidR="267801CB">
              <w:fldChar w:fldCharType="begin"/>
            </w:r>
            <w:r w:rsidR="267801CB">
              <w:instrText>PAGEREF _Toc666423657 \h</w:instrText>
            </w:r>
            <w:r w:rsidR="267801CB">
              <w:fldChar w:fldCharType="separate"/>
            </w:r>
            <w:r w:rsidR="7B4D39D6" w:rsidRPr="7B4D39D6">
              <w:rPr>
                <w:rStyle w:val="Hyperlink"/>
              </w:rPr>
              <w:t>6</w:t>
            </w:r>
            <w:r w:rsidR="267801CB">
              <w:fldChar w:fldCharType="end"/>
            </w:r>
          </w:hyperlink>
        </w:p>
        <w:p w14:paraId="35B6411B" w14:textId="77777777" w:rsidR="7B4D39D6" w:rsidRDefault="00DD62D9" w:rsidP="7B4D39D6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020078552">
            <w:r w:rsidR="7B4D39D6" w:rsidRPr="7B4D39D6">
              <w:rPr>
                <w:rStyle w:val="Hyperlink"/>
              </w:rPr>
              <w:t>Questions</w:t>
            </w:r>
            <w:r w:rsidR="7B4D39D6">
              <w:tab/>
            </w:r>
            <w:r w:rsidR="7B4D39D6">
              <w:fldChar w:fldCharType="begin"/>
            </w:r>
            <w:r w:rsidR="7B4D39D6">
              <w:instrText>PAGEREF _Toc1020078552 \h</w:instrText>
            </w:r>
            <w:r w:rsidR="7B4D39D6">
              <w:fldChar w:fldCharType="separate"/>
            </w:r>
            <w:r w:rsidR="7B4D39D6" w:rsidRPr="7B4D39D6">
              <w:rPr>
                <w:rStyle w:val="Hyperlink"/>
              </w:rPr>
              <w:t>6</w:t>
            </w:r>
            <w:r w:rsidR="7B4D39D6">
              <w:fldChar w:fldCharType="end"/>
            </w:r>
          </w:hyperlink>
        </w:p>
        <w:p w14:paraId="2BEC856C" w14:textId="77777777" w:rsidR="7B4D39D6" w:rsidRDefault="00DD62D9" w:rsidP="7B4D39D6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507069202">
            <w:r w:rsidR="7B4D39D6" w:rsidRPr="7B4D39D6">
              <w:rPr>
                <w:rStyle w:val="Hyperlink"/>
              </w:rPr>
              <w:t>Requirements</w:t>
            </w:r>
            <w:r w:rsidR="7B4D39D6">
              <w:tab/>
            </w:r>
            <w:r w:rsidR="7B4D39D6">
              <w:fldChar w:fldCharType="begin"/>
            </w:r>
            <w:r w:rsidR="7B4D39D6">
              <w:instrText>PAGEREF _Toc1507069202 \h</w:instrText>
            </w:r>
            <w:r w:rsidR="7B4D39D6">
              <w:fldChar w:fldCharType="separate"/>
            </w:r>
            <w:r w:rsidR="7B4D39D6" w:rsidRPr="7B4D39D6">
              <w:rPr>
                <w:rStyle w:val="Hyperlink"/>
              </w:rPr>
              <w:t>6</w:t>
            </w:r>
            <w:r w:rsidR="7B4D39D6">
              <w:fldChar w:fldCharType="end"/>
            </w:r>
          </w:hyperlink>
        </w:p>
        <w:p w14:paraId="2BC74731" w14:textId="77777777" w:rsidR="7B4D39D6" w:rsidRDefault="00DD62D9" w:rsidP="7B4D39D6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072971673">
            <w:r w:rsidR="7B4D39D6" w:rsidRPr="7B4D39D6">
              <w:rPr>
                <w:rStyle w:val="Hyperlink"/>
              </w:rPr>
              <w:t>Time Sheet</w:t>
            </w:r>
            <w:r w:rsidR="7B4D39D6">
              <w:tab/>
            </w:r>
            <w:r w:rsidR="7B4D39D6">
              <w:fldChar w:fldCharType="begin"/>
            </w:r>
            <w:r w:rsidR="7B4D39D6">
              <w:instrText>PAGEREF _Toc1072971673 \h</w:instrText>
            </w:r>
            <w:r w:rsidR="7B4D39D6">
              <w:fldChar w:fldCharType="separate"/>
            </w:r>
            <w:r w:rsidR="7B4D39D6" w:rsidRPr="7B4D39D6">
              <w:rPr>
                <w:rStyle w:val="Hyperlink"/>
              </w:rPr>
              <w:t>6</w:t>
            </w:r>
            <w:r w:rsidR="7B4D39D6">
              <w:fldChar w:fldCharType="end"/>
            </w:r>
          </w:hyperlink>
        </w:p>
        <w:p w14:paraId="1702FD2B" w14:textId="77777777" w:rsidR="7B4D39D6" w:rsidRDefault="00DD62D9" w:rsidP="7B4D39D6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hyperlink w:anchor="_Toc1072355360">
            <w:r w:rsidR="7B4D39D6" w:rsidRPr="7B4D39D6">
              <w:rPr>
                <w:rStyle w:val="Hyperlink"/>
              </w:rPr>
              <w:t>Component Specifications (Data Sheets)</w:t>
            </w:r>
            <w:r w:rsidR="7B4D39D6">
              <w:tab/>
            </w:r>
            <w:r w:rsidR="7B4D39D6">
              <w:fldChar w:fldCharType="begin"/>
            </w:r>
            <w:r w:rsidR="7B4D39D6">
              <w:instrText>PAGEREF _Toc1072355360 \h</w:instrText>
            </w:r>
            <w:r w:rsidR="7B4D39D6">
              <w:fldChar w:fldCharType="separate"/>
            </w:r>
            <w:r w:rsidR="7B4D39D6" w:rsidRPr="7B4D39D6">
              <w:rPr>
                <w:rStyle w:val="Hyperlink"/>
              </w:rPr>
              <w:t>7</w:t>
            </w:r>
            <w:r w:rsidR="7B4D39D6">
              <w:fldChar w:fldCharType="end"/>
            </w:r>
          </w:hyperlink>
        </w:p>
        <w:p w14:paraId="68B71058" w14:textId="77777777" w:rsidR="7B4D39D6" w:rsidRDefault="00DD62D9" w:rsidP="7B4D39D6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407017209">
            <w:r w:rsidR="7B4D39D6" w:rsidRPr="7B4D39D6">
              <w:rPr>
                <w:rStyle w:val="Hyperlink"/>
              </w:rPr>
              <w:t>Mbed Pinout</w:t>
            </w:r>
            <w:r w:rsidR="7B4D39D6">
              <w:tab/>
            </w:r>
            <w:r w:rsidR="7B4D39D6">
              <w:fldChar w:fldCharType="begin"/>
            </w:r>
            <w:r w:rsidR="7B4D39D6">
              <w:instrText>PAGEREF _Toc1407017209 \h</w:instrText>
            </w:r>
            <w:r w:rsidR="7B4D39D6">
              <w:fldChar w:fldCharType="separate"/>
            </w:r>
            <w:r w:rsidR="7B4D39D6" w:rsidRPr="7B4D39D6">
              <w:rPr>
                <w:rStyle w:val="Hyperlink"/>
              </w:rPr>
              <w:t>7</w:t>
            </w:r>
            <w:r w:rsidR="7B4D39D6">
              <w:fldChar w:fldCharType="end"/>
            </w:r>
          </w:hyperlink>
        </w:p>
        <w:p w14:paraId="51FAE2E0" w14:textId="77777777" w:rsidR="7B4D39D6" w:rsidRDefault="00DD62D9" w:rsidP="7B4D39D6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194892132">
            <w:r w:rsidR="7B4D39D6" w:rsidRPr="7B4D39D6">
              <w:rPr>
                <w:rStyle w:val="Hyperlink"/>
              </w:rPr>
              <w:t>Mbed Datasheet</w:t>
            </w:r>
            <w:r w:rsidR="7B4D39D6">
              <w:tab/>
            </w:r>
            <w:r w:rsidR="7B4D39D6">
              <w:fldChar w:fldCharType="begin"/>
            </w:r>
            <w:r w:rsidR="7B4D39D6">
              <w:instrText>PAGEREF _Toc1194892132 \h</w:instrText>
            </w:r>
            <w:r w:rsidR="7B4D39D6">
              <w:fldChar w:fldCharType="separate"/>
            </w:r>
            <w:r w:rsidR="7B4D39D6" w:rsidRPr="7B4D39D6">
              <w:rPr>
                <w:rStyle w:val="Hyperlink"/>
              </w:rPr>
              <w:t>7</w:t>
            </w:r>
            <w:r w:rsidR="7B4D39D6">
              <w:fldChar w:fldCharType="end"/>
            </w:r>
          </w:hyperlink>
        </w:p>
        <w:p w14:paraId="20DE7C3A" w14:textId="77777777" w:rsidR="7B4D39D6" w:rsidRDefault="00DD62D9" w:rsidP="7B4D39D6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270964253">
            <w:r w:rsidR="7B4D39D6" w:rsidRPr="7B4D39D6">
              <w:rPr>
                <w:rStyle w:val="Hyperlink"/>
              </w:rPr>
              <w:t>MOSFET (IRF540NPBF) Datasheet</w:t>
            </w:r>
            <w:r w:rsidR="7B4D39D6">
              <w:tab/>
            </w:r>
            <w:r w:rsidR="7B4D39D6">
              <w:fldChar w:fldCharType="begin"/>
            </w:r>
            <w:r w:rsidR="7B4D39D6">
              <w:instrText>PAGEREF _Toc270964253 \h</w:instrText>
            </w:r>
            <w:r w:rsidR="7B4D39D6">
              <w:fldChar w:fldCharType="separate"/>
            </w:r>
            <w:r w:rsidR="7B4D39D6" w:rsidRPr="7B4D39D6">
              <w:rPr>
                <w:rStyle w:val="Hyperlink"/>
              </w:rPr>
              <w:t>7</w:t>
            </w:r>
            <w:r w:rsidR="7B4D39D6">
              <w:fldChar w:fldCharType="end"/>
            </w:r>
          </w:hyperlink>
        </w:p>
        <w:p w14:paraId="1250702D" w14:textId="77777777" w:rsidR="7B4D39D6" w:rsidRDefault="00DD62D9" w:rsidP="7B4D39D6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887585696">
            <w:r w:rsidR="7B4D39D6" w:rsidRPr="7B4D39D6">
              <w:rPr>
                <w:rStyle w:val="Hyperlink"/>
              </w:rPr>
              <w:t>Schottky Diode (MBR1060-E3/45) Datasheet</w:t>
            </w:r>
            <w:r w:rsidR="7B4D39D6">
              <w:tab/>
            </w:r>
            <w:r w:rsidR="7B4D39D6">
              <w:fldChar w:fldCharType="begin"/>
            </w:r>
            <w:r w:rsidR="7B4D39D6">
              <w:instrText>PAGEREF _Toc1887585696 \h</w:instrText>
            </w:r>
            <w:r w:rsidR="7B4D39D6">
              <w:fldChar w:fldCharType="separate"/>
            </w:r>
            <w:r w:rsidR="7B4D39D6" w:rsidRPr="7B4D39D6">
              <w:rPr>
                <w:rStyle w:val="Hyperlink"/>
              </w:rPr>
              <w:t>7</w:t>
            </w:r>
            <w:r w:rsidR="7B4D39D6">
              <w:fldChar w:fldCharType="end"/>
            </w:r>
          </w:hyperlink>
        </w:p>
        <w:p w14:paraId="32EC1D2E" w14:textId="77777777" w:rsidR="7B4D39D6" w:rsidRDefault="00DD62D9" w:rsidP="7B4D39D6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991936905">
            <w:r w:rsidR="7B4D39D6" w:rsidRPr="7B4D39D6">
              <w:rPr>
                <w:rStyle w:val="Hyperlink"/>
              </w:rPr>
              <w:t>Motor (RN260-CN-18130) Datasheet</w:t>
            </w:r>
            <w:r w:rsidR="7B4D39D6">
              <w:tab/>
            </w:r>
            <w:r w:rsidR="7B4D39D6">
              <w:fldChar w:fldCharType="begin"/>
            </w:r>
            <w:r w:rsidR="7B4D39D6">
              <w:instrText>PAGEREF _Toc1991936905 \h</w:instrText>
            </w:r>
            <w:r w:rsidR="7B4D39D6">
              <w:fldChar w:fldCharType="separate"/>
            </w:r>
            <w:r w:rsidR="7B4D39D6" w:rsidRPr="7B4D39D6">
              <w:rPr>
                <w:rStyle w:val="Hyperlink"/>
              </w:rPr>
              <w:t>7</w:t>
            </w:r>
            <w:r w:rsidR="7B4D39D6">
              <w:fldChar w:fldCharType="end"/>
            </w:r>
          </w:hyperlink>
        </w:p>
        <w:p w14:paraId="27283558" w14:textId="77777777" w:rsidR="7B4D39D6" w:rsidRDefault="00DD62D9" w:rsidP="7B4D39D6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645386730">
            <w:r w:rsidR="7B4D39D6" w:rsidRPr="7B4D39D6">
              <w:rPr>
                <w:rStyle w:val="Hyperlink"/>
              </w:rPr>
              <w:t>Voltage Regulator (L7805CV) Datasheet</w:t>
            </w:r>
            <w:r w:rsidR="7B4D39D6">
              <w:tab/>
            </w:r>
            <w:r w:rsidR="7B4D39D6">
              <w:fldChar w:fldCharType="begin"/>
            </w:r>
            <w:r w:rsidR="7B4D39D6">
              <w:instrText>PAGEREF _Toc1645386730 \h</w:instrText>
            </w:r>
            <w:r w:rsidR="7B4D39D6">
              <w:fldChar w:fldCharType="separate"/>
            </w:r>
            <w:r w:rsidR="7B4D39D6" w:rsidRPr="7B4D39D6">
              <w:rPr>
                <w:rStyle w:val="Hyperlink"/>
              </w:rPr>
              <w:t>7</w:t>
            </w:r>
            <w:r w:rsidR="7B4D39D6">
              <w:fldChar w:fldCharType="end"/>
            </w:r>
          </w:hyperlink>
        </w:p>
        <w:p w14:paraId="4C933D52" w14:textId="77777777" w:rsidR="7B4D39D6" w:rsidRDefault="00DD62D9" w:rsidP="7B4D39D6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025455983">
            <w:r w:rsidR="7B4D39D6" w:rsidRPr="7B4D39D6">
              <w:rPr>
                <w:rStyle w:val="Hyperlink"/>
              </w:rPr>
              <w:t>Low-Side Gate Driver (TC4428EPA) Datasheet</w:t>
            </w:r>
            <w:r w:rsidR="7B4D39D6">
              <w:tab/>
            </w:r>
            <w:r w:rsidR="7B4D39D6">
              <w:fldChar w:fldCharType="begin"/>
            </w:r>
            <w:r w:rsidR="7B4D39D6">
              <w:instrText>PAGEREF _Toc1025455983 \h</w:instrText>
            </w:r>
            <w:r w:rsidR="7B4D39D6">
              <w:fldChar w:fldCharType="separate"/>
            </w:r>
            <w:r w:rsidR="7B4D39D6" w:rsidRPr="7B4D39D6">
              <w:rPr>
                <w:rStyle w:val="Hyperlink"/>
              </w:rPr>
              <w:t>7</w:t>
            </w:r>
            <w:r w:rsidR="7B4D39D6">
              <w:fldChar w:fldCharType="end"/>
            </w:r>
          </w:hyperlink>
        </w:p>
        <w:p w14:paraId="47A45026" w14:textId="77777777" w:rsidR="7B4D39D6" w:rsidRDefault="00DD62D9" w:rsidP="7B4D39D6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978115841">
            <w:r w:rsidR="7B4D39D6" w:rsidRPr="7B4D39D6">
              <w:rPr>
                <w:rStyle w:val="Hyperlink"/>
              </w:rPr>
              <w:t>Optical Sensor (OPB829AZ) Datasheet</w:t>
            </w:r>
            <w:r w:rsidR="7B4D39D6">
              <w:tab/>
            </w:r>
            <w:r w:rsidR="7B4D39D6">
              <w:fldChar w:fldCharType="begin"/>
            </w:r>
            <w:r w:rsidR="7B4D39D6">
              <w:instrText>PAGEREF _Toc1978115841 \h</w:instrText>
            </w:r>
            <w:r w:rsidR="7B4D39D6">
              <w:fldChar w:fldCharType="separate"/>
            </w:r>
            <w:r w:rsidR="7B4D39D6" w:rsidRPr="7B4D39D6">
              <w:rPr>
                <w:rStyle w:val="Hyperlink"/>
              </w:rPr>
              <w:t>7</w:t>
            </w:r>
            <w:r w:rsidR="7B4D39D6">
              <w:fldChar w:fldCharType="end"/>
            </w:r>
          </w:hyperlink>
        </w:p>
        <w:p w14:paraId="05A3A816" w14:textId="77777777" w:rsidR="7B4D39D6" w:rsidRDefault="00DD62D9" w:rsidP="7B4D39D6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782598444">
            <w:r w:rsidR="7B4D39D6" w:rsidRPr="7B4D39D6">
              <w:rPr>
                <w:rStyle w:val="Hyperlink"/>
              </w:rPr>
              <w:t>Frequency to Voltage Converter (LM2907N/NOPB) Datasheet</w:t>
            </w:r>
            <w:r w:rsidR="7B4D39D6">
              <w:tab/>
            </w:r>
            <w:r w:rsidR="7B4D39D6">
              <w:fldChar w:fldCharType="begin"/>
            </w:r>
            <w:r w:rsidR="7B4D39D6">
              <w:instrText>PAGEREF _Toc782598444 \h</w:instrText>
            </w:r>
            <w:r w:rsidR="7B4D39D6">
              <w:fldChar w:fldCharType="separate"/>
            </w:r>
            <w:r w:rsidR="7B4D39D6" w:rsidRPr="7B4D39D6">
              <w:rPr>
                <w:rStyle w:val="Hyperlink"/>
              </w:rPr>
              <w:t>7</w:t>
            </w:r>
            <w:r w:rsidR="7B4D39D6">
              <w:fldChar w:fldCharType="end"/>
            </w:r>
          </w:hyperlink>
          <w:r w:rsidR="7B4D39D6">
            <w:fldChar w:fldCharType="end"/>
          </w:r>
        </w:p>
      </w:sdtContent>
    </w:sdt>
    <w:p w14:paraId="72740524" w14:textId="77777777" w:rsidR="7B69E434" w:rsidRDefault="7B69E434">
      <w:r>
        <w:br w:type="page"/>
      </w:r>
    </w:p>
    <w:p w14:paraId="67F63C46" w14:textId="77777777" w:rsidR="2317A8EC" w:rsidRDefault="318C3022" w:rsidP="0919CB04">
      <w:pPr>
        <w:pStyle w:val="Heading1"/>
        <w:rPr>
          <w:rFonts w:ascii="Times New Roman" w:eastAsia="Times New Roman" w:hAnsi="Times New Roman" w:cs="Times New Roman"/>
        </w:rPr>
      </w:pPr>
      <w:bookmarkStart w:id="1" w:name="_Toc328527067"/>
      <w:r>
        <w:lastRenderedPageBreak/>
        <w:t>Lab 01: Open-Loop Control &amp; Obtaining Feedback</w:t>
      </w:r>
      <w:bookmarkEnd w:id="1"/>
    </w:p>
    <w:p w14:paraId="6C732F8E" w14:textId="77777777" w:rsidR="23CBF100" w:rsidRDefault="23CBF100" w:rsidP="0919CB04">
      <w:pPr>
        <w:rPr>
          <w:rFonts w:ascii="Times New Roman" w:eastAsia="Times New Roman" w:hAnsi="Times New Roman" w:cs="Times New Roman"/>
          <w:sz w:val="24"/>
          <w:szCs w:val="24"/>
        </w:rPr>
      </w:pPr>
      <w:r w:rsidRPr="0919CB04">
        <w:rPr>
          <w:rFonts w:ascii="Times New Roman" w:eastAsia="Times New Roman" w:hAnsi="Times New Roman" w:cs="Times New Roman"/>
          <w:sz w:val="24"/>
          <w:szCs w:val="24"/>
        </w:rPr>
        <w:t>Motor Control (Group A)</w:t>
      </w:r>
    </w:p>
    <w:p w14:paraId="19F44A88" w14:textId="77777777" w:rsidR="7AAED3E6" w:rsidRDefault="52A117FC" w:rsidP="7B69E434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bookmarkStart w:id="2" w:name="_Toc966639820"/>
      <w:r>
        <w:t>General Objectives</w:t>
      </w:r>
      <w:bookmarkEnd w:id="2"/>
      <w:r>
        <w:t xml:space="preserve"> </w:t>
      </w:r>
    </w:p>
    <w:p w14:paraId="4BDC0545" w14:textId="77777777" w:rsidR="7AAED3E6" w:rsidRDefault="3B5A98C5" w:rsidP="0919CB04">
      <w:pPr>
        <w:pStyle w:val="ListParagraph"/>
        <w:numPr>
          <w:ilvl w:val="0"/>
          <w:numId w:val="4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7B69E434">
        <w:rPr>
          <w:rFonts w:ascii="Times New Roman" w:eastAsia="Times New Roman" w:hAnsi="Times New Roman" w:cs="Times New Roman"/>
          <w:sz w:val="24"/>
          <w:szCs w:val="24"/>
        </w:rPr>
        <w:t xml:space="preserve">Use programming techniques to solidify understanding of microcontroller features. </w:t>
      </w:r>
    </w:p>
    <w:p w14:paraId="52C2F4F1" w14:textId="77777777" w:rsidR="18A62BB1" w:rsidRDefault="0954EECE" w:rsidP="0919CB04">
      <w:pPr>
        <w:pStyle w:val="ListParagraph"/>
        <w:numPr>
          <w:ilvl w:val="1"/>
          <w:numId w:val="4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7B69E434">
        <w:rPr>
          <w:rFonts w:ascii="Times New Roman" w:eastAsia="Times New Roman" w:hAnsi="Times New Roman" w:cs="Times New Roman"/>
          <w:sz w:val="24"/>
          <w:szCs w:val="24"/>
        </w:rPr>
        <w:t>API is available on MBed.com for the KL25Z GPIO drivers under MbedOS section.</w:t>
      </w:r>
    </w:p>
    <w:p w14:paraId="1C3BA954" w14:textId="77777777" w:rsidR="7AAED3E6" w:rsidRDefault="3B5A98C5" w:rsidP="0919CB04">
      <w:pPr>
        <w:pStyle w:val="ListParagraph"/>
        <w:numPr>
          <w:ilvl w:val="0"/>
          <w:numId w:val="3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7B69E434">
        <w:rPr>
          <w:rFonts w:ascii="Times New Roman" w:eastAsia="Times New Roman" w:hAnsi="Times New Roman" w:cs="Times New Roman"/>
          <w:sz w:val="24"/>
          <w:szCs w:val="24"/>
        </w:rPr>
        <w:t>Demonstrate understanding and implementation of open-loop DC motor control</w:t>
      </w:r>
    </w:p>
    <w:p w14:paraId="37DBC4F2" w14:textId="77777777" w:rsidR="7AAED3E6" w:rsidRDefault="3B5A98C5" w:rsidP="0919CB04">
      <w:pPr>
        <w:pStyle w:val="ListParagraph"/>
        <w:numPr>
          <w:ilvl w:val="1"/>
          <w:numId w:val="3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7B69E434">
        <w:rPr>
          <w:rFonts w:ascii="Times New Roman" w:eastAsia="Times New Roman" w:hAnsi="Times New Roman" w:cs="Times New Roman"/>
          <w:sz w:val="24"/>
          <w:szCs w:val="24"/>
        </w:rPr>
        <w:t xml:space="preserve">Single switch buck converter. </w:t>
      </w:r>
    </w:p>
    <w:p w14:paraId="051F520F" w14:textId="77777777" w:rsidR="7AAED3E6" w:rsidRDefault="3B5A98C5" w:rsidP="0919CB04">
      <w:pPr>
        <w:pStyle w:val="ListParagraph"/>
        <w:numPr>
          <w:ilvl w:val="0"/>
          <w:numId w:val="3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7B69E434">
        <w:rPr>
          <w:rFonts w:ascii="Times New Roman" w:eastAsia="Times New Roman" w:hAnsi="Times New Roman" w:cs="Times New Roman"/>
          <w:sz w:val="24"/>
          <w:szCs w:val="24"/>
        </w:rPr>
        <w:t>Design and implement a circuit to create a feedback signal for motor speed</w:t>
      </w:r>
    </w:p>
    <w:p w14:paraId="1D9BAA45" w14:textId="77777777" w:rsidR="7AAED3E6" w:rsidRDefault="3B5A98C5" w:rsidP="0919CB04">
      <w:pPr>
        <w:pStyle w:val="ListParagraph"/>
        <w:numPr>
          <w:ilvl w:val="1"/>
          <w:numId w:val="3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7B69E434">
        <w:rPr>
          <w:rFonts w:ascii="Times New Roman" w:eastAsia="Times New Roman" w:hAnsi="Times New Roman" w:cs="Times New Roman"/>
          <w:sz w:val="24"/>
          <w:szCs w:val="24"/>
        </w:rPr>
        <w:t xml:space="preserve">Design and implement an encoder. </w:t>
      </w:r>
    </w:p>
    <w:p w14:paraId="77DFE1F8" w14:textId="77777777" w:rsidR="7AAED3E6" w:rsidRDefault="3B5A98C5" w:rsidP="0919CB04">
      <w:pPr>
        <w:pStyle w:val="ListParagraph"/>
        <w:numPr>
          <w:ilvl w:val="1"/>
          <w:numId w:val="3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7B69E434">
        <w:rPr>
          <w:rFonts w:ascii="Times New Roman" w:eastAsia="Times New Roman" w:hAnsi="Times New Roman" w:cs="Times New Roman"/>
          <w:sz w:val="24"/>
          <w:szCs w:val="24"/>
        </w:rPr>
        <w:t xml:space="preserve">Design a frequency to voltage converter. </w:t>
      </w:r>
    </w:p>
    <w:p w14:paraId="62ECDD2E" w14:textId="77777777" w:rsidR="7AAED3E6" w:rsidRDefault="3B5A98C5" w:rsidP="0919CB04">
      <w:pPr>
        <w:pStyle w:val="ListParagraph"/>
        <w:numPr>
          <w:ilvl w:val="0"/>
          <w:numId w:val="3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7B69E434">
        <w:rPr>
          <w:rFonts w:ascii="Times New Roman" w:eastAsia="Times New Roman" w:hAnsi="Times New Roman" w:cs="Times New Roman"/>
          <w:sz w:val="24"/>
          <w:szCs w:val="24"/>
        </w:rPr>
        <w:t xml:space="preserve">Determine speed to voltage relationship of the DC motor. </w:t>
      </w:r>
    </w:p>
    <w:p w14:paraId="33EE11BE" w14:textId="77777777" w:rsidR="7AAED3E6" w:rsidRDefault="52A117FC" w:rsidP="0919CB04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bookmarkStart w:id="3" w:name="_Toc291427540"/>
      <w:r>
        <w:t>Main Specifications</w:t>
      </w:r>
      <w:bookmarkEnd w:id="3"/>
      <w:r>
        <w:t xml:space="preserve"> </w:t>
      </w:r>
    </w:p>
    <w:p w14:paraId="4F2B6C4E" w14:textId="77777777" w:rsidR="7AAED3E6" w:rsidRDefault="7AAED3E6" w:rsidP="0919CB04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919CB04">
        <w:rPr>
          <w:rFonts w:ascii="Times New Roman" w:eastAsia="Times New Roman" w:hAnsi="Times New Roman" w:cs="Times New Roman"/>
          <w:sz w:val="24"/>
          <w:szCs w:val="24"/>
        </w:rPr>
        <w:t xml:space="preserve">Motor voltage: 7.2V </w:t>
      </w:r>
    </w:p>
    <w:p w14:paraId="4FE6D4B6" w14:textId="77777777" w:rsidR="7AAED3E6" w:rsidRDefault="7AAED3E6" w:rsidP="0919CB04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919CB04">
        <w:rPr>
          <w:rFonts w:ascii="Times New Roman" w:eastAsia="Times New Roman" w:hAnsi="Times New Roman" w:cs="Times New Roman"/>
          <w:sz w:val="24"/>
          <w:szCs w:val="24"/>
        </w:rPr>
        <w:t xml:space="preserve">Switching frequency: ≥20 kHz </w:t>
      </w:r>
    </w:p>
    <w:p w14:paraId="657B24EE" w14:textId="77777777" w:rsidR="7AAED3E6" w:rsidRDefault="7AAED3E6" w:rsidP="0919CB04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919CB04">
        <w:rPr>
          <w:rFonts w:ascii="Times New Roman" w:eastAsia="Times New Roman" w:hAnsi="Times New Roman" w:cs="Times New Roman"/>
          <w:sz w:val="24"/>
          <w:szCs w:val="24"/>
        </w:rPr>
        <w:t xml:space="preserve">Speed range: 0-100% (Design to match the DC motor’s rated voltage!!!) </w:t>
      </w:r>
    </w:p>
    <w:p w14:paraId="40449DFF" w14:textId="77777777" w:rsidR="7AAED3E6" w:rsidRDefault="7AAED3E6" w:rsidP="0919CB04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919CB04">
        <w:rPr>
          <w:rFonts w:ascii="Times New Roman" w:eastAsia="Times New Roman" w:hAnsi="Times New Roman" w:cs="Times New Roman"/>
          <w:sz w:val="24"/>
          <w:szCs w:val="24"/>
        </w:rPr>
        <w:t xml:space="preserve">External voltage (speed) reference: 0-3.3V </w:t>
      </w:r>
    </w:p>
    <w:p w14:paraId="236E09D1" w14:textId="77777777" w:rsidR="7AAED3E6" w:rsidRDefault="7AAED3E6" w:rsidP="0919CB04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919CB04">
        <w:rPr>
          <w:rFonts w:ascii="Times New Roman" w:eastAsia="Times New Roman" w:hAnsi="Times New Roman" w:cs="Times New Roman"/>
          <w:sz w:val="24"/>
          <w:szCs w:val="24"/>
        </w:rPr>
        <w:t>Feedback: Incremental Encoder</w:t>
      </w:r>
    </w:p>
    <w:p w14:paraId="4F7B6A05" w14:textId="77777777" w:rsidR="23EDF271" w:rsidRDefault="6C1B2B69" w:rsidP="0919CB04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bookmarkStart w:id="4" w:name="_Toc211655280"/>
      <w:r>
        <w:t>Tasks: Open-Loop Control</w:t>
      </w:r>
      <w:bookmarkEnd w:id="4"/>
    </w:p>
    <w:p w14:paraId="4C9F2C84" w14:textId="77777777" w:rsidR="09A6FB6E" w:rsidRDefault="09A6FB6E" w:rsidP="0919CB04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919CB04">
        <w:rPr>
          <w:rFonts w:ascii="Times New Roman" w:eastAsia="Times New Roman" w:hAnsi="Times New Roman" w:cs="Times New Roman"/>
          <w:sz w:val="24"/>
          <w:szCs w:val="24"/>
        </w:rPr>
        <w:t>Research data sheets for components and understand why they are used (their ratings)</w:t>
      </w:r>
    </w:p>
    <w:p w14:paraId="117B909C" w14:textId="77777777" w:rsidR="09A6FB6E" w:rsidRDefault="09A6FB6E" w:rsidP="0919CB04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919CB04">
        <w:rPr>
          <w:rFonts w:ascii="Times New Roman" w:eastAsia="Times New Roman" w:hAnsi="Times New Roman" w:cs="Times New Roman"/>
          <w:sz w:val="24"/>
          <w:szCs w:val="24"/>
        </w:rPr>
        <w:t xml:space="preserve">Design an adjustable voltage divider (Potentiometer) circuit with an output ranging from 0 - 3.3V. </w:t>
      </w:r>
    </w:p>
    <w:p w14:paraId="4C675D2E" w14:textId="77777777" w:rsidR="09A6FB6E" w:rsidRDefault="09A6FB6E" w:rsidP="0919CB04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919CB04">
        <w:rPr>
          <w:rFonts w:ascii="Times New Roman" w:eastAsia="Times New Roman" w:hAnsi="Times New Roman" w:cs="Times New Roman"/>
          <w:sz w:val="24"/>
          <w:szCs w:val="24"/>
        </w:rPr>
        <w:t xml:space="preserve">Write code that reads in the voltage divider output as an ADC number and writes the ratio to the desired maximum as the PWM duty cycle. </w:t>
      </w:r>
    </w:p>
    <w:p w14:paraId="346E8381" w14:textId="77777777" w:rsidR="09A6FB6E" w:rsidRDefault="09A6FB6E" w:rsidP="0919CB04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919CB04">
        <w:rPr>
          <w:rFonts w:ascii="Times New Roman" w:eastAsia="Times New Roman" w:hAnsi="Times New Roman" w:cs="Times New Roman"/>
          <w:sz w:val="24"/>
          <w:szCs w:val="24"/>
        </w:rPr>
        <w:t xml:space="preserve">Upload and verify with microcontroller. (Keep in mind the DC motor’s voltage rating!!) (Hint: Lab 0) </w:t>
      </w:r>
    </w:p>
    <w:p w14:paraId="0EB7C4E2" w14:textId="77777777" w:rsidR="09A6FB6E" w:rsidRDefault="7D408199" w:rsidP="0919CB04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4EB4C3C3">
        <w:rPr>
          <w:rFonts w:ascii="Times New Roman" w:eastAsia="Times New Roman" w:hAnsi="Times New Roman" w:cs="Times New Roman"/>
          <w:sz w:val="24"/>
          <w:szCs w:val="24"/>
        </w:rPr>
        <w:t>Build buck converter and verify its operation</w:t>
      </w:r>
    </w:p>
    <w:p w14:paraId="3B08BD7C" w14:textId="77777777" w:rsidR="41E4D8C3" w:rsidRDefault="03103F17" w:rsidP="4EB4C3C3">
      <w:pPr>
        <w:spacing w:before="40" w:after="0"/>
        <w:rPr>
          <w:rFonts w:ascii="Times New Roman" w:eastAsia="Times New Roman" w:hAnsi="Times New Roman" w:cs="Times New Roman"/>
          <w:sz w:val="24"/>
          <w:szCs w:val="24"/>
        </w:rPr>
      </w:pPr>
      <w:bookmarkStart w:id="5" w:name="_Toc1791706218"/>
      <w:r w:rsidRPr="7B4D39D6">
        <w:rPr>
          <w:rStyle w:val="Heading2Char"/>
        </w:rPr>
        <w:t>Tasks: Speed Measurement</w:t>
      </w:r>
      <w:bookmarkEnd w:id="5"/>
      <w:r w:rsidRPr="7B4D39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95A1E67" w14:textId="77777777" w:rsidR="41E4D8C3" w:rsidRDefault="41E4D8C3" w:rsidP="4EB4C3C3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4EB4C3C3">
        <w:rPr>
          <w:rFonts w:ascii="Times New Roman" w:eastAsia="Times New Roman" w:hAnsi="Times New Roman" w:cs="Times New Roman"/>
          <w:sz w:val="24"/>
          <w:szCs w:val="24"/>
        </w:rPr>
        <w:t xml:space="preserve"> Research the LM2907 and Optical Switch sensor datasheets; understand the operation of both circuits </w:t>
      </w:r>
    </w:p>
    <w:p w14:paraId="714D45E2" w14:textId="77777777" w:rsidR="41E4D8C3" w:rsidRDefault="41E4D8C3" w:rsidP="4EB4C3C3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4EB4C3C3">
        <w:rPr>
          <w:rFonts w:ascii="Times New Roman" w:eastAsia="Times New Roman" w:hAnsi="Times New Roman" w:cs="Times New Roman"/>
          <w:sz w:val="24"/>
          <w:szCs w:val="24"/>
        </w:rPr>
        <w:t xml:space="preserve">Design frequency-to-voltage converter (LM2907) and circuitry for Optical Switch sensor using information from lecture and datasheets </w:t>
      </w:r>
    </w:p>
    <w:p w14:paraId="3C7EE198" w14:textId="77777777" w:rsidR="41E4D8C3" w:rsidRDefault="41E4D8C3" w:rsidP="4EB4C3C3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4EB4C3C3">
        <w:rPr>
          <w:rFonts w:ascii="Times New Roman" w:eastAsia="Times New Roman" w:hAnsi="Times New Roman" w:cs="Times New Roman"/>
          <w:sz w:val="24"/>
          <w:szCs w:val="24"/>
        </w:rPr>
        <w:t xml:space="preserve">Tabularize motor control and feedback measurement range and summarize results: </w:t>
      </w:r>
    </w:p>
    <w:p w14:paraId="6AA14CAC" w14:textId="77777777" w:rsidR="41E4D8C3" w:rsidRDefault="41E4D8C3" w:rsidP="4EB4C3C3">
      <w:pPr>
        <w:pStyle w:val="ListParagraph"/>
        <w:numPr>
          <w:ilvl w:val="1"/>
          <w:numId w:val="2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4EB4C3C3">
        <w:rPr>
          <w:rFonts w:ascii="Times New Roman" w:eastAsia="Times New Roman" w:hAnsi="Times New Roman" w:cs="Times New Roman"/>
          <w:sz w:val="24"/>
          <w:szCs w:val="24"/>
        </w:rPr>
        <w:t xml:space="preserve">Vref (V), reference voltage measured from potentiometer </w:t>
      </w:r>
    </w:p>
    <w:p w14:paraId="49075520" w14:textId="77777777" w:rsidR="41E4D8C3" w:rsidRDefault="41E4D8C3" w:rsidP="4EB4C3C3">
      <w:pPr>
        <w:pStyle w:val="ListParagraph"/>
        <w:numPr>
          <w:ilvl w:val="1"/>
          <w:numId w:val="2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4EB4C3C3">
        <w:rPr>
          <w:rFonts w:ascii="Times New Roman" w:eastAsia="Times New Roman" w:hAnsi="Times New Roman" w:cs="Times New Roman"/>
          <w:sz w:val="24"/>
          <w:szCs w:val="24"/>
        </w:rPr>
        <w:t>Vref</w:t>
      </w:r>
      <w:r w:rsidR="7BBA70BB" w:rsidRPr="4EB4C3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4EB4C3C3">
        <w:rPr>
          <w:rFonts w:ascii="Times New Roman" w:eastAsia="Times New Roman" w:hAnsi="Times New Roman" w:cs="Times New Roman"/>
          <w:sz w:val="24"/>
          <w:szCs w:val="24"/>
        </w:rPr>
        <w:t xml:space="preserve">ADC, reference voltage digital conversion </w:t>
      </w:r>
    </w:p>
    <w:p w14:paraId="39598305" w14:textId="77777777" w:rsidR="41E4D8C3" w:rsidRDefault="41E4D8C3" w:rsidP="4EB4C3C3">
      <w:pPr>
        <w:pStyle w:val="ListParagraph"/>
        <w:numPr>
          <w:ilvl w:val="1"/>
          <w:numId w:val="2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4EB4C3C3">
        <w:rPr>
          <w:rFonts w:ascii="Times New Roman" w:eastAsia="Times New Roman" w:hAnsi="Times New Roman" w:cs="Times New Roman"/>
          <w:sz w:val="24"/>
          <w:szCs w:val="24"/>
        </w:rPr>
        <w:t xml:space="preserve">Duty Cycle (0-1), positive duty cycle </w:t>
      </w:r>
    </w:p>
    <w:p w14:paraId="3A041ADA" w14:textId="77777777" w:rsidR="41E4D8C3" w:rsidRDefault="41E4D8C3" w:rsidP="4EB4C3C3">
      <w:pPr>
        <w:pStyle w:val="ListParagraph"/>
        <w:numPr>
          <w:ilvl w:val="1"/>
          <w:numId w:val="2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4EB4C3C3">
        <w:rPr>
          <w:rFonts w:ascii="Times New Roman" w:eastAsia="Times New Roman" w:hAnsi="Times New Roman" w:cs="Times New Roman"/>
          <w:sz w:val="24"/>
          <w:szCs w:val="24"/>
        </w:rPr>
        <w:t xml:space="preserve">Fencoder, Encoder frequency (Hz) </w:t>
      </w:r>
    </w:p>
    <w:p w14:paraId="4A86F456" w14:textId="77777777" w:rsidR="41E4D8C3" w:rsidRDefault="41E4D8C3" w:rsidP="4EB4C3C3">
      <w:pPr>
        <w:pStyle w:val="ListParagraph"/>
        <w:numPr>
          <w:ilvl w:val="1"/>
          <w:numId w:val="2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4EB4C3C3">
        <w:rPr>
          <w:rFonts w:ascii="Times New Roman" w:eastAsia="Times New Roman" w:hAnsi="Times New Roman" w:cs="Times New Roman"/>
          <w:sz w:val="24"/>
          <w:szCs w:val="24"/>
        </w:rPr>
        <w:t xml:space="preserve">Vout (V), speed measurement in volts from speed sensor </w:t>
      </w:r>
    </w:p>
    <w:p w14:paraId="36586A99" w14:textId="77777777" w:rsidR="41E4D8C3" w:rsidRDefault="41E4D8C3" w:rsidP="4EB4C3C3">
      <w:pPr>
        <w:pStyle w:val="ListParagraph"/>
        <w:numPr>
          <w:ilvl w:val="1"/>
          <w:numId w:val="2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4EB4C3C3">
        <w:rPr>
          <w:rFonts w:ascii="Times New Roman" w:eastAsia="Times New Roman" w:hAnsi="Times New Roman" w:cs="Times New Roman"/>
          <w:sz w:val="24"/>
          <w:szCs w:val="24"/>
        </w:rPr>
        <w:t>Vout</w:t>
      </w:r>
      <w:r w:rsidR="2D1E5F90" w:rsidRPr="4EB4C3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4EB4C3C3">
        <w:rPr>
          <w:rFonts w:ascii="Times New Roman" w:eastAsia="Times New Roman" w:hAnsi="Times New Roman" w:cs="Times New Roman"/>
          <w:sz w:val="24"/>
          <w:szCs w:val="24"/>
        </w:rPr>
        <w:t xml:space="preserve">ADC, speed measurement voltage digital conversion </w:t>
      </w:r>
    </w:p>
    <w:p w14:paraId="78FE43E0" w14:textId="77777777" w:rsidR="41E4D8C3" w:rsidRDefault="41E4D8C3" w:rsidP="4EB4C3C3">
      <w:pPr>
        <w:pStyle w:val="ListParagraph"/>
        <w:numPr>
          <w:ilvl w:val="1"/>
          <w:numId w:val="2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4EB4C3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Wheel Speed (rad/s) o Motor Speed (rad/s) </w:t>
      </w:r>
    </w:p>
    <w:p w14:paraId="4D7ECF7A" w14:textId="77777777" w:rsidR="41E4D8C3" w:rsidRDefault="41E4D8C3" w:rsidP="4EB4C3C3">
      <w:pPr>
        <w:pStyle w:val="ListParagraph"/>
        <w:numPr>
          <w:ilvl w:val="1"/>
          <w:numId w:val="2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4EB4C3C3">
        <w:rPr>
          <w:rFonts w:ascii="Times New Roman" w:eastAsia="Times New Roman" w:hAnsi="Times New Roman" w:cs="Times New Roman"/>
          <w:sz w:val="24"/>
          <w:szCs w:val="24"/>
        </w:rPr>
        <w:t>Average motor voltage (V): Vdc*duty-cycle</w:t>
      </w:r>
      <w:r w:rsidR="49161816" w:rsidRPr="4EB4C3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4EB4C3C3">
        <w:rPr>
          <w:rFonts w:ascii="Times New Roman" w:eastAsia="Times New Roman" w:hAnsi="Times New Roman" w:cs="Times New Roman"/>
          <w:sz w:val="24"/>
          <w:szCs w:val="24"/>
        </w:rPr>
        <w:t>(0-1)</w:t>
      </w:r>
    </w:p>
    <w:p w14:paraId="14EA52C4" w14:textId="77777777" w:rsidR="14549556" w:rsidRDefault="53B9B768" w:rsidP="7B69E434">
      <w:pPr>
        <w:pStyle w:val="Heading2"/>
      </w:pPr>
      <w:bookmarkStart w:id="6" w:name="_Toc343518659"/>
      <w:r>
        <w:t>Background</w:t>
      </w:r>
      <w:bookmarkEnd w:id="6"/>
    </w:p>
    <w:p w14:paraId="7C75DBB4" w14:textId="77777777" w:rsidR="2D80B77A" w:rsidRDefault="42B4F600" w:rsidP="7B69E434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7B69E43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Circuit Diagram</w:t>
      </w:r>
    </w:p>
    <w:p w14:paraId="507A7290" w14:textId="77777777" w:rsidR="2D80B77A" w:rsidRDefault="42B4F600" w:rsidP="7B69E434">
      <w:pPr>
        <w:jc w:val="center"/>
      </w:pPr>
      <w:r>
        <w:rPr>
          <w:noProof/>
        </w:rPr>
        <w:drawing>
          <wp:inline distT="0" distB="0" distL="0" distR="0" wp14:anchorId="6F19C3B8" wp14:editId="4A76603B">
            <wp:extent cx="3933825" cy="2457450"/>
            <wp:effectExtent l="0" t="0" r="0" b="0"/>
            <wp:docPr id="1425018099" name="Picture 1425018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E6FE" w14:textId="77777777" w:rsidR="2D80B77A" w:rsidRDefault="42B4F600" w:rsidP="7B69E434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7B69E43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Reference Voltage</w:t>
      </w:r>
    </w:p>
    <w:p w14:paraId="396F483C" w14:textId="77777777" w:rsidR="2D80B77A" w:rsidRDefault="086386F6" w:rsidP="7B69E434">
      <w:pPr>
        <w:rPr>
          <w:rFonts w:ascii="Times New Roman" w:eastAsia="Times New Roman" w:hAnsi="Times New Roman" w:cs="Times New Roman"/>
          <w:sz w:val="24"/>
          <w:szCs w:val="24"/>
        </w:rPr>
      </w:pPr>
      <w:r w:rsidRPr="7B69E434">
        <w:rPr>
          <w:rFonts w:ascii="Times New Roman" w:eastAsia="Times New Roman" w:hAnsi="Times New Roman" w:cs="Times New Roman"/>
          <w:sz w:val="24"/>
          <w:szCs w:val="24"/>
        </w:rPr>
        <w:t>For the external reference voltage, a potentiometer is used as a voltage divider</w:t>
      </w:r>
      <w:r w:rsidR="3938818C" w:rsidRPr="7B69E434">
        <w:rPr>
          <w:rFonts w:ascii="Times New Roman" w:eastAsia="Times New Roman" w:hAnsi="Times New Roman" w:cs="Times New Roman"/>
          <w:sz w:val="24"/>
          <w:szCs w:val="24"/>
        </w:rPr>
        <w:t xml:space="preserve">. The </w:t>
      </w:r>
      <w:r w:rsidR="60216F4D" w:rsidRPr="7B69E434">
        <w:rPr>
          <w:rFonts w:ascii="Times New Roman" w:eastAsia="Times New Roman" w:hAnsi="Times New Roman" w:cs="Times New Roman"/>
          <w:sz w:val="24"/>
          <w:szCs w:val="24"/>
        </w:rPr>
        <w:t>i</w:t>
      </w:r>
      <w:r w:rsidR="3938818C" w:rsidRPr="7B69E434">
        <w:rPr>
          <w:rFonts w:ascii="Times New Roman" w:eastAsia="Times New Roman" w:hAnsi="Times New Roman" w:cs="Times New Roman"/>
          <w:sz w:val="24"/>
          <w:szCs w:val="24"/>
        </w:rPr>
        <w:t xml:space="preserve">nput to the potentiometer will be </w:t>
      </w:r>
      <w:r w:rsidR="7F16D08A" w:rsidRPr="7B69E434">
        <w:rPr>
          <w:rFonts w:ascii="Times New Roman" w:eastAsia="Times New Roman" w:hAnsi="Times New Roman" w:cs="Times New Roman"/>
          <w:sz w:val="24"/>
          <w:szCs w:val="24"/>
        </w:rPr>
        <w:t xml:space="preserve">from the </w:t>
      </w:r>
      <w:r w:rsidR="3938818C" w:rsidRPr="7B69E434">
        <w:rPr>
          <w:rFonts w:ascii="Times New Roman" w:eastAsia="Times New Roman" w:hAnsi="Times New Roman" w:cs="Times New Roman"/>
          <w:sz w:val="24"/>
          <w:szCs w:val="24"/>
        </w:rPr>
        <w:t>3.3V</w:t>
      </w:r>
      <w:r w:rsidR="4AE0B1DE" w:rsidRPr="7B69E434">
        <w:rPr>
          <w:rFonts w:ascii="Times New Roman" w:eastAsia="Times New Roman" w:hAnsi="Times New Roman" w:cs="Times New Roman"/>
          <w:sz w:val="24"/>
          <w:szCs w:val="24"/>
        </w:rPr>
        <w:t xml:space="preserve"> pin of the</w:t>
      </w:r>
      <w:r w:rsidR="3938818C" w:rsidRPr="7B69E434">
        <w:rPr>
          <w:rFonts w:ascii="Times New Roman" w:eastAsia="Times New Roman" w:hAnsi="Times New Roman" w:cs="Times New Roman"/>
          <w:sz w:val="24"/>
          <w:szCs w:val="24"/>
        </w:rPr>
        <w:t xml:space="preserve"> KL</w:t>
      </w:r>
      <w:r w:rsidR="762D78D3" w:rsidRPr="7B69E434">
        <w:rPr>
          <w:rFonts w:ascii="Times New Roman" w:eastAsia="Times New Roman" w:hAnsi="Times New Roman" w:cs="Times New Roman"/>
          <w:sz w:val="24"/>
          <w:szCs w:val="24"/>
        </w:rPr>
        <w:t>25Z m</w:t>
      </w:r>
      <w:r w:rsidR="3938818C" w:rsidRPr="7B69E434">
        <w:rPr>
          <w:rFonts w:ascii="Times New Roman" w:eastAsia="Times New Roman" w:hAnsi="Times New Roman" w:cs="Times New Roman"/>
          <w:sz w:val="24"/>
          <w:szCs w:val="24"/>
        </w:rPr>
        <w:t xml:space="preserve">icrocontroller. </w:t>
      </w:r>
      <w:r w:rsidR="358918E4" w:rsidRPr="7B69E434">
        <w:rPr>
          <w:rFonts w:ascii="Times New Roman" w:eastAsia="Times New Roman" w:hAnsi="Times New Roman" w:cs="Times New Roman"/>
          <w:sz w:val="24"/>
          <w:szCs w:val="24"/>
        </w:rPr>
        <w:t>The output</w:t>
      </w:r>
      <w:r w:rsidR="47399C20" w:rsidRPr="7B69E434">
        <w:rPr>
          <w:rFonts w:ascii="Times New Roman" w:eastAsia="Times New Roman" w:hAnsi="Times New Roman" w:cs="Times New Roman"/>
          <w:sz w:val="24"/>
          <w:szCs w:val="24"/>
        </w:rPr>
        <w:t xml:space="preserve"> (voltage dependent on the potentiometer wiper location)</w:t>
      </w:r>
      <w:r w:rsidR="358918E4" w:rsidRPr="7B69E4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7735AEDB" w:rsidRPr="7B69E434">
        <w:rPr>
          <w:rFonts w:ascii="Times New Roman" w:eastAsia="Times New Roman" w:hAnsi="Times New Roman" w:cs="Times New Roman"/>
          <w:sz w:val="24"/>
          <w:szCs w:val="24"/>
        </w:rPr>
        <w:t xml:space="preserve">will </w:t>
      </w:r>
      <w:r w:rsidR="28710C3D" w:rsidRPr="7B69E434">
        <w:rPr>
          <w:rFonts w:ascii="Times New Roman" w:eastAsia="Times New Roman" w:hAnsi="Times New Roman" w:cs="Times New Roman"/>
          <w:sz w:val="24"/>
          <w:szCs w:val="24"/>
        </w:rPr>
        <w:t>be d</w:t>
      </w:r>
      <w:r w:rsidR="6DAE21CF" w:rsidRPr="7B69E434">
        <w:rPr>
          <w:rFonts w:ascii="Times New Roman" w:eastAsia="Times New Roman" w:hAnsi="Times New Roman" w:cs="Times New Roman"/>
          <w:sz w:val="24"/>
          <w:szCs w:val="24"/>
        </w:rPr>
        <w:t>irected into</w:t>
      </w:r>
      <w:r w:rsidR="28710C3D" w:rsidRPr="7B69E434">
        <w:rPr>
          <w:rFonts w:ascii="Times New Roman" w:eastAsia="Times New Roman" w:hAnsi="Times New Roman" w:cs="Times New Roman"/>
          <w:sz w:val="24"/>
          <w:szCs w:val="24"/>
        </w:rPr>
        <w:t xml:space="preserve"> an analog input pin of the microcontroller.</w:t>
      </w:r>
    </w:p>
    <w:p w14:paraId="7D32F4D8" w14:textId="77777777" w:rsidR="2D80B77A" w:rsidRDefault="00DD62D9" w:rsidP="009CDC0B">
      <w:pPr>
        <w:ind w:firstLine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</m:oMath>
      </m:oMathPara>
    </w:p>
    <w:p w14:paraId="26E7F483" w14:textId="77777777" w:rsidR="2D80B77A" w:rsidRDefault="4EFB30F3" w:rsidP="7B69E43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A5690F9" wp14:editId="26047C9F">
            <wp:extent cx="2657475" cy="2297608"/>
            <wp:effectExtent l="0" t="0" r="0" b="0"/>
            <wp:docPr id="70487575" name="Picture 70487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29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C0AC0" w14:textId="77777777" w:rsidR="2D80B77A" w:rsidRDefault="367ED95B" w:rsidP="7B69E434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7B69E43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Microcontroller</w:t>
      </w:r>
    </w:p>
    <w:p w14:paraId="1C553454" w14:textId="77777777" w:rsidR="2D80B77A" w:rsidRDefault="60C7F452" w:rsidP="7B69E434">
      <w:pPr>
        <w:pStyle w:val="ListParagraph"/>
        <w:numPr>
          <w:ilvl w:val="1"/>
          <w:numId w:val="32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B69E434">
        <w:rPr>
          <w:rFonts w:ascii="Times New Roman" w:eastAsia="Times New Roman" w:hAnsi="Times New Roman" w:cs="Times New Roman"/>
          <w:b/>
          <w:bCs/>
          <w:sz w:val="24"/>
          <w:szCs w:val="24"/>
        </w:rPr>
        <w:t>Analog-Digital-Converter</w:t>
      </w:r>
      <w:r w:rsidR="21689DD1" w:rsidRPr="7B69E4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(ADC)</w:t>
      </w:r>
    </w:p>
    <w:p w14:paraId="0BC5466C" w14:textId="77777777" w:rsidR="2D80B77A" w:rsidRDefault="1DE52695" w:rsidP="7B69E434">
      <w:pPr>
        <w:rPr>
          <w:rFonts w:ascii="Times New Roman" w:eastAsia="Times New Roman" w:hAnsi="Times New Roman" w:cs="Times New Roman"/>
          <w:sz w:val="24"/>
          <w:szCs w:val="24"/>
        </w:rPr>
      </w:pPr>
      <w:r w:rsidRPr="7B69E43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basic ADC circuit is comprised of </w:t>
      </w:r>
      <w:r w:rsidR="3A930152" w:rsidRPr="7B69E434">
        <w:rPr>
          <w:rFonts w:ascii="Times New Roman" w:eastAsia="Times New Roman" w:hAnsi="Times New Roman" w:cs="Times New Roman"/>
          <w:sz w:val="24"/>
          <w:szCs w:val="24"/>
        </w:rPr>
        <w:t>comparators</w:t>
      </w:r>
      <w:r w:rsidR="5A296AF8" w:rsidRPr="7B69E4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7D8686B1" w:rsidRPr="7B69E434">
        <w:rPr>
          <w:rFonts w:ascii="Times New Roman" w:eastAsia="Times New Roman" w:hAnsi="Times New Roman" w:cs="Times New Roman"/>
          <w:sz w:val="24"/>
          <w:szCs w:val="24"/>
        </w:rPr>
        <w:t>A voltage input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  <w:r w:rsidR="7D8686B1" w:rsidRPr="7B69E434">
        <w:rPr>
          <w:rFonts w:ascii="Times New Roman" w:eastAsia="Times New Roman" w:hAnsi="Times New Roman" w:cs="Times New Roman"/>
          <w:sz w:val="24"/>
          <w:szCs w:val="24"/>
        </w:rPr>
        <w:t>) signal is applied to the input of the comparator, while a reference voltage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REF</m:t>
            </m:r>
          </m:sub>
        </m:sSub>
      </m:oMath>
      <w:r w:rsidR="7D8686B1" w:rsidRPr="7B69E43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="7A4BDA58" w:rsidRPr="7B69E434">
        <w:rPr>
          <w:rFonts w:ascii="Times New Roman" w:eastAsia="Times New Roman" w:hAnsi="Times New Roman" w:cs="Times New Roman"/>
          <w:sz w:val="24"/>
          <w:szCs w:val="24"/>
        </w:rPr>
        <w:t xml:space="preserve">is applied </w:t>
      </w:r>
      <w:r w:rsidR="7D8686B1" w:rsidRPr="7B69E434">
        <w:rPr>
          <w:rFonts w:ascii="Times New Roman" w:eastAsia="Times New Roman" w:hAnsi="Times New Roman" w:cs="Times New Roman"/>
          <w:sz w:val="24"/>
          <w:szCs w:val="24"/>
        </w:rPr>
        <w:t>to the other</w:t>
      </w:r>
      <w:r w:rsidR="346A76D5" w:rsidRPr="7B69E4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1B970EEB" w:rsidRPr="7B69E434">
        <w:rPr>
          <w:rFonts w:ascii="Times New Roman" w:eastAsia="Times New Roman" w:hAnsi="Times New Roman" w:cs="Times New Roman"/>
          <w:sz w:val="24"/>
          <w:szCs w:val="24"/>
        </w:rPr>
        <w:t>A comparison of the voltages is made, and the output of the comparator will either be high or low.</w:t>
      </w:r>
      <w:r w:rsidR="472422B7" w:rsidRPr="7B69E4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A2B50C9" w14:textId="77777777" w:rsidR="2D80B77A" w:rsidRDefault="2E4CF1CB" w:rsidP="7B69E43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52DA346" wp14:editId="12DD8129">
            <wp:extent cx="4457700" cy="2247900"/>
            <wp:effectExtent l="0" t="0" r="0" b="0"/>
            <wp:docPr id="464807464" name="Picture 464807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707A9" w14:textId="77777777" w:rsidR="2D80B77A" w:rsidRDefault="454FDDF6" w:rsidP="7B69E434">
      <w:pPr>
        <w:rPr>
          <w:rFonts w:ascii="Times New Roman" w:eastAsia="Times New Roman" w:hAnsi="Times New Roman" w:cs="Times New Roman"/>
          <w:sz w:val="24"/>
          <w:szCs w:val="24"/>
        </w:rPr>
      </w:pPr>
      <w:r w:rsidRPr="7B69E434">
        <w:rPr>
          <w:rFonts w:ascii="Times New Roman" w:eastAsia="Times New Roman" w:hAnsi="Times New Roman" w:cs="Times New Roman"/>
          <w:sz w:val="24"/>
          <w:szCs w:val="24"/>
        </w:rPr>
        <w:t xml:space="preserve">One comparator </w:t>
      </w:r>
      <w:r w:rsidR="06F7D877" w:rsidRPr="7B69E434">
        <w:rPr>
          <w:rFonts w:ascii="Times New Roman" w:eastAsia="Times New Roman" w:hAnsi="Times New Roman" w:cs="Times New Roman"/>
          <w:sz w:val="24"/>
          <w:szCs w:val="24"/>
        </w:rPr>
        <w:t>could</w:t>
      </w:r>
      <w:r w:rsidRPr="7B69E434">
        <w:rPr>
          <w:rFonts w:ascii="Times New Roman" w:eastAsia="Times New Roman" w:hAnsi="Times New Roman" w:cs="Times New Roman"/>
          <w:sz w:val="24"/>
          <w:szCs w:val="24"/>
        </w:rPr>
        <w:t xml:space="preserve"> be considered a 1-bit ADC. To increase the bit size of the ADC, comparators are stacked. The general equation is:</w:t>
      </w:r>
    </w:p>
    <w:p w14:paraId="207DB3AA" w14:textId="77777777" w:rsidR="2D80B77A" w:rsidRDefault="2D80B77A" w:rsidP="009CDC0B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/>
            </w:rPr>
            <m:t>n-bit ADC = 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-1</m:t>
          </m:r>
        </m:oMath>
      </m:oMathPara>
    </w:p>
    <w:p w14:paraId="11624F5C" w14:textId="77777777" w:rsidR="2D80B77A" w:rsidRDefault="4B4FC3E1" w:rsidP="7B69E434">
      <w:pPr>
        <w:rPr>
          <w:rFonts w:ascii="Times New Roman" w:eastAsia="Times New Roman" w:hAnsi="Times New Roman" w:cs="Times New Roman"/>
          <w:sz w:val="24"/>
          <w:szCs w:val="24"/>
        </w:rPr>
      </w:pPr>
      <w:r w:rsidRPr="7B69E434">
        <w:rPr>
          <w:rFonts w:ascii="Times New Roman" w:eastAsia="Times New Roman" w:hAnsi="Times New Roman" w:cs="Times New Roman"/>
          <w:sz w:val="24"/>
          <w:szCs w:val="24"/>
        </w:rPr>
        <w:t xml:space="preserve">The KL25Z </w:t>
      </w:r>
      <w:r w:rsidR="18EF95D5" w:rsidRPr="7B69E434">
        <w:rPr>
          <w:rFonts w:ascii="Times New Roman" w:eastAsia="Times New Roman" w:hAnsi="Times New Roman" w:cs="Times New Roman"/>
          <w:sz w:val="24"/>
          <w:szCs w:val="24"/>
        </w:rPr>
        <w:t xml:space="preserve">utilizes a 16-bit </w:t>
      </w:r>
      <w:r w:rsidR="61EB3449" w:rsidRPr="7B69E434">
        <w:rPr>
          <w:rFonts w:ascii="Times New Roman" w:eastAsia="Times New Roman" w:hAnsi="Times New Roman" w:cs="Times New Roman"/>
          <w:sz w:val="24"/>
          <w:szCs w:val="24"/>
        </w:rPr>
        <w:t>(65,536 distinguishable outputs)</w:t>
      </w:r>
      <w:r w:rsidR="18EF95D5" w:rsidRPr="7B69E4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6840924" w:rsidRPr="7B69E434">
        <w:rPr>
          <w:rFonts w:ascii="Times New Roman" w:eastAsia="Times New Roman" w:hAnsi="Times New Roman" w:cs="Times New Roman"/>
          <w:sz w:val="24"/>
          <w:szCs w:val="24"/>
        </w:rPr>
        <w:t xml:space="preserve">ADC </w:t>
      </w:r>
      <w:r w:rsidR="18EF95D5" w:rsidRPr="7B69E434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Pr="7B69E434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="440BC197" w:rsidRPr="7B69E434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="440BC197" w:rsidRPr="7B69E434">
        <w:rPr>
          <w:rFonts w:ascii="Times New Roman" w:eastAsia="Times New Roman" w:hAnsi="Times New Roman" w:cs="Times New Roman"/>
          <w:i/>
          <w:iCs/>
          <w:sz w:val="24"/>
          <w:szCs w:val="24"/>
        </w:rPr>
        <w:t>AnalogIn</w:t>
      </w:r>
      <w:r w:rsidR="440BC197" w:rsidRPr="7B69E434">
        <w:rPr>
          <w:rFonts w:ascii="Times New Roman" w:eastAsia="Times New Roman" w:hAnsi="Times New Roman" w:cs="Times New Roman"/>
          <w:sz w:val="24"/>
          <w:szCs w:val="24"/>
        </w:rPr>
        <w:t xml:space="preserve"> API to read an external voltage applied to an analog input pin</w:t>
      </w:r>
      <w:r w:rsidR="0508A968" w:rsidRPr="7B69E434">
        <w:rPr>
          <w:rFonts w:ascii="Times New Roman" w:eastAsia="Times New Roman" w:hAnsi="Times New Roman" w:cs="Times New Roman"/>
          <w:sz w:val="24"/>
          <w:szCs w:val="24"/>
        </w:rPr>
        <w:t xml:space="preserve"> (3.6V max input voltage to pin)</w:t>
      </w:r>
      <w:r w:rsidR="440BC197" w:rsidRPr="7B69E4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14695062" w:rsidRPr="7B69E434">
        <w:rPr>
          <w:rFonts w:ascii="Times New Roman" w:eastAsia="Times New Roman" w:hAnsi="Times New Roman" w:cs="Times New Roman"/>
          <w:sz w:val="24"/>
          <w:szCs w:val="24"/>
        </w:rPr>
        <w:t xml:space="preserve">The resolution of the ADC and be calculated to find the </w:t>
      </w:r>
      <w:r w:rsidR="3278A168" w:rsidRPr="7B69E434">
        <w:rPr>
          <w:rFonts w:ascii="Times New Roman" w:eastAsia="Times New Roman" w:hAnsi="Times New Roman" w:cs="Times New Roman"/>
          <w:sz w:val="24"/>
          <w:szCs w:val="24"/>
        </w:rPr>
        <w:t>amount of voltage required to make a change in the digital output.</w:t>
      </w:r>
    </w:p>
    <w:p w14:paraId="038B44A8" w14:textId="77777777" w:rsidR="2D80B77A" w:rsidRDefault="00DD62D9" w:rsidP="009CDC0B">
      <w:pPr>
        <w:ind w:firstLine="72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distinguishable outputs</m:t>
              </m:r>
            </m:den>
          </m:f>
        </m:oMath>
      </m:oMathPara>
    </w:p>
    <w:p w14:paraId="10D59868" w14:textId="77777777" w:rsidR="2D80B77A" w:rsidRDefault="182CFD63" w:rsidP="7B69E434">
      <w:pPr>
        <w:rPr>
          <w:rFonts w:ascii="Times New Roman" w:eastAsia="Times New Roman" w:hAnsi="Times New Roman" w:cs="Times New Roman"/>
          <w:sz w:val="24"/>
          <w:szCs w:val="24"/>
        </w:rPr>
      </w:pPr>
      <w:r w:rsidRPr="7B69E434">
        <w:rPr>
          <w:rFonts w:ascii="Times New Roman" w:eastAsia="Times New Roman" w:hAnsi="Times New Roman" w:cs="Times New Roman"/>
          <w:sz w:val="24"/>
          <w:szCs w:val="24"/>
        </w:rPr>
        <w:t xml:space="preserve">The voltage is read as a fraction of the system voltage. This value is a floating point from 0.0(VSS) to 1.0(VCC). </w:t>
      </w:r>
      <w:r w:rsidR="65521BEA" w:rsidRPr="7B69E434">
        <w:rPr>
          <w:rFonts w:ascii="Times New Roman" w:eastAsia="Times New Roman" w:hAnsi="Times New Roman" w:cs="Times New Roman"/>
          <w:sz w:val="24"/>
          <w:szCs w:val="24"/>
        </w:rPr>
        <w:t>A change in</w:t>
      </w:r>
      <w:r w:rsidR="2B3029E2" w:rsidRPr="7B69E434">
        <w:rPr>
          <w:rFonts w:ascii="Times New Roman" w:eastAsia="Times New Roman" w:hAnsi="Times New Roman" w:cs="Times New Roman"/>
          <w:sz w:val="24"/>
          <w:szCs w:val="24"/>
        </w:rPr>
        <w:t xml:space="preserve"> analog</w:t>
      </w:r>
      <w:r w:rsidR="65521BEA" w:rsidRPr="7B69E434">
        <w:rPr>
          <w:rFonts w:ascii="Times New Roman" w:eastAsia="Times New Roman" w:hAnsi="Times New Roman" w:cs="Times New Roman"/>
          <w:sz w:val="24"/>
          <w:szCs w:val="24"/>
        </w:rPr>
        <w:t xml:space="preserve"> input voltage</w:t>
      </w:r>
      <w:r w:rsidR="06863A96" w:rsidRPr="7B69E434">
        <w:rPr>
          <w:rFonts w:ascii="Times New Roman" w:eastAsia="Times New Roman" w:hAnsi="Times New Roman" w:cs="Times New Roman"/>
          <w:sz w:val="24"/>
          <w:szCs w:val="24"/>
        </w:rPr>
        <w:t>,</w:t>
      </w:r>
      <w:r w:rsidR="65521BEA" w:rsidRPr="7B69E434">
        <w:rPr>
          <w:rFonts w:ascii="Times New Roman" w:eastAsia="Times New Roman" w:hAnsi="Times New Roman" w:cs="Times New Roman"/>
          <w:sz w:val="24"/>
          <w:szCs w:val="24"/>
        </w:rPr>
        <w:t xml:space="preserve"> given by the equation above</w:t>
      </w:r>
      <w:r w:rsidR="4189E18E" w:rsidRPr="7B69E434">
        <w:rPr>
          <w:rFonts w:ascii="Times New Roman" w:eastAsia="Times New Roman" w:hAnsi="Times New Roman" w:cs="Times New Roman"/>
          <w:sz w:val="24"/>
          <w:szCs w:val="24"/>
        </w:rPr>
        <w:t>,</w:t>
      </w:r>
      <w:r w:rsidR="65521BEA" w:rsidRPr="7B69E4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7B69E434">
        <w:rPr>
          <w:rFonts w:ascii="Times New Roman" w:eastAsia="Times New Roman" w:hAnsi="Times New Roman" w:cs="Times New Roman"/>
          <w:sz w:val="24"/>
          <w:szCs w:val="24"/>
        </w:rPr>
        <w:t>will</w:t>
      </w:r>
      <w:r w:rsidR="2DB8F4E5" w:rsidRPr="7B69E434">
        <w:rPr>
          <w:rFonts w:ascii="Times New Roman" w:eastAsia="Times New Roman" w:hAnsi="Times New Roman" w:cs="Times New Roman"/>
          <w:sz w:val="24"/>
          <w:szCs w:val="24"/>
        </w:rPr>
        <w:t xml:space="preserve"> create a </w:t>
      </w:r>
      <w:r w:rsidR="28CC16D0" w:rsidRPr="7B69E434">
        <w:rPr>
          <w:rFonts w:ascii="Times New Roman" w:eastAsia="Times New Roman" w:hAnsi="Times New Roman" w:cs="Times New Roman"/>
          <w:sz w:val="24"/>
          <w:szCs w:val="24"/>
        </w:rPr>
        <w:t>change</w:t>
      </w:r>
      <w:r w:rsidR="18999364" w:rsidRPr="7B69E434">
        <w:rPr>
          <w:rFonts w:ascii="Times New Roman" w:eastAsia="Times New Roman" w:hAnsi="Times New Roman" w:cs="Times New Roman"/>
          <w:sz w:val="24"/>
          <w:szCs w:val="24"/>
        </w:rPr>
        <w:t xml:space="preserve"> in</w:t>
      </w:r>
      <w:r w:rsidR="28CC16D0" w:rsidRPr="7B69E434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="43F227A9" w:rsidRPr="7B69E434">
        <w:rPr>
          <w:rFonts w:ascii="Times New Roman" w:eastAsia="Times New Roman" w:hAnsi="Times New Roman" w:cs="Times New Roman"/>
          <w:sz w:val="24"/>
          <w:szCs w:val="24"/>
        </w:rPr>
        <w:t xml:space="preserve">digital </w:t>
      </w:r>
      <w:r w:rsidR="28CC16D0" w:rsidRPr="7B69E434">
        <w:rPr>
          <w:rFonts w:ascii="Times New Roman" w:eastAsia="Times New Roman" w:hAnsi="Times New Roman" w:cs="Times New Roman"/>
          <w:sz w:val="24"/>
          <w:szCs w:val="24"/>
        </w:rPr>
        <w:t xml:space="preserve">output voltage </w:t>
      </w:r>
      <w:r w:rsidRPr="7B69E434">
        <w:rPr>
          <w:rFonts w:ascii="Times New Roman" w:eastAsia="Times New Roman" w:hAnsi="Times New Roman" w:cs="Times New Roman"/>
          <w:sz w:val="24"/>
          <w:szCs w:val="24"/>
        </w:rPr>
        <w:t>by</w:t>
      </w:r>
      <w:r w:rsidR="0A32796B" w:rsidRPr="7B69E434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D448A2C" w14:textId="77777777" w:rsidR="2D80B77A" w:rsidRDefault="182CFD63" w:rsidP="7B69E434">
      <w:pPr>
        <w:rPr>
          <w:rFonts w:ascii="Times New Roman" w:eastAsia="Times New Roman" w:hAnsi="Times New Roman" w:cs="Times New Roman"/>
          <w:sz w:val="24"/>
          <w:szCs w:val="24"/>
        </w:rPr>
      </w:pPr>
      <w:r w:rsidRPr="7B69E4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2D80B77A"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distinguishable outputs</m:t>
            </m:r>
          </m:den>
        </m:f>
      </m:oMath>
    </w:p>
    <w:p w14:paraId="7975A341" w14:textId="77777777" w:rsidR="2D80B77A" w:rsidRDefault="2D80B77A" w:rsidP="7B69E43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04FCC2" w14:textId="77777777" w:rsidR="2D80B77A" w:rsidRDefault="21689DD1" w:rsidP="7B69E434">
      <w:pPr>
        <w:pStyle w:val="ListParagraph"/>
        <w:numPr>
          <w:ilvl w:val="1"/>
          <w:numId w:val="32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B69E434">
        <w:rPr>
          <w:rFonts w:ascii="Times New Roman" w:eastAsia="Times New Roman" w:hAnsi="Times New Roman" w:cs="Times New Roman"/>
          <w:b/>
          <w:bCs/>
          <w:sz w:val="24"/>
          <w:szCs w:val="24"/>
        </w:rPr>
        <w:t>Pulse Width Modulation (PWM)</w:t>
      </w:r>
    </w:p>
    <w:p w14:paraId="276179F7" w14:textId="77777777" w:rsidR="2D80B77A" w:rsidRDefault="5FC08247" w:rsidP="7B69E434">
      <w:pPr>
        <w:rPr>
          <w:rFonts w:ascii="Times New Roman" w:eastAsia="Times New Roman" w:hAnsi="Times New Roman" w:cs="Times New Roman"/>
          <w:sz w:val="24"/>
          <w:szCs w:val="24"/>
        </w:rPr>
      </w:pPr>
      <w:r w:rsidRPr="7B69E434">
        <w:rPr>
          <w:rFonts w:ascii="Times New Roman" w:eastAsia="Times New Roman" w:hAnsi="Times New Roman" w:cs="Times New Roman"/>
          <w:sz w:val="24"/>
          <w:szCs w:val="24"/>
        </w:rPr>
        <w:t>PWM is a train of continuous pulses, where the start of each pulse is separated by a constant time.</w:t>
      </w:r>
      <w:r w:rsidR="26FD6F84" w:rsidRPr="7B69E4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8C206F1" w:rsidRPr="7B69E434">
        <w:rPr>
          <w:rFonts w:ascii="Times New Roman" w:eastAsia="Times New Roman" w:hAnsi="Times New Roman" w:cs="Times New Roman"/>
          <w:sz w:val="24"/>
          <w:szCs w:val="24"/>
        </w:rPr>
        <w:t xml:space="preserve">The time it takes for each pulse is defined as the period (T) of the </w:t>
      </w:r>
      <w:r w:rsidR="38AAC5D4" w:rsidRPr="7B69E434">
        <w:rPr>
          <w:rFonts w:ascii="Times New Roman" w:eastAsia="Times New Roman" w:hAnsi="Times New Roman" w:cs="Times New Roman"/>
          <w:sz w:val="24"/>
          <w:szCs w:val="24"/>
        </w:rPr>
        <w:t>waveform and</w:t>
      </w:r>
      <w:r w:rsidR="08C206F1" w:rsidRPr="7B69E434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="00C79773" w:rsidRPr="7B69E434">
        <w:rPr>
          <w:rFonts w:ascii="Times New Roman" w:eastAsia="Times New Roman" w:hAnsi="Times New Roman" w:cs="Times New Roman"/>
          <w:sz w:val="24"/>
          <w:szCs w:val="24"/>
        </w:rPr>
        <w:t>inversely</w:t>
      </w:r>
      <w:r w:rsidR="08C206F1" w:rsidRPr="7B69E434">
        <w:rPr>
          <w:rFonts w:ascii="Times New Roman" w:eastAsia="Times New Roman" w:hAnsi="Times New Roman" w:cs="Times New Roman"/>
          <w:sz w:val="24"/>
          <w:szCs w:val="24"/>
        </w:rPr>
        <w:t xml:space="preserve"> proportional to the frequency (f).</w:t>
      </w:r>
    </w:p>
    <w:p w14:paraId="6190CA40" w14:textId="77777777" w:rsidR="2D80B77A" w:rsidRDefault="2D80B77A" w:rsidP="009CDC0B">
      <w:pPr>
        <w:ind w:firstLine="720"/>
      </w:pPr>
      <m:oMathPara>
        <m:oMath>
          <m:r>
            <w:rPr>
              <w:rFonts w:ascii="Cambria Math" w:hAnsi="Cambria Math"/>
            </w:rPr>
            <m:t>T = 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</m:oMath>
      </m:oMathPara>
    </w:p>
    <w:p w14:paraId="0AABEB12" w14:textId="77777777" w:rsidR="2D80B77A" w:rsidRDefault="012E9415" w:rsidP="7B69E434">
      <w:pPr>
        <w:rPr>
          <w:rFonts w:ascii="Times New Roman" w:eastAsia="Times New Roman" w:hAnsi="Times New Roman" w:cs="Times New Roman"/>
          <w:sz w:val="24"/>
          <w:szCs w:val="24"/>
        </w:rPr>
      </w:pPr>
      <w:r w:rsidRPr="7B69E434">
        <w:rPr>
          <w:rFonts w:ascii="Times New Roman" w:eastAsia="Times New Roman" w:hAnsi="Times New Roman" w:cs="Times New Roman"/>
          <w:sz w:val="24"/>
          <w:szCs w:val="24"/>
        </w:rPr>
        <w:t xml:space="preserve">The duty cycle is the relationship between the time on and time </w:t>
      </w:r>
      <w:r w:rsidR="280F992A" w:rsidRPr="7B69E434">
        <w:rPr>
          <w:rFonts w:ascii="Times New Roman" w:eastAsia="Times New Roman" w:hAnsi="Times New Roman" w:cs="Times New Roman"/>
          <w:sz w:val="24"/>
          <w:szCs w:val="24"/>
        </w:rPr>
        <w:t>off</w:t>
      </w:r>
    </w:p>
    <w:p w14:paraId="0065C1A6" w14:textId="77777777" w:rsidR="2D80B77A" w:rsidRDefault="2D80B77A" w:rsidP="009CDC0B">
      <w:pPr>
        <w:ind w:firstLine="720"/>
      </w:pPr>
      <m:oMathPara>
        <m:oMath>
          <m:r>
            <w:rPr>
              <w:rFonts w:ascii="Cambria Math" w:hAnsi="Cambria Math"/>
            </w:rPr>
            <w:lastRenderedPageBreak/>
            <m:t>D= 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on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on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off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on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</m:oMath>
      </m:oMathPara>
    </w:p>
    <w:p w14:paraId="5AC2A1F1" w14:textId="77777777" w:rsidR="2D80B77A" w:rsidRDefault="0E4A7F2B" w:rsidP="7B69E434">
      <w:pPr>
        <w:rPr>
          <w:rFonts w:ascii="Times New Roman" w:eastAsia="Times New Roman" w:hAnsi="Times New Roman" w:cs="Times New Roman"/>
          <w:sz w:val="24"/>
          <w:szCs w:val="24"/>
        </w:rPr>
      </w:pPr>
      <w:r w:rsidRPr="7B69E434">
        <w:rPr>
          <w:rFonts w:ascii="Times New Roman" w:eastAsia="Times New Roman" w:hAnsi="Times New Roman" w:cs="Times New Roman"/>
          <w:sz w:val="24"/>
          <w:szCs w:val="24"/>
        </w:rPr>
        <w:t xml:space="preserve">With the output waveform of the PWM being a square wave, the voltage output of the </w:t>
      </w:r>
      <w:r w:rsidR="6CCC780A" w:rsidRPr="7B69E434">
        <w:rPr>
          <w:rFonts w:ascii="Times New Roman" w:eastAsia="Times New Roman" w:hAnsi="Times New Roman" w:cs="Times New Roman"/>
          <w:sz w:val="24"/>
          <w:szCs w:val="24"/>
        </w:rPr>
        <w:t xml:space="preserve">PWM </w:t>
      </w:r>
      <w:r w:rsidRPr="7B69E434">
        <w:rPr>
          <w:rFonts w:ascii="Times New Roman" w:eastAsia="Times New Roman" w:hAnsi="Times New Roman" w:cs="Times New Roman"/>
          <w:sz w:val="24"/>
          <w:szCs w:val="24"/>
        </w:rPr>
        <w:t>will be equal to the average voltage.</w:t>
      </w:r>
    </w:p>
    <w:p w14:paraId="77CB93EF" w14:textId="77777777" w:rsidR="2D80B77A" w:rsidRDefault="00DD62D9" w:rsidP="009CDC0B">
      <w:pPr>
        <w:ind w:firstLine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⋅D</m:t>
          </m:r>
        </m:oMath>
      </m:oMathPara>
    </w:p>
    <w:p w14:paraId="57F729F0" w14:textId="77777777" w:rsidR="2D80B77A" w:rsidRDefault="2D80B77A" w:rsidP="7B69E43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4010CE9A" w14:textId="77777777" w:rsidR="2D80B77A" w:rsidRDefault="72145ED4" w:rsidP="7B69E43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6B0B55F" wp14:editId="542ACF2F">
            <wp:extent cx="4481317" cy="1901954"/>
            <wp:effectExtent l="0" t="0" r="0" b="0"/>
            <wp:docPr id="1170333991" name="Picture 1170333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1317" cy="190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2D1CB" w14:textId="77777777" w:rsidR="2D80B77A" w:rsidRDefault="31D47D82" w:rsidP="7B69E434">
      <w:pPr>
        <w:rPr>
          <w:rFonts w:ascii="Times New Roman" w:eastAsia="Times New Roman" w:hAnsi="Times New Roman" w:cs="Times New Roman"/>
          <w:sz w:val="24"/>
          <w:szCs w:val="24"/>
        </w:rPr>
      </w:pPr>
      <w:r w:rsidRPr="7B69E434">
        <w:rPr>
          <w:rFonts w:ascii="Times New Roman" w:eastAsia="Times New Roman" w:hAnsi="Times New Roman" w:cs="Times New Roman"/>
          <w:sz w:val="24"/>
          <w:szCs w:val="24"/>
        </w:rPr>
        <w:t>It should be noted that t</w:t>
      </w:r>
      <w:r w:rsidR="39C6F294" w:rsidRPr="7B69E434">
        <w:rPr>
          <w:rFonts w:ascii="Times New Roman" w:eastAsia="Times New Roman" w:hAnsi="Times New Roman" w:cs="Times New Roman"/>
          <w:sz w:val="24"/>
          <w:szCs w:val="24"/>
        </w:rPr>
        <w:t xml:space="preserve">he </w:t>
      </w:r>
      <w:r w:rsidR="43E8D967" w:rsidRPr="7B69E434">
        <w:rPr>
          <w:rFonts w:ascii="Times New Roman" w:eastAsia="Times New Roman" w:hAnsi="Times New Roman" w:cs="Times New Roman"/>
          <w:sz w:val="24"/>
          <w:szCs w:val="24"/>
        </w:rPr>
        <w:t xml:space="preserve">KL25Z </w:t>
      </w:r>
      <w:r w:rsidR="39C6F294" w:rsidRPr="7B69E434">
        <w:rPr>
          <w:rFonts w:ascii="Times New Roman" w:eastAsia="Times New Roman" w:hAnsi="Times New Roman" w:cs="Times New Roman"/>
          <w:sz w:val="24"/>
          <w:szCs w:val="24"/>
        </w:rPr>
        <w:t>microcontroller</w:t>
      </w:r>
      <w:r w:rsidR="2ADDB4F2" w:rsidRPr="7B69E434">
        <w:rPr>
          <w:rFonts w:ascii="Times New Roman" w:eastAsia="Times New Roman" w:hAnsi="Times New Roman" w:cs="Times New Roman"/>
          <w:sz w:val="24"/>
          <w:szCs w:val="24"/>
        </w:rPr>
        <w:t>’s</w:t>
      </w:r>
      <w:r w:rsidR="39C6F294" w:rsidRPr="7B69E434">
        <w:rPr>
          <w:rFonts w:ascii="Times New Roman" w:eastAsia="Times New Roman" w:hAnsi="Times New Roman" w:cs="Times New Roman"/>
          <w:sz w:val="24"/>
          <w:szCs w:val="24"/>
        </w:rPr>
        <w:t xml:space="preserve"> 16-bit ADC can operate at frequencie</w:t>
      </w:r>
      <w:r w:rsidR="1C99830F" w:rsidRPr="7B69E434">
        <w:rPr>
          <w:rFonts w:ascii="Times New Roman" w:eastAsia="Times New Roman" w:hAnsi="Times New Roman" w:cs="Times New Roman"/>
          <w:sz w:val="24"/>
          <w:szCs w:val="24"/>
        </w:rPr>
        <w:t>s of 2 to 12 MHz</w:t>
      </w:r>
      <w:r w:rsidR="654E67D6" w:rsidRPr="7B69E434">
        <w:rPr>
          <w:rFonts w:ascii="Times New Roman" w:eastAsia="Times New Roman" w:hAnsi="Times New Roman" w:cs="Times New Roman"/>
          <w:sz w:val="24"/>
          <w:szCs w:val="24"/>
        </w:rPr>
        <w:t xml:space="preserve"> or up to 83.33 ns</w:t>
      </w:r>
      <w:r w:rsidR="1C99830F" w:rsidRPr="7B69E434">
        <w:rPr>
          <w:rFonts w:ascii="Times New Roman" w:eastAsia="Times New Roman" w:hAnsi="Times New Roman" w:cs="Times New Roman"/>
          <w:sz w:val="24"/>
          <w:szCs w:val="24"/>
        </w:rPr>
        <w:t>. W</w:t>
      </w:r>
      <w:r w:rsidR="70B1A5B7" w:rsidRPr="7B69E434">
        <w:rPr>
          <w:rFonts w:ascii="Times New Roman" w:eastAsia="Times New Roman" w:hAnsi="Times New Roman" w:cs="Times New Roman"/>
          <w:sz w:val="24"/>
          <w:szCs w:val="24"/>
        </w:rPr>
        <w:t>h</w:t>
      </w:r>
      <w:r w:rsidR="1C99830F" w:rsidRPr="7B69E434">
        <w:rPr>
          <w:rFonts w:ascii="Times New Roman" w:eastAsia="Times New Roman" w:hAnsi="Times New Roman" w:cs="Times New Roman"/>
          <w:sz w:val="24"/>
          <w:szCs w:val="24"/>
        </w:rPr>
        <w:t>ile the</w:t>
      </w:r>
      <w:r w:rsidR="64654AA5" w:rsidRPr="7B69E434">
        <w:rPr>
          <w:rFonts w:ascii="Times New Roman" w:eastAsia="Times New Roman" w:hAnsi="Times New Roman" w:cs="Times New Roman"/>
          <w:sz w:val="24"/>
          <w:szCs w:val="24"/>
        </w:rPr>
        <w:t xml:space="preserve"> GPIO </w:t>
      </w:r>
      <w:r w:rsidR="68A57867" w:rsidRPr="7B69E434">
        <w:rPr>
          <w:rFonts w:ascii="Times New Roman" w:eastAsia="Times New Roman" w:hAnsi="Times New Roman" w:cs="Times New Roman"/>
          <w:sz w:val="24"/>
          <w:szCs w:val="24"/>
        </w:rPr>
        <w:t xml:space="preserve">can operate at </w:t>
      </w:r>
      <w:r w:rsidR="3A91E091" w:rsidRPr="7B69E434">
        <w:rPr>
          <w:rFonts w:ascii="Times New Roman" w:eastAsia="Times New Roman" w:hAnsi="Times New Roman" w:cs="Times New Roman"/>
          <w:sz w:val="24"/>
          <w:szCs w:val="24"/>
        </w:rPr>
        <w:t xml:space="preserve">up to </w:t>
      </w:r>
      <w:r w:rsidR="040637F3" w:rsidRPr="7B69E434">
        <w:rPr>
          <w:rFonts w:ascii="Times New Roman" w:eastAsia="Times New Roman" w:hAnsi="Times New Roman" w:cs="Times New Roman"/>
          <w:sz w:val="24"/>
          <w:szCs w:val="24"/>
        </w:rPr>
        <w:t>62.5 MHz or 16 ns.</w:t>
      </w:r>
    </w:p>
    <w:p w14:paraId="35C74F82" w14:textId="77777777" w:rsidR="2D80B77A" w:rsidRDefault="2D80B77A" w:rsidP="7B69E43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42043F" w14:textId="77777777" w:rsidR="2D80B77A" w:rsidRDefault="20E224DD" w:rsidP="7B69E434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7B69E43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DC/DC Converter</w:t>
      </w:r>
    </w:p>
    <w:p w14:paraId="11A9AC72" w14:textId="77777777" w:rsidR="2D80B77A" w:rsidRDefault="093BA06E" w:rsidP="7B69E434">
      <w:pPr>
        <w:rPr>
          <w:rFonts w:ascii="Times New Roman" w:eastAsia="Times New Roman" w:hAnsi="Times New Roman" w:cs="Times New Roman"/>
          <w:sz w:val="24"/>
          <w:szCs w:val="24"/>
        </w:rPr>
      </w:pPr>
      <w:r w:rsidRPr="7B69E434">
        <w:rPr>
          <w:rFonts w:ascii="Times New Roman" w:eastAsia="Times New Roman" w:hAnsi="Times New Roman" w:cs="Times New Roman"/>
          <w:sz w:val="24"/>
          <w:szCs w:val="24"/>
        </w:rPr>
        <w:t>To</w:t>
      </w:r>
      <w:r w:rsidR="38930AAA" w:rsidRPr="7B69E434">
        <w:rPr>
          <w:rFonts w:ascii="Times New Roman" w:eastAsia="Times New Roman" w:hAnsi="Times New Roman" w:cs="Times New Roman"/>
          <w:sz w:val="24"/>
          <w:szCs w:val="24"/>
        </w:rPr>
        <w:t xml:space="preserve"> generate</w:t>
      </w:r>
      <w:r w:rsidR="0F62D770" w:rsidRPr="7B69E434">
        <w:rPr>
          <w:rFonts w:ascii="Times New Roman" w:eastAsia="Times New Roman" w:hAnsi="Times New Roman" w:cs="Times New Roman"/>
          <w:sz w:val="24"/>
          <w:szCs w:val="24"/>
        </w:rPr>
        <w:t xml:space="preserve"> and control</w:t>
      </w:r>
      <w:r w:rsidR="38930AAA" w:rsidRPr="7B69E434">
        <w:rPr>
          <w:rFonts w:ascii="Times New Roman" w:eastAsia="Times New Roman" w:hAnsi="Times New Roman" w:cs="Times New Roman"/>
          <w:sz w:val="24"/>
          <w:szCs w:val="24"/>
        </w:rPr>
        <w:t xml:space="preserve"> voltage for the DC motor </w:t>
      </w:r>
      <w:r w:rsidR="53A33062" w:rsidRPr="7B69E434">
        <w:rPr>
          <w:rFonts w:ascii="Times New Roman" w:eastAsia="Times New Roman" w:hAnsi="Times New Roman" w:cs="Times New Roman"/>
          <w:sz w:val="24"/>
          <w:szCs w:val="24"/>
        </w:rPr>
        <w:t>a</w:t>
      </w:r>
      <w:r w:rsidR="38930AAA" w:rsidRPr="7B69E4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53A33062" w:rsidRPr="7B69E434">
        <w:rPr>
          <w:rFonts w:ascii="Times New Roman" w:eastAsia="Times New Roman" w:hAnsi="Times New Roman" w:cs="Times New Roman"/>
          <w:sz w:val="24"/>
          <w:szCs w:val="24"/>
        </w:rPr>
        <w:t xml:space="preserve">DC/DC converter will be utilized. </w:t>
      </w:r>
      <w:r w:rsidR="3BFCA523" w:rsidRPr="7B69E434">
        <w:rPr>
          <w:rFonts w:ascii="Times New Roman" w:eastAsia="Times New Roman" w:hAnsi="Times New Roman" w:cs="Times New Roman"/>
          <w:sz w:val="24"/>
          <w:szCs w:val="24"/>
        </w:rPr>
        <w:t xml:space="preserve">The motor’s speed is linearly proportional to the </w:t>
      </w:r>
      <w:r w:rsidR="4C92E573" w:rsidRPr="7B69E434">
        <w:rPr>
          <w:rFonts w:ascii="Times New Roman" w:eastAsia="Times New Roman" w:hAnsi="Times New Roman" w:cs="Times New Roman"/>
          <w:sz w:val="24"/>
          <w:szCs w:val="24"/>
        </w:rPr>
        <w:t>voltage, so the voltage needs to be as accurate as possible</w:t>
      </w:r>
      <w:r w:rsidR="3BFCA523" w:rsidRPr="7B69E4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B9E6005" w:rsidRPr="7B69E434">
        <w:rPr>
          <w:rFonts w:ascii="Times New Roman" w:eastAsia="Times New Roman" w:hAnsi="Times New Roman" w:cs="Times New Roman"/>
          <w:sz w:val="24"/>
          <w:szCs w:val="24"/>
        </w:rPr>
        <w:t xml:space="preserve">Using the PWM signal </w:t>
      </w:r>
      <w:r w:rsidR="02FD7B87" w:rsidRPr="7B69E434">
        <w:rPr>
          <w:rFonts w:ascii="Times New Roman" w:eastAsia="Times New Roman" w:hAnsi="Times New Roman" w:cs="Times New Roman"/>
          <w:sz w:val="24"/>
          <w:szCs w:val="24"/>
        </w:rPr>
        <w:t xml:space="preserve">from the microcontroller </w:t>
      </w:r>
      <w:r w:rsidR="0B9E6005" w:rsidRPr="7B69E434">
        <w:rPr>
          <w:rFonts w:ascii="Times New Roman" w:eastAsia="Times New Roman" w:hAnsi="Times New Roman" w:cs="Times New Roman"/>
          <w:sz w:val="24"/>
          <w:szCs w:val="24"/>
        </w:rPr>
        <w:t xml:space="preserve">and a </w:t>
      </w:r>
      <w:r w:rsidR="0331FB0E" w:rsidRPr="7B69E434">
        <w:rPr>
          <w:rFonts w:ascii="Times New Roman" w:eastAsia="Times New Roman" w:hAnsi="Times New Roman" w:cs="Times New Roman"/>
          <w:sz w:val="24"/>
          <w:szCs w:val="24"/>
        </w:rPr>
        <w:t xml:space="preserve">switch, a </w:t>
      </w:r>
      <w:r w:rsidR="0B9E6005" w:rsidRPr="7B69E434">
        <w:rPr>
          <w:rFonts w:ascii="Times New Roman" w:eastAsia="Times New Roman" w:hAnsi="Times New Roman" w:cs="Times New Roman"/>
          <w:sz w:val="24"/>
          <w:szCs w:val="24"/>
        </w:rPr>
        <w:t xml:space="preserve">desired voltage can be created to control the motor </w:t>
      </w:r>
      <w:r w:rsidR="241A7860" w:rsidRPr="7B69E434">
        <w:rPr>
          <w:rFonts w:ascii="Times New Roman" w:eastAsia="Times New Roman" w:hAnsi="Times New Roman" w:cs="Times New Roman"/>
          <w:sz w:val="24"/>
          <w:szCs w:val="24"/>
        </w:rPr>
        <w:t xml:space="preserve">speed. </w:t>
      </w:r>
      <w:r w:rsidR="0036C5DE" w:rsidRPr="7B69E434">
        <w:rPr>
          <w:rFonts w:ascii="Times New Roman" w:eastAsia="Times New Roman" w:hAnsi="Times New Roman" w:cs="Times New Roman"/>
          <w:sz w:val="24"/>
          <w:szCs w:val="24"/>
        </w:rPr>
        <w:t>The desired DC signal needs to filter out the lower</w:t>
      </w:r>
      <w:r w:rsidR="2737562F" w:rsidRPr="7B69E4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2452545D" w:rsidRPr="7B69E434">
        <w:rPr>
          <w:rFonts w:ascii="Times New Roman" w:eastAsia="Times New Roman" w:hAnsi="Times New Roman" w:cs="Times New Roman"/>
          <w:sz w:val="24"/>
          <w:szCs w:val="24"/>
        </w:rPr>
        <w:t>fundamental frequencies and h</w:t>
      </w:r>
      <w:r w:rsidR="102D8EE4" w:rsidRPr="7B69E434">
        <w:rPr>
          <w:rFonts w:ascii="Times New Roman" w:eastAsia="Times New Roman" w:hAnsi="Times New Roman" w:cs="Times New Roman"/>
          <w:sz w:val="24"/>
          <w:szCs w:val="24"/>
        </w:rPr>
        <w:t>armonic</w:t>
      </w:r>
      <w:r w:rsidR="29406E75" w:rsidRPr="7B69E434">
        <w:rPr>
          <w:rFonts w:ascii="Times New Roman" w:eastAsia="Times New Roman" w:hAnsi="Times New Roman" w:cs="Times New Roman"/>
          <w:sz w:val="24"/>
          <w:szCs w:val="24"/>
        </w:rPr>
        <w:t>s</w:t>
      </w:r>
      <w:r w:rsidR="05BC71B1" w:rsidRPr="7B69E43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4956CC" w14:textId="77777777" w:rsidR="2D80B77A" w:rsidRDefault="2C5B00E6" w:rsidP="009CDC0B">
      <w:pPr>
        <w:pStyle w:val="ListParagraph"/>
        <w:numPr>
          <w:ilvl w:val="1"/>
          <w:numId w:val="27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DC0B">
        <w:rPr>
          <w:rFonts w:ascii="Times New Roman" w:eastAsia="Times New Roman" w:hAnsi="Times New Roman" w:cs="Times New Roman"/>
          <w:b/>
          <w:bCs/>
          <w:sz w:val="24"/>
          <w:szCs w:val="24"/>
        </w:rPr>
        <w:t>L</w:t>
      </w:r>
      <w:r w:rsidR="55E69092" w:rsidRPr="009CDC0B">
        <w:rPr>
          <w:rFonts w:ascii="Times New Roman" w:eastAsia="Times New Roman" w:hAnsi="Times New Roman" w:cs="Times New Roman"/>
          <w:b/>
          <w:bCs/>
          <w:sz w:val="24"/>
          <w:szCs w:val="24"/>
        </w:rPr>
        <w:t>ow-Side</w:t>
      </w:r>
      <w:r w:rsidRPr="009CDC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Gate Drive</w:t>
      </w:r>
      <w:r w:rsidR="696603EC" w:rsidRPr="009CDC0B">
        <w:rPr>
          <w:rFonts w:ascii="Times New Roman" w:eastAsia="Times New Roman" w:hAnsi="Times New Roman" w:cs="Times New Roman"/>
          <w:b/>
          <w:bCs/>
          <w:sz w:val="24"/>
          <w:szCs w:val="24"/>
        </w:rPr>
        <w:t>r</w:t>
      </w:r>
    </w:p>
    <w:p w14:paraId="5993B197" w14:textId="77777777" w:rsidR="5996F159" w:rsidRDefault="5996F159" w:rsidP="009CDC0B">
      <w:pPr>
        <w:rPr>
          <w:rFonts w:ascii="Times New Roman" w:eastAsia="Times New Roman" w:hAnsi="Times New Roman" w:cs="Times New Roman"/>
          <w:sz w:val="24"/>
          <w:szCs w:val="24"/>
        </w:rPr>
      </w:pPr>
      <w:r w:rsidRPr="009CDC0B">
        <w:rPr>
          <w:rFonts w:ascii="Times New Roman" w:eastAsia="Times New Roman" w:hAnsi="Times New Roman" w:cs="Times New Roman"/>
          <w:sz w:val="24"/>
          <w:szCs w:val="24"/>
        </w:rPr>
        <w:t>One inverting, one non-inverting = flipped waveform.</w:t>
      </w:r>
    </w:p>
    <w:p w14:paraId="1210D3C3" w14:textId="77777777" w:rsidR="009CDC0B" w:rsidRDefault="009CDC0B" w:rsidP="009CDC0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989484" w14:textId="77777777" w:rsidR="2C5B00E6" w:rsidRDefault="2C5B00E6" w:rsidP="009CDC0B">
      <w:pPr>
        <w:pStyle w:val="ListParagraph"/>
        <w:numPr>
          <w:ilvl w:val="1"/>
          <w:numId w:val="2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CDC0B">
        <w:rPr>
          <w:rFonts w:ascii="Times New Roman" w:eastAsia="Times New Roman" w:hAnsi="Times New Roman" w:cs="Times New Roman"/>
          <w:b/>
          <w:bCs/>
          <w:sz w:val="24"/>
          <w:szCs w:val="24"/>
        </w:rPr>
        <w:t>MOSFET</w:t>
      </w:r>
    </w:p>
    <w:p w14:paraId="3A865A07" w14:textId="77777777" w:rsidR="2D80B77A" w:rsidRDefault="14E03DC2" w:rsidP="7B69E434">
      <w:pPr>
        <w:rPr>
          <w:rFonts w:ascii="Times New Roman" w:eastAsia="Times New Roman" w:hAnsi="Times New Roman" w:cs="Times New Roman"/>
          <w:sz w:val="24"/>
          <w:szCs w:val="24"/>
        </w:rPr>
      </w:pPr>
      <w:r w:rsidRPr="7B69E434">
        <w:rPr>
          <w:rFonts w:ascii="Times New Roman" w:eastAsia="Times New Roman" w:hAnsi="Times New Roman" w:cs="Times New Roman"/>
          <w:sz w:val="24"/>
          <w:szCs w:val="24"/>
        </w:rPr>
        <w:t xml:space="preserve">An N-channel MOSFET will be utilized as the switch for the converter. </w:t>
      </w:r>
      <w:r w:rsidR="03DA1553" w:rsidRPr="7B69E434">
        <w:rPr>
          <w:rFonts w:ascii="Times New Roman" w:eastAsia="Times New Roman" w:hAnsi="Times New Roman" w:cs="Times New Roman"/>
          <w:sz w:val="24"/>
          <w:szCs w:val="24"/>
        </w:rPr>
        <w:t xml:space="preserve">A MOSFET has </w:t>
      </w:r>
      <w:r w:rsidR="6C59B737" w:rsidRPr="7B69E434">
        <w:rPr>
          <w:rFonts w:ascii="Times New Roman" w:eastAsia="Times New Roman" w:hAnsi="Times New Roman" w:cs="Times New Roman"/>
          <w:sz w:val="24"/>
          <w:szCs w:val="24"/>
        </w:rPr>
        <w:t>a</w:t>
      </w:r>
      <w:r w:rsidR="03DA1553" w:rsidRPr="7B69E4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242E223D" w:rsidRPr="7B69E434">
        <w:rPr>
          <w:rFonts w:ascii="Times New Roman" w:eastAsia="Times New Roman" w:hAnsi="Times New Roman" w:cs="Times New Roman"/>
          <w:sz w:val="24"/>
          <w:szCs w:val="24"/>
        </w:rPr>
        <w:t>g</w:t>
      </w:r>
      <w:r w:rsidR="03DA1553" w:rsidRPr="7B69E434">
        <w:rPr>
          <w:rFonts w:ascii="Times New Roman" w:eastAsia="Times New Roman" w:hAnsi="Times New Roman" w:cs="Times New Roman"/>
          <w:sz w:val="24"/>
          <w:szCs w:val="24"/>
        </w:rPr>
        <w:t xml:space="preserve">ate, source, drain, and body. </w:t>
      </w:r>
      <w:r w:rsidR="5319576A" w:rsidRPr="7B69E434">
        <w:rPr>
          <w:rFonts w:ascii="Times New Roman" w:eastAsia="Times New Roman" w:hAnsi="Times New Roman" w:cs="Times New Roman"/>
          <w:sz w:val="24"/>
          <w:szCs w:val="24"/>
        </w:rPr>
        <w:t xml:space="preserve">Typically, the source and body are internally connected. </w:t>
      </w:r>
      <w:r w:rsidR="26189E8E" w:rsidRPr="7B69E434">
        <w:rPr>
          <w:rFonts w:ascii="Times New Roman" w:eastAsia="Times New Roman" w:hAnsi="Times New Roman" w:cs="Times New Roman"/>
          <w:sz w:val="24"/>
          <w:szCs w:val="24"/>
        </w:rPr>
        <w:t xml:space="preserve">When </w:t>
      </w:r>
      <w:r w:rsidR="337D9E68" w:rsidRPr="7B69E43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="26189E8E" w:rsidRPr="7B69E434">
        <w:rPr>
          <w:rFonts w:ascii="Times New Roman" w:eastAsia="Times New Roman" w:hAnsi="Times New Roman" w:cs="Times New Roman"/>
          <w:sz w:val="24"/>
          <w:szCs w:val="24"/>
        </w:rPr>
        <w:t>voltage</w:t>
      </w:r>
      <w:r w:rsidR="7169374D" w:rsidRPr="7B69E434">
        <w:rPr>
          <w:rFonts w:ascii="Times New Roman" w:eastAsia="Times New Roman" w:hAnsi="Times New Roman" w:cs="Times New Roman"/>
          <w:sz w:val="24"/>
          <w:szCs w:val="24"/>
        </w:rPr>
        <w:t xml:space="preserve"> is applied </w:t>
      </w:r>
      <w:r w:rsidR="429D612E" w:rsidRPr="7B69E434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="7169374D" w:rsidRPr="7B69E434">
        <w:rPr>
          <w:rFonts w:ascii="Times New Roman" w:eastAsia="Times New Roman" w:hAnsi="Times New Roman" w:cs="Times New Roman"/>
          <w:sz w:val="24"/>
          <w:szCs w:val="24"/>
        </w:rPr>
        <w:t>the gate</w:t>
      </w:r>
      <w:r w:rsidR="16AC2C9C" w:rsidRPr="7B69E434">
        <w:rPr>
          <w:rFonts w:ascii="Times New Roman" w:eastAsia="Times New Roman" w:hAnsi="Times New Roman" w:cs="Times New Roman"/>
          <w:sz w:val="24"/>
          <w:szCs w:val="24"/>
        </w:rPr>
        <w:t>-</w:t>
      </w:r>
      <w:r w:rsidR="7169374D" w:rsidRPr="7B69E434">
        <w:rPr>
          <w:rFonts w:ascii="Times New Roman" w:eastAsia="Times New Roman" w:hAnsi="Times New Roman" w:cs="Times New Roman"/>
          <w:sz w:val="24"/>
          <w:szCs w:val="24"/>
        </w:rPr>
        <w:t>source</w:t>
      </w:r>
      <w:r w:rsidR="111F71D6" w:rsidRPr="7B69E43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GS</m:t>
            </m:r>
          </m:sub>
        </m:sSub>
      </m:oMath>
      <w:r w:rsidR="437DAEF9" w:rsidRPr="7B69E434">
        <w:rPr>
          <w:rFonts w:ascii="Times New Roman" w:eastAsia="Times New Roman" w:hAnsi="Times New Roman" w:cs="Times New Roman"/>
          <w:sz w:val="24"/>
          <w:szCs w:val="24"/>
        </w:rPr>
        <w:t>)</w:t>
      </w:r>
      <w:r w:rsidR="7169374D" w:rsidRPr="7B69E434">
        <w:rPr>
          <w:rFonts w:ascii="Times New Roman" w:eastAsia="Times New Roman" w:hAnsi="Times New Roman" w:cs="Times New Roman"/>
          <w:sz w:val="24"/>
          <w:szCs w:val="24"/>
        </w:rPr>
        <w:t>, and it</w:t>
      </w:r>
      <w:r w:rsidR="27E7EDAC" w:rsidRPr="7B69E434">
        <w:rPr>
          <w:rFonts w:ascii="Times New Roman" w:eastAsia="Times New Roman" w:hAnsi="Times New Roman" w:cs="Times New Roman"/>
          <w:sz w:val="24"/>
          <w:szCs w:val="24"/>
        </w:rPr>
        <w:t xml:space="preserve"> is higher than the threshold voltage</w:t>
      </w:r>
      <w:r w:rsidR="5F8CDD03" w:rsidRPr="7B69E43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th</m:t>
            </m:r>
          </m:sub>
        </m:sSub>
      </m:oMath>
      <w:r w:rsidR="218D0103" w:rsidRPr="7B69E434">
        <w:rPr>
          <w:rFonts w:ascii="Times New Roman" w:eastAsia="Times New Roman" w:hAnsi="Times New Roman" w:cs="Times New Roman"/>
          <w:sz w:val="24"/>
          <w:szCs w:val="24"/>
        </w:rPr>
        <w:t>)</w:t>
      </w:r>
      <w:r w:rsidR="0A873787" w:rsidRPr="7B69E4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5BBA4A54" w:rsidRPr="7B69E434">
        <w:rPr>
          <w:rFonts w:ascii="Times New Roman" w:eastAsia="Times New Roman" w:hAnsi="Times New Roman" w:cs="Times New Roman"/>
          <w:sz w:val="24"/>
          <w:szCs w:val="24"/>
        </w:rPr>
        <w:t>of the MOSFET</w:t>
      </w:r>
      <w:r w:rsidR="061B4AA7" w:rsidRPr="7B69E434">
        <w:rPr>
          <w:rFonts w:ascii="Times New Roman" w:eastAsia="Times New Roman" w:hAnsi="Times New Roman" w:cs="Times New Roman"/>
          <w:sz w:val="24"/>
          <w:szCs w:val="24"/>
        </w:rPr>
        <w:t>,</w:t>
      </w:r>
      <w:r w:rsidR="7F866682" w:rsidRPr="7B69E434">
        <w:rPr>
          <w:rFonts w:ascii="Times New Roman" w:eastAsia="Times New Roman" w:hAnsi="Times New Roman" w:cs="Times New Roman"/>
          <w:sz w:val="24"/>
          <w:szCs w:val="24"/>
        </w:rPr>
        <w:t xml:space="preserve"> current will flow</w:t>
      </w:r>
      <w:r w:rsidR="0017BB2A" w:rsidRPr="7B69E43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38A2B9" w14:textId="77777777" w:rsidR="2D80B77A" w:rsidRDefault="7164C002" w:rsidP="7B69E43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95B1778" wp14:editId="069FFE76">
            <wp:extent cx="1838347" cy="1777359"/>
            <wp:effectExtent l="0" t="0" r="0" b="0"/>
            <wp:docPr id="1405688647" name="Picture 1405688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61" t="2752" r="3896" b="3669"/>
                    <a:stretch>
                      <a:fillRect/>
                    </a:stretch>
                  </pic:blipFill>
                  <pic:spPr>
                    <a:xfrm>
                      <a:off x="0" y="0"/>
                      <a:ext cx="1838347" cy="177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7676D" w14:textId="77777777" w:rsidR="2D80B77A" w:rsidRDefault="11DA3EDD" w:rsidP="7B69E434">
      <w:pPr>
        <w:rPr>
          <w:rFonts w:ascii="Times New Roman" w:eastAsia="Times New Roman" w:hAnsi="Times New Roman" w:cs="Times New Roman"/>
          <w:sz w:val="24"/>
          <w:szCs w:val="24"/>
        </w:rPr>
      </w:pPr>
      <w:r w:rsidRPr="7B69E434">
        <w:rPr>
          <w:rFonts w:ascii="Times New Roman" w:eastAsia="Times New Roman" w:hAnsi="Times New Roman" w:cs="Times New Roman"/>
          <w:sz w:val="24"/>
          <w:szCs w:val="24"/>
        </w:rPr>
        <w:t>Drain current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7B69E434">
        <w:rPr>
          <w:rFonts w:ascii="Times New Roman" w:eastAsia="Times New Roman" w:hAnsi="Times New Roman" w:cs="Times New Roman"/>
          <w:sz w:val="24"/>
          <w:szCs w:val="24"/>
        </w:rPr>
        <w:t xml:space="preserve">) is </w:t>
      </w:r>
      <w:r w:rsidR="59F3AC1C" w:rsidRPr="7B69E434">
        <w:rPr>
          <w:rFonts w:ascii="Times New Roman" w:eastAsia="Times New Roman" w:hAnsi="Times New Roman" w:cs="Times New Roman"/>
          <w:sz w:val="24"/>
          <w:szCs w:val="24"/>
        </w:rPr>
        <w:t>dependent on the</w:t>
      </w:r>
      <w:r w:rsidR="38A81425" w:rsidRPr="7B69E4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2210026" w:rsidRPr="7B69E434">
        <w:rPr>
          <w:rFonts w:ascii="Times New Roman" w:eastAsia="Times New Roman" w:hAnsi="Times New Roman" w:cs="Times New Roman"/>
          <w:sz w:val="24"/>
          <w:szCs w:val="24"/>
        </w:rPr>
        <w:t>K value</w:t>
      </w:r>
      <w:r w:rsidR="52F23022" w:rsidRPr="7B69E434">
        <w:rPr>
          <w:rFonts w:ascii="Times New Roman" w:eastAsia="Times New Roman" w:hAnsi="Times New Roman" w:cs="Times New Roman"/>
          <w:sz w:val="24"/>
          <w:szCs w:val="24"/>
        </w:rPr>
        <w:t xml:space="preserve"> and voltage threshold</w:t>
      </w:r>
      <w:r w:rsidR="02210026" w:rsidRPr="7B69E434">
        <w:rPr>
          <w:rFonts w:ascii="Times New Roman" w:eastAsia="Times New Roman" w:hAnsi="Times New Roman" w:cs="Times New Roman"/>
          <w:sz w:val="24"/>
          <w:szCs w:val="24"/>
        </w:rPr>
        <w:t xml:space="preserve"> of the MOSFET and</w:t>
      </w:r>
      <w:r w:rsidR="7A1426B0" w:rsidRPr="7B69E434">
        <w:rPr>
          <w:rFonts w:ascii="Times New Roman" w:eastAsia="Times New Roman" w:hAnsi="Times New Roman" w:cs="Times New Roman"/>
          <w:sz w:val="24"/>
          <w:szCs w:val="24"/>
        </w:rPr>
        <w:t xml:space="preserve"> the</w:t>
      </w:r>
      <w:r w:rsidR="02210026" w:rsidRPr="7B69E434">
        <w:rPr>
          <w:rFonts w:ascii="Times New Roman" w:eastAsia="Times New Roman" w:hAnsi="Times New Roman" w:cs="Times New Roman"/>
          <w:sz w:val="24"/>
          <w:szCs w:val="24"/>
        </w:rPr>
        <w:t xml:space="preserve"> voltage</w:t>
      </w:r>
      <w:r w:rsidR="1B463DC4" w:rsidRPr="7B69E434">
        <w:rPr>
          <w:rFonts w:ascii="Times New Roman" w:eastAsia="Times New Roman" w:hAnsi="Times New Roman" w:cs="Times New Roman"/>
          <w:sz w:val="24"/>
          <w:szCs w:val="24"/>
        </w:rPr>
        <w:t>s</w:t>
      </w:r>
      <w:r w:rsidR="02210026" w:rsidRPr="7B69E434">
        <w:rPr>
          <w:rFonts w:ascii="Times New Roman" w:eastAsia="Times New Roman" w:hAnsi="Times New Roman" w:cs="Times New Roman"/>
          <w:sz w:val="24"/>
          <w:szCs w:val="24"/>
        </w:rPr>
        <w:t xml:space="preserve"> applied at the gate and drain.</w:t>
      </w:r>
      <w:r w:rsidR="74988D9C" w:rsidRPr="7B69E4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438E1F28" w:rsidRPr="7B69E434">
        <w:rPr>
          <w:rFonts w:ascii="Times New Roman" w:eastAsia="Times New Roman" w:hAnsi="Times New Roman" w:cs="Times New Roman"/>
          <w:sz w:val="24"/>
          <w:szCs w:val="24"/>
        </w:rPr>
        <w:t>It is also dependent on the</w:t>
      </w:r>
      <w:r w:rsidR="02210026" w:rsidRPr="7B69E4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65EDF41" w:rsidRPr="7B69E434">
        <w:rPr>
          <w:rFonts w:ascii="Times New Roman" w:eastAsia="Times New Roman" w:hAnsi="Times New Roman" w:cs="Times New Roman"/>
          <w:sz w:val="24"/>
          <w:szCs w:val="24"/>
        </w:rPr>
        <w:t>operating region</w:t>
      </w:r>
      <w:r w:rsidR="5F3D7380" w:rsidRPr="7B69E434">
        <w:rPr>
          <w:rFonts w:ascii="Times New Roman" w:eastAsia="Times New Roman" w:hAnsi="Times New Roman" w:cs="Times New Roman"/>
          <w:sz w:val="24"/>
          <w:szCs w:val="24"/>
        </w:rPr>
        <w:t xml:space="preserve"> as well.</w:t>
      </w:r>
    </w:p>
    <w:p w14:paraId="5ED7A0BB" w14:textId="77777777" w:rsidR="2D80B77A" w:rsidRDefault="2D80B77A" w:rsidP="009CDC0B">
      <w:pPr>
        <w:ind w:firstLine="720"/>
      </w:pPr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W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KP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13E0180" w14:textId="77777777" w:rsidR="2D80B77A" w:rsidRDefault="2D80B77A" w:rsidP="7B69E434"/>
    <w:p w14:paraId="12CC3DA1" w14:textId="77777777" w:rsidR="2D80B77A" w:rsidRDefault="2D80B77A" w:rsidP="009CDC0B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/>
            </w:rPr>
            <m:t>KP=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ox</m:t>
              </m:r>
            </m:sub>
          </m:sSub>
        </m:oMath>
      </m:oMathPara>
    </w:p>
    <w:p w14:paraId="406510D2" w14:textId="77777777" w:rsidR="2D80B77A" w:rsidRDefault="0AFC470B" w:rsidP="7B69E434">
      <w:pPr>
        <w:rPr>
          <w:rFonts w:ascii="Times New Roman" w:eastAsia="Times New Roman" w:hAnsi="Times New Roman" w:cs="Times New Roman"/>
          <w:sz w:val="24"/>
          <w:szCs w:val="24"/>
        </w:rPr>
      </w:pPr>
      <w:r w:rsidRPr="7B69E434">
        <w:rPr>
          <w:rFonts w:ascii="Times New Roman" w:eastAsia="Times New Roman" w:hAnsi="Times New Roman" w:cs="Times New Roman"/>
          <w:sz w:val="24"/>
          <w:szCs w:val="24"/>
        </w:rPr>
        <w:t xml:space="preserve">There are three regions the MOSFET operates. The cut-off region occurs when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GS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th</m:t>
            </m:r>
          </m:sub>
        </m:sSub>
      </m:oMath>
      <w:r w:rsidR="6B696F82" w:rsidRPr="7B69E434">
        <w:rPr>
          <w:rFonts w:ascii="Times New Roman" w:eastAsia="Times New Roman" w:hAnsi="Times New Roman" w:cs="Times New Roman"/>
          <w:sz w:val="24"/>
          <w:szCs w:val="24"/>
        </w:rPr>
        <w:t>.</w:t>
      </w:r>
      <w:r w:rsidR="62CBBEEF" w:rsidRPr="7B69E434">
        <w:rPr>
          <w:rFonts w:ascii="Times New Roman" w:eastAsia="Times New Roman" w:hAnsi="Times New Roman" w:cs="Times New Roman"/>
          <w:sz w:val="24"/>
          <w:szCs w:val="24"/>
        </w:rPr>
        <w:t xml:space="preserve"> The triode region occurs </w:t>
      </w:r>
      <w:r w:rsidR="7E4FD88C" w:rsidRPr="7B69E434">
        <w:rPr>
          <w:rFonts w:ascii="Times New Roman" w:eastAsia="Times New Roman" w:hAnsi="Times New Roman" w:cs="Times New Roman"/>
          <w:sz w:val="24"/>
          <w:szCs w:val="24"/>
        </w:rPr>
        <w:t>when,</w:t>
      </w:r>
      <w:r w:rsidR="62CBBEEF" w:rsidRPr="7B69E4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GS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th</m:t>
            </m:r>
          </m:sub>
        </m:sSub>
      </m:oMath>
      <w:r w:rsidR="0EDBD3E4" w:rsidRPr="7B69E434">
        <w:rPr>
          <w:rFonts w:ascii="Times New Roman" w:eastAsia="Times New Roman" w:hAnsi="Times New Roman" w:cs="Times New Roman"/>
          <w:sz w:val="24"/>
          <w:szCs w:val="24"/>
        </w:rPr>
        <w:t xml:space="preserve"> but the drain-source voltage </w:t>
      </w:r>
      <w:r w:rsidR="39CCFFC0" w:rsidRPr="7B69E434">
        <w:rPr>
          <w:rFonts w:ascii="Times New Roman" w:eastAsia="Times New Roman" w:hAnsi="Times New Roman" w:cs="Times New Roman"/>
          <w:sz w:val="24"/>
          <w:szCs w:val="24"/>
        </w:rP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DS</m:t>
            </m:r>
          </m:sub>
        </m:sSub>
      </m:oMath>
      <w:r w:rsidR="39CCFFC0" w:rsidRPr="7B69E434">
        <w:rPr>
          <w:rFonts w:ascii="Times New Roman" w:eastAsia="Times New Roman" w:hAnsi="Times New Roman" w:cs="Times New Roman"/>
          <w:sz w:val="24"/>
          <w:szCs w:val="24"/>
        </w:rPr>
        <w:t>)</w:t>
      </w:r>
      <w:r w:rsidR="3919AC45" w:rsidRPr="7B69E434">
        <w:rPr>
          <w:rFonts w:ascii="Times New Roman" w:eastAsia="Times New Roman" w:hAnsi="Times New Roman" w:cs="Times New Roman"/>
          <w:sz w:val="24"/>
          <w:szCs w:val="24"/>
        </w:rPr>
        <w:t xml:space="preserve"> is less than the difference of the two</w:t>
      </w:r>
      <w:r w:rsidR="39CCFFC0" w:rsidRPr="7B69E4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DS</m:t>
            </m:r>
          </m:sub>
        </m:sSub>
        <m:r>
          <w:rPr>
            <w:rFonts w:ascii="Cambria Math" w:hAnsi="Cambria Math"/>
          </w:rPr>
          <m:t>&lt;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GS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th</m:t>
                </m:r>
              </m:sub>
            </m:sSub>
          </m:e>
        </m:d>
      </m:oMath>
      <w:r w:rsidR="0D514E07" w:rsidRPr="7B69E434">
        <w:rPr>
          <w:rFonts w:ascii="Times New Roman" w:eastAsia="Times New Roman" w:hAnsi="Times New Roman" w:cs="Times New Roman"/>
          <w:sz w:val="24"/>
          <w:szCs w:val="24"/>
        </w:rPr>
        <w:t>.</w:t>
      </w:r>
      <w:r w:rsidR="5B82E580" w:rsidRPr="7B69E434">
        <w:rPr>
          <w:rFonts w:ascii="Times New Roman" w:eastAsia="Times New Roman" w:hAnsi="Times New Roman" w:cs="Times New Roman"/>
          <w:sz w:val="24"/>
          <w:szCs w:val="24"/>
        </w:rPr>
        <w:t xml:space="preserve"> The current in the triode region is</w:t>
      </w:r>
      <w:r w:rsidR="22660E64" w:rsidRPr="7B69E434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00431F23" w14:textId="77777777" w:rsidR="2D80B77A" w:rsidRDefault="00DD62D9" w:rsidP="009CDC0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=K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th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DS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DS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</m:oMath>
      </m:oMathPara>
    </w:p>
    <w:p w14:paraId="2A0E22D6" w14:textId="77777777" w:rsidR="2D80B77A" w:rsidRDefault="1690EC87" w:rsidP="7B69E434">
      <w:pPr>
        <w:rPr>
          <w:rFonts w:ascii="Times New Roman" w:eastAsia="Times New Roman" w:hAnsi="Times New Roman" w:cs="Times New Roman"/>
          <w:sz w:val="24"/>
          <w:szCs w:val="24"/>
        </w:rPr>
      </w:pPr>
      <w:r w:rsidRPr="7B69E434">
        <w:rPr>
          <w:rFonts w:ascii="Times New Roman" w:eastAsia="Times New Roman" w:hAnsi="Times New Roman" w:cs="Times New Roman"/>
          <w:sz w:val="24"/>
          <w:szCs w:val="24"/>
        </w:rPr>
        <w:t xml:space="preserve">The saturation region occurs when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DS</m:t>
            </m:r>
          </m:sub>
        </m:sSub>
        <m:r>
          <w:rPr>
            <w:rFonts w:ascii="Cambria Math" w:hAnsi="Cambria Math"/>
          </w:rPr>
          <m:t>≥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GS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th</m:t>
                </m:r>
              </m:sub>
            </m:sSub>
          </m:e>
        </m:d>
      </m:oMath>
      <w:r w:rsidR="1F1AD19B" w:rsidRPr="7B69E434">
        <w:rPr>
          <w:rFonts w:ascii="Times New Roman" w:eastAsia="Times New Roman" w:hAnsi="Times New Roman" w:cs="Times New Roman"/>
          <w:sz w:val="24"/>
          <w:szCs w:val="24"/>
        </w:rPr>
        <w:t>. The current in the saturation region is,</w:t>
      </w:r>
    </w:p>
    <w:p w14:paraId="7B5B2A28" w14:textId="77777777" w:rsidR="2D80B77A" w:rsidRDefault="00DD62D9" w:rsidP="009CDC0B">
      <w:pPr>
        <w:ind w:firstLine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=K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th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36D3484" w14:textId="77777777" w:rsidR="2D80B77A" w:rsidRDefault="4820B10B" w:rsidP="7B69E43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2F19A42" wp14:editId="49B7A1F4">
            <wp:extent cx="4572000" cy="2171700"/>
            <wp:effectExtent l="0" t="0" r="0" b="0"/>
            <wp:docPr id="81017789" name="Picture 81017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B30D" w14:textId="77777777" w:rsidR="2D80B77A" w:rsidRDefault="5B158DDA" w:rsidP="7B69E434">
      <w:pPr>
        <w:rPr>
          <w:rFonts w:ascii="Times New Roman" w:eastAsia="Times New Roman" w:hAnsi="Times New Roman" w:cs="Times New Roman"/>
          <w:sz w:val="24"/>
          <w:szCs w:val="24"/>
        </w:rPr>
      </w:pPr>
      <w:r w:rsidRPr="7B69E434">
        <w:rPr>
          <w:rFonts w:ascii="Times New Roman" w:eastAsia="Times New Roman" w:hAnsi="Times New Roman" w:cs="Times New Roman"/>
          <w:sz w:val="24"/>
          <w:szCs w:val="24"/>
        </w:rPr>
        <w:t xml:space="preserve">It is important to note that the specifications for the MOSFET utilized </w:t>
      </w:r>
      <w:r w:rsidR="23A51E0A" w:rsidRPr="7B69E434">
        <w:rPr>
          <w:rFonts w:ascii="Times New Roman" w:eastAsia="Times New Roman" w:hAnsi="Times New Roman" w:cs="Times New Roman"/>
          <w:sz w:val="24"/>
          <w:szCs w:val="24"/>
        </w:rPr>
        <w:t>has a</w:t>
      </w:r>
      <w:r w:rsidRPr="7B69E434">
        <w:rPr>
          <w:rFonts w:ascii="Times New Roman" w:eastAsia="Times New Roman" w:hAnsi="Times New Roman" w:cs="Times New Roman"/>
          <w:sz w:val="24"/>
          <w:szCs w:val="24"/>
        </w:rPr>
        <w:t xml:space="preserve"> pulse width ≤ 400µs; duty cycle ≤ 2%.</w:t>
      </w:r>
    </w:p>
    <w:p w14:paraId="60D5C061" w14:textId="77777777" w:rsidR="2D80B77A" w:rsidRDefault="2D80B77A" w:rsidP="7B69E43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422E19" w14:textId="77777777" w:rsidR="2D80B77A" w:rsidRDefault="3B8742AB" w:rsidP="7B69E434">
      <w:pPr>
        <w:pStyle w:val="ListParagraph"/>
        <w:numPr>
          <w:ilvl w:val="1"/>
          <w:numId w:val="27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DC0B">
        <w:rPr>
          <w:rFonts w:ascii="Times New Roman" w:eastAsia="Times New Roman" w:hAnsi="Times New Roman" w:cs="Times New Roman"/>
          <w:b/>
          <w:bCs/>
          <w:sz w:val="24"/>
          <w:szCs w:val="24"/>
        </w:rPr>
        <w:t>Schottky Diode</w:t>
      </w:r>
    </w:p>
    <w:p w14:paraId="1CEF14EE" w14:textId="77777777" w:rsidR="2D80B77A" w:rsidRDefault="1CE648E9" w:rsidP="7B69E434">
      <w:pPr>
        <w:rPr>
          <w:rFonts w:ascii="Times New Roman" w:eastAsia="Times New Roman" w:hAnsi="Times New Roman" w:cs="Times New Roman"/>
          <w:sz w:val="24"/>
          <w:szCs w:val="24"/>
        </w:rPr>
      </w:pPr>
      <w:r w:rsidRPr="7B69E434">
        <w:rPr>
          <w:rFonts w:ascii="Times New Roman" w:eastAsia="Times New Roman" w:hAnsi="Times New Roman" w:cs="Times New Roman"/>
          <w:sz w:val="24"/>
          <w:szCs w:val="24"/>
        </w:rPr>
        <w:lastRenderedPageBreak/>
        <w:t>The Schottky diode is a type of metal–semiconductor junction diode. This diode is formed by the junction of a semiconductor with a metal. Schottky diode offers fast switching action and has a low forward voltage drop.</w:t>
      </w:r>
    </w:p>
    <w:p w14:paraId="1B02A982" w14:textId="77777777" w:rsidR="2D80B77A" w:rsidRDefault="201058B4" w:rsidP="7B69E43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4CCEE86" wp14:editId="64E75F32">
            <wp:extent cx="2133600" cy="1178446"/>
            <wp:effectExtent l="0" t="0" r="0" b="0"/>
            <wp:docPr id="989100769" name="Picture 989100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052" b="7017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17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AFCD" w14:textId="77777777" w:rsidR="2D80B77A" w:rsidRDefault="6CDADEEB" w:rsidP="7B69E434">
      <w:pPr>
        <w:rPr>
          <w:rFonts w:ascii="Times New Roman" w:eastAsia="Times New Roman" w:hAnsi="Times New Roman" w:cs="Times New Roman"/>
          <w:sz w:val="24"/>
          <w:szCs w:val="24"/>
        </w:rPr>
      </w:pPr>
      <w:r w:rsidRPr="7B69E434">
        <w:rPr>
          <w:rFonts w:ascii="Times New Roman" w:eastAsia="Times New Roman" w:hAnsi="Times New Roman" w:cs="Times New Roman"/>
          <w:sz w:val="24"/>
          <w:szCs w:val="24"/>
        </w:rPr>
        <w:t xml:space="preserve">Current is the dependent variable while voltage is the independent variable in the Schottky diode.  </w:t>
      </w:r>
    </w:p>
    <w:p w14:paraId="03BE2192" w14:textId="77777777" w:rsidR="2D80B77A" w:rsidRDefault="2B2BCC86" w:rsidP="7B69E43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B3BFD2C" wp14:editId="676C4C0F">
            <wp:extent cx="4572000" cy="2409825"/>
            <wp:effectExtent l="0" t="0" r="0" b="0"/>
            <wp:docPr id="553267496" name="Picture 553267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A8634" w14:textId="77777777" w:rsidR="2D80B77A" w:rsidRDefault="2D5B3383" w:rsidP="7B69E434">
      <w:pPr>
        <w:pStyle w:val="ListParagraph"/>
        <w:numPr>
          <w:ilvl w:val="1"/>
          <w:numId w:val="27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DC0B">
        <w:rPr>
          <w:rFonts w:ascii="Times New Roman" w:eastAsia="Times New Roman" w:hAnsi="Times New Roman" w:cs="Times New Roman"/>
          <w:b/>
          <w:bCs/>
          <w:sz w:val="24"/>
          <w:szCs w:val="24"/>
        </w:rPr>
        <w:t>Buck Converter</w:t>
      </w:r>
    </w:p>
    <w:p w14:paraId="049B3A28" w14:textId="77777777" w:rsidR="2D80B77A" w:rsidRDefault="68689EDB" w:rsidP="7B69E434">
      <w:pPr>
        <w:rPr>
          <w:rFonts w:ascii="Times New Roman" w:eastAsia="Times New Roman" w:hAnsi="Times New Roman" w:cs="Times New Roman"/>
          <w:sz w:val="24"/>
          <w:szCs w:val="24"/>
        </w:rPr>
      </w:pPr>
      <w:r w:rsidRPr="7B69E434">
        <w:rPr>
          <w:rFonts w:ascii="Times New Roman" w:eastAsia="Times New Roman" w:hAnsi="Times New Roman" w:cs="Times New Roman"/>
          <w:sz w:val="24"/>
          <w:szCs w:val="24"/>
        </w:rPr>
        <w:t xml:space="preserve">The motor utilized operates at a lower voltage than the voltage source. </w:t>
      </w:r>
      <w:r w:rsidR="4C9CD384" w:rsidRPr="7B69E43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3E3CFC8D" w:rsidRPr="7B69E434">
        <w:rPr>
          <w:rFonts w:ascii="Times New Roman" w:eastAsia="Times New Roman" w:hAnsi="Times New Roman" w:cs="Times New Roman"/>
          <w:sz w:val="24"/>
          <w:szCs w:val="24"/>
        </w:rPr>
        <w:t>buck converter will step down the voltage supplied</w:t>
      </w:r>
      <w:r w:rsidR="4BECEEBD" w:rsidRPr="7B69E434">
        <w:rPr>
          <w:rFonts w:ascii="Times New Roman" w:eastAsia="Times New Roman" w:hAnsi="Times New Roman" w:cs="Times New Roman"/>
          <w:sz w:val="24"/>
          <w:szCs w:val="24"/>
        </w:rPr>
        <w:t xml:space="preserve"> to the operating voltage of the motor. </w:t>
      </w:r>
    </w:p>
    <w:p w14:paraId="5212CC06" w14:textId="77777777" w:rsidR="2D80B77A" w:rsidRDefault="7A4EBCFF" w:rsidP="7B69E43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0AEDBCD" wp14:editId="0F332716">
            <wp:extent cx="4572000" cy="2238375"/>
            <wp:effectExtent l="0" t="0" r="0" b="0"/>
            <wp:docPr id="2061144278" name="Picture 2061144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9E490" w14:textId="77777777" w:rsidR="2D80B77A" w:rsidRDefault="474CB81D" w:rsidP="7B69E434">
      <w:pPr>
        <w:rPr>
          <w:rFonts w:ascii="Times New Roman" w:eastAsia="Times New Roman" w:hAnsi="Times New Roman" w:cs="Times New Roman"/>
          <w:sz w:val="24"/>
          <w:szCs w:val="24"/>
        </w:rPr>
      </w:pPr>
      <w:r w:rsidRPr="4EB4C3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To reduce voltage ripple, filters made of capacitors are normally added. However, </w:t>
      </w:r>
      <w:r w:rsidR="19550E48" w:rsidRPr="4EB4C3C3">
        <w:rPr>
          <w:rFonts w:ascii="Times New Roman" w:eastAsia="Times New Roman" w:hAnsi="Times New Roman" w:cs="Times New Roman"/>
          <w:sz w:val="24"/>
          <w:szCs w:val="24"/>
        </w:rPr>
        <w:t xml:space="preserve">the motor’s own inductance acts like a filter, storing energy during the “on” cycle while releasing it at a rate corresponding to the input or reference signal. </w:t>
      </w:r>
      <w:r w:rsidR="2A46E8E1" w:rsidRPr="4EB4C3C3">
        <w:rPr>
          <w:rFonts w:ascii="Times New Roman" w:eastAsia="Times New Roman" w:hAnsi="Times New Roman" w:cs="Times New Roman"/>
          <w:sz w:val="24"/>
          <w:szCs w:val="24"/>
        </w:rPr>
        <w:t>The buck converter’s switch can be located on the high</w:t>
      </w:r>
      <w:r w:rsidR="0A477268" w:rsidRPr="4EB4C3C3">
        <w:rPr>
          <w:rFonts w:ascii="Times New Roman" w:eastAsia="Times New Roman" w:hAnsi="Times New Roman" w:cs="Times New Roman"/>
          <w:sz w:val="24"/>
          <w:szCs w:val="24"/>
        </w:rPr>
        <w:t>-</w:t>
      </w:r>
      <w:r w:rsidR="2A46E8E1" w:rsidRPr="4EB4C3C3">
        <w:rPr>
          <w:rFonts w:ascii="Times New Roman" w:eastAsia="Times New Roman" w:hAnsi="Times New Roman" w:cs="Times New Roman"/>
          <w:sz w:val="24"/>
          <w:szCs w:val="24"/>
        </w:rPr>
        <w:t>side or the low</w:t>
      </w:r>
      <w:r w:rsidR="40FF14DA" w:rsidRPr="4EB4C3C3">
        <w:rPr>
          <w:rFonts w:ascii="Times New Roman" w:eastAsia="Times New Roman" w:hAnsi="Times New Roman" w:cs="Times New Roman"/>
          <w:sz w:val="24"/>
          <w:szCs w:val="24"/>
        </w:rPr>
        <w:t>-</w:t>
      </w:r>
      <w:r w:rsidR="2A46E8E1" w:rsidRPr="4EB4C3C3">
        <w:rPr>
          <w:rFonts w:ascii="Times New Roman" w:eastAsia="Times New Roman" w:hAnsi="Times New Roman" w:cs="Times New Roman"/>
          <w:sz w:val="24"/>
          <w:szCs w:val="24"/>
        </w:rPr>
        <w:t>side. The low</w:t>
      </w:r>
      <w:r w:rsidR="739583E8" w:rsidRPr="4EB4C3C3">
        <w:rPr>
          <w:rFonts w:ascii="Times New Roman" w:eastAsia="Times New Roman" w:hAnsi="Times New Roman" w:cs="Times New Roman"/>
          <w:sz w:val="24"/>
          <w:szCs w:val="24"/>
        </w:rPr>
        <w:t>-</w:t>
      </w:r>
      <w:r w:rsidR="2A46E8E1" w:rsidRPr="4EB4C3C3">
        <w:rPr>
          <w:rFonts w:ascii="Times New Roman" w:eastAsia="Times New Roman" w:hAnsi="Times New Roman" w:cs="Times New Roman"/>
          <w:sz w:val="24"/>
          <w:szCs w:val="24"/>
        </w:rPr>
        <w:t xml:space="preserve">side configuration will be used with the </w:t>
      </w:r>
      <w:r w:rsidR="41BA13EF" w:rsidRPr="4EB4C3C3">
        <w:rPr>
          <w:rFonts w:ascii="Times New Roman" w:eastAsia="Times New Roman" w:hAnsi="Times New Roman" w:cs="Times New Roman"/>
          <w:sz w:val="24"/>
          <w:szCs w:val="24"/>
        </w:rPr>
        <w:t xml:space="preserve">MOSFET discussed earlier. </w:t>
      </w:r>
    </w:p>
    <w:p w14:paraId="00322EC0" w14:textId="77777777" w:rsidR="4EB4C3C3" w:rsidRDefault="4EB4C3C3" w:rsidP="4EB4C3C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382556" w14:textId="77777777" w:rsidR="220FD28A" w:rsidRDefault="220FD28A" w:rsidP="4EB4C3C3">
      <w:pPr>
        <w:pStyle w:val="ListParagraph"/>
        <w:numPr>
          <w:ilvl w:val="1"/>
          <w:numId w:val="27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4EB4C3C3">
        <w:rPr>
          <w:rFonts w:ascii="Times New Roman" w:eastAsia="Times New Roman" w:hAnsi="Times New Roman" w:cs="Times New Roman"/>
          <w:b/>
          <w:bCs/>
          <w:sz w:val="24"/>
          <w:szCs w:val="24"/>
        </w:rPr>
        <w:t>Speed Measurement</w:t>
      </w:r>
    </w:p>
    <w:p w14:paraId="24FD26D1" w14:textId="77777777" w:rsidR="1F3A106D" w:rsidRDefault="1F3A106D" w:rsidP="4EB4C3C3">
      <w:pPr>
        <w:rPr>
          <w:rFonts w:ascii="Times New Roman" w:eastAsia="Times New Roman" w:hAnsi="Times New Roman" w:cs="Times New Roman"/>
          <w:sz w:val="24"/>
          <w:szCs w:val="24"/>
        </w:rPr>
      </w:pPr>
      <w:r w:rsidRPr="4EB4C3C3">
        <w:rPr>
          <w:rFonts w:ascii="Times New Roman" w:eastAsia="Times New Roman" w:hAnsi="Times New Roman" w:cs="Times New Roman"/>
          <w:sz w:val="24"/>
          <w:szCs w:val="24"/>
        </w:rPr>
        <w:t>To calculate</w:t>
      </w:r>
      <w:r w:rsidR="21F0460A" w:rsidRPr="4EB4C3C3">
        <w:rPr>
          <w:rFonts w:ascii="Times New Roman" w:eastAsia="Times New Roman" w:hAnsi="Times New Roman" w:cs="Times New Roman"/>
          <w:sz w:val="24"/>
          <w:szCs w:val="24"/>
        </w:rPr>
        <w:t xml:space="preserve"> the speed of the vehicle, the</w:t>
      </w:r>
      <w:r w:rsidR="1C8AE38C" w:rsidRPr="4EB4C3C3">
        <w:rPr>
          <w:rFonts w:ascii="Times New Roman" w:eastAsia="Times New Roman" w:hAnsi="Times New Roman" w:cs="Times New Roman"/>
          <w:sz w:val="24"/>
          <w:szCs w:val="24"/>
        </w:rPr>
        <w:t xml:space="preserve"> difference </w:t>
      </w:r>
      <w:r w:rsidR="2AB5A266" w:rsidRPr="4EB4C3C3">
        <w:rPr>
          <w:rFonts w:ascii="Times New Roman" w:eastAsia="Times New Roman" w:hAnsi="Times New Roman" w:cs="Times New Roman"/>
          <w:sz w:val="24"/>
          <w:szCs w:val="24"/>
        </w:rPr>
        <w:t>between</w:t>
      </w:r>
      <w:r w:rsidR="1C8AE38C" w:rsidRPr="4EB4C3C3">
        <w:rPr>
          <w:rFonts w:ascii="Times New Roman" w:eastAsia="Times New Roman" w:hAnsi="Times New Roman" w:cs="Times New Roman"/>
          <w:sz w:val="24"/>
          <w:szCs w:val="24"/>
        </w:rPr>
        <w:t xml:space="preserve"> the desired speed and real speed</w:t>
      </w:r>
      <w:r w:rsidR="7B25F70A" w:rsidRPr="4EB4C3C3">
        <w:rPr>
          <w:rFonts w:ascii="Times New Roman" w:eastAsia="Times New Roman" w:hAnsi="Times New Roman" w:cs="Times New Roman"/>
          <w:sz w:val="24"/>
          <w:szCs w:val="24"/>
        </w:rPr>
        <w:t xml:space="preserve"> must be measured</w:t>
      </w:r>
      <w:r w:rsidR="632CFF7F" w:rsidRPr="4EB4C3C3">
        <w:rPr>
          <w:rFonts w:ascii="Times New Roman" w:eastAsia="Times New Roman" w:hAnsi="Times New Roman" w:cs="Times New Roman"/>
          <w:sz w:val="24"/>
          <w:szCs w:val="24"/>
        </w:rPr>
        <w:t>.</w:t>
      </w:r>
      <w:r w:rsidR="14E54479" w:rsidRPr="4EB4C3C3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r w:rsidR="7E13BEF5" w:rsidRPr="4EB4C3C3">
        <w:rPr>
          <w:rFonts w:ascii="Times New Roman" w:eastAsia="Times New Roman" w:hAnsi="Times New Roman" w:cs="Times New Roman"/>
          <w:sz w:val="24"/>
          <w:szCs w:val="24"/>
        </w:rPr>
        <w:t xml:space="preserve">optical sensor will determine the frequency </w:t>
      </w:r>
      <w:r w:rsidR="1B8BD031" w:rsidRPr="4EB4C3C3">
        <w:rPr>
          <w:rFonts w:ascii="Times New Roman" w:eastAsia="Times New Roman" w:hAnsi="Times New Roman" w:cs="Times New Roman"/>
          <w:sz w:val="24"/>
          <w:szCs w:val="24"/>
        </w:rPr>
        <w:t>of tire rotation. Phototransistor switching occurs when an opaque object passes through the slot</w:t>
      </w:r>
      <w:r w:rsidR="05EB25BA" w:rsidRPr="4EB4C3C3">
        <w:rPr>
          <w:rFonts w:ascii="Times New Roman" w:eastAsia="Times New Roman" w:hAnsi="Times New Roman" w:cs="Times New Roman"/>
          <w:sz w:val="24"/>
          <w:szCs w:val="24"/>
        </w:rPr>
        <w:t xml:space="preserve"> of the device. The frequency of the output depends on the speed between on and off tra</w:t>
      </w:r>
      <w:r w:rsidR="58F49DAC" w:rsidRPr="4EB4C3C3">
        <w:rPr>
          <w:rFonts w:ascii="Times New Roman" w:eastAsia="Times New Roman" w:hAnsi="Times New Roman" w:cs="Times New Roman"/>
          <w:sz w:val="24"/>
          <w:szCs w:val="24"/>
        </w:rPr>
        <w:t>nsitions.</w:t>
      </w:r>
    </w:p>
    <w:p w14:paraId="1EC6E83C" w14:textId="77777777" w:rsidR="58F49DAC" w:rsidRDefault="58F49DAC" w:rsidP="4EB4C3C3">
      <w:pPr>
        <w:rPr>
          <w:rFonts w:ascii="Times New Roman" w:eastAsia="Times New Roman" w:hAnsi="Times New Roman" w:cs="Times New Roman"/>
          <w:sz w:val="24"/>
          <w:szCs w:val="24"/>
        </w:rPr>
      </w:pPr>
      <w:r w:rsidRPr="4EB4C3C3">
        <w:rPr>
          <w:rFonts w:ascii="Times New Roman" w:eastAsia="Times New Roman" w:hAnsi="Times New Roman" w:cs="Times New Roman"/>
          <w:sz w:val="24"/>
          <w:szCs w:val="24"/>
        </w:rPr>
        <w:t>This frequency will need to be changed into a voltage</w:t>
      </w:r>
      <w:r w:rsidR="1E001942" w:rsidRPr="4EB4C3C3">
        <w:rPr>
          <w:rFonts w:ascii="Times New Roman" w:eastAsia="Times New Roman" w:hAnsi="Times New Roman" w:cs="Times New Roman"/>
          <w:sz w:val="24"/>
          <w:szCs w:val="24"/>
        </w:rPr>
        <w:t xml:space="preserve">, so </w:t>
      </w:r>
      <w:r w:rsidRPr="4EB4C3C3">
        <w:rPr>
          <w:rFonts w:ascii="Times New Roman" w:eastAsia="Times New Roman" w:hAnsi="Times New Roman" w:cs="Times New Roman"/>
          <w:sz w:val="24"/>
          <w:szCs w:val="24"/>
        </w:rPr>
        <w:t xml:space="preserve">that </w:t>
      </w:r>
      <w:r w:rsidR="25958DAC" w:rsidRPr="4EB4C3C3">
        <w:rPr>
          <w:rFonts w:ascii="Times New Roman" w:eastAsia="Times New Roman" w:hAnsi="Times New Roman" w:cs="Times New Roman"/>
          <w:sz w:val="24"/>
          <w:szCs w:val="24"/>
        </w:rPr>
        <w:t xml:space="preserve">the “actual” speed voltage </w:t>
      </w:r>
      <w:r w:rsidRPr="4EB4C3C3">
        <w:rPr>
          <w:rFonts w:ascii="Times New Roman" w:eastAsia="Times New Roman" w:hAnsi="Times New Roman" w:cs="Times New Roman"/>
          <w:sz w:val="24"/>
          <w:szCs w:val="24"/>
        </w:rPr>
        <w:t xml:space="preserve">can be compared to the </w:t>
      </w:r>
      <w:r w:rsidR="68EDF919" w:rsidRPr="4EB4C3C3">
        <w:rPr>
          <w:rFonts w:ascii="Times New Roman" w:eastAsia="Times New Roman" w:hAnsi="Times New Roman" w:cs="Times New Roman"/>
          <w:sz w:val="24"/>
          <w:szCs w:val="24"/>
        </w:rPr>
        <w:t>“desired”</w:t>
      </w:r>
      <w:r w:rsidRPr="4EB4C3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0E752" w:rsidRPr="4EB4C3C3">
        <w:rPr>
          <w:rFonts w:ascii="Times New Roman" w:eastAsia="Times New Roman" w:hAnsi="Times New Roman" w:cs="Times New Roman"/>
          <w:sz w:val="24"/>
          <w:szCs w:val="24"/>
        </w:rPr>
        <w:t xml:space="preserve">speed </w:t>
      </w:r>
      <w:r w:rsidR="6F9031D5" w:rsidRPr="4EB4C3C3">
        <w:rPr>
          <w:rFonts w:ascii="Times New Roman" w:eastAsia="Times New Roman" w:hAnsi="Times New Roman" w:cs="Times New Roman"/>
          <w:sz w:val="24"/>
          <w:szCs w:val="24"/>
        </w:rPr>
        <w:t xml:space="preserve">voltage. </w:t>
      </w:r>
      <w:r w:rsidR="1EF3140E" w:rsidRPr="4EB4C3C3">
        <w:rPr>
          <w:rFonts w:ascii="Times New Roman" w:eastAsia="Times New Roman" w:hAnsi="Times New Roman" w:cs="Times New Roman"/>
          <w:sz w:val="24"/>
          <w:szCs w:val="24"/>
        </w:rPr>
        <w:t xml:space="preserve">A frequency to voltage converter can accomplish this task. </w:t>
      </w:r>
      <w:r w:rsidR="3706F829" w:rsidRPr="4EB4C3C3">
        <w:rPr>
          <w:rFonts w:ascii="Times New Roman" w:eastAsia="Times New Roman" w:hAnsi="Times New Roman" w:cs="Times New Roman"/>
          <w:sz w:val="24"/>
          <w:szCs w:val="24"/>
        </w:rPr>
        <w:t>The input frequency provided by the sensor is filtered through a Schmit</w:t>
      </w:r>
      <w:r w:rsidR="7B8E419C" w:rsidRPr="4EB4C3C3">
        <w:rPr>
          <w:rFonts w:ascii="Times New Roman" w:eastAsia="Times New Roman" w:hAnsi="Times New Roman" w:cs="Times New Roman"/>
          <w:sz w:val="24"/>
          <w:szCs w:val="24"/>
        </w:rPr>
        <w:t>t</w:t>
      </w:r>
      <w:r w:rsidR="3706F829" w:rsidRPr="4EB4C3C3">
        <w:rPr>
          <w:rFonts w:ascii="Times New Roman" w:eastAsia="Times New Roman" w:hAnsi="Times New Roman" w:cs="Times New Roman"/>
          <w:sz w:val="24"/>
          <w:szCs w:val="24"/>
        </w:rPr>
        <w:t xml:space="preserve"> trigger</w:t>
      </w:r>
      <w:r w:rsidR="17C0AC76" w:rsidRPr="4EB4C3C3">
        <w:rPr>
          <w:rFonts w:ascii="Times New Roman" w:eastAsia="Times New Roman" w:hAnsi="Times New Roman" w:cs="Times New Roman"/>
          <w:sz w:val="24"/>
          <w:szCs w:val="24"/>
        </w:rPr>
        <w:t>. This reduces the noise from the input signal. The filtered signal is then sent to a charge pump that conv</w:t>
      </w:r>
      <w:r w:rsidR="049CD484" w:rsidRPr="4EB4C3C3">
        <w:rPr>
          <w:rFonts w:ascii="Times New Roman" w:eastAsia="Times New Roman" w:hAnsi="Times New Roman" w:cs="Times New Roman"/>
          <w:sz w:val="24"/>
          <w:szCs w:val="24"/>
        </w:rPr>
        <w:t xml:space="preserve">erts the signal frequency to a DC voltage. </w:t>
      </w:r>
    </w:p>
    <w:p w14:paraId="4FC80423" w14:textId="77777777" w:rsidR="7A817E57" w:rsidRDefault="7A817E57" w:rsidP="4EB4C3C3">
      <w:pPr>
        <w:ind w:left="1440"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86F21C7" wp14:editId="1A6F9E45">
            <wp:extent cx="4032354" cy="2562225"/>
            <wp:effectExtent l="0" t="0" r="0" b="0"/>
            <wp:docPr id="1678818395" name="Picture 1678818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2354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39159" w14:textId="77777777" w:rsidR="1C980666" w:rsidRDefault="1C980666" w:rsidP="4EB4C3C3">
      <w:pPr>
        <w:rPr>
          <w:rFonts w:ascii="Times New Roman" w:eastAsia="Times New Roman" w:hAnsi="Times New Roman" w:cs="Times New Roman"/>
          <w:sz w:val="24"/>
          <w:szCs w:val="24"/>
        </w:rPr>
      </w:pPr>
      <w:r w:rsidRPr="4EB4C3C3">
        <w:rPr>
          <w:rFonts w:ascii="Times New Roman" w:eastAsia="Times New Roman" w:hAnsi="Times New Roman" w:cs="Times New Roman"/>
          <w:sz w:val="24"/>
          <w:szCs w:val="24"/>
        </w:rPr>
        <w:t xml:space="preserve"> Additional components are added to the frequency to voltage converter. </w:t>
      </w:r>
      <w:r w:rsidR="137B3A65" w:rsidRPr="4EB4C3C3">
        <w:rPr>
          <w:rFonts w:ascii="Times New Roman" w:eastAsia="Times New Roman" w:hAnsi="Times New Roman" w:cs="Times New Roman"/>
          <w:sz w:val="24"/>
          <w:szCs w:val="24"/>
        </w:rPr>
        <w:t>Resistors</w:t>
      </w:r>
      <w:r w:rsidRPr="4EB4C3C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54D65533" w:rsidRPr="4EB4C3C3">
        <w:rPr>
          <w:rFonts w:ascii="Times New Roman" w:eastAsia="Times New Roman" w:hAnsi="Times New Roman" w:cs="Times New Roman"/>
          <w:sz w:val="24"/>
          <w:szCs w:val="24"/>
        </w:rPr>
        <w:t xml:space="preserve">capacitors are needed to supply the charge pump with internal compensation. The </w:t>
      </w:r>
      <w:r w:rsidR="111D3B56" w:rsidRPr="4EB4C3C3">
        <w:rPr>
          <w:rFonts w:ascii="Times New Roman" w:eastAsia="Times New Roman" w:hAnsi="Times New Roman" w:cs="Times New Roman"/>
          <w:sz w:val="24"/>
          <w:szCs w:val="24"/>
        </w:rPr>
        <w:t xml:space="preserve">values of the components can alter the </w:t>
      </w:r>
      <w:r w:rsidR="5C2FE663" w:rsidRPr="4EB4C3C3">
        <w:rPr>
          <w:rFonts w:ascii="Times New Roman" w:eastAsia="Times New Roman" w:hAnsi="Times New Roman" w:cs="Times New Roman"/>
          <w:sz w:val="24"/>
          <w:szCs w:val="24"/>
        </w:rPr>
        <w:t xml:space="preserve">response time, linearity, and ripple of the output. The following calculations are </w:t>
      </w:r>
      <w:r w:rsidR="2F395E56" w:rsidRPr="4EB4C3C3">
        <w:rPr>
          <w:rFonts w:ascii="Times New Roman" w:eastAsia="Times New Roman" w:hAnsi="Times New Roman" w:cs="Times New Roman"/>
          <w:sz w:val="24"/>
          <w:szCs w:val="24"/>
        </w:rPr>
        <w:t>used to:</w:t>
      </w:r>
    </w:p>
    <w:p w14:paraId="6BFBECFB" w14:textId="77777777" w:rsidR="4EB4C3C3" w:rsidRDefault="00DD62D9" w:rsidP="75E78D4E">
      <w:pPr>
        <w:ind w:firstLine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cc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⋅K               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Where K=1</m:t>
              </m:r>
            </m:e>
          </m:d>
        </m:oMath>
      </m:oMathPara>
    </w:p>
    <w:p w14:paraId="3ABF375E" w14:textId="77777777" w:rsidR="4EB4C3C3" w:rsidRDefault="00DD62D9" w:rsidP="75E78D4E">
      <w:pPr>
        <w:ind w:firstLine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≥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o,max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3,min</m:t>
                  </m:r>
                </m:sub>
              </m:sSub>
            </m:den>
          </m:f>
        </m:oMath>
      </m:oMathPara>
    </w:p>
    <w:p w14:paraId="54BBF76D" w14:textId="77777777" w:rsidR="4EB4C3C3" w:rsidRDefault="00DD62D9" w:rsidP="75E78D4E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cc</m:t>
                  </m:r>
                </m:sub>
              </m:sSub>
            </m:den>
          </m:f>
        </m:oMath>
      </m:oMathPara>
    </w:p>
    <w:p w14:paraId="4A0FE81D" w14:textId="77777777" w:rsidR="4EB4C3C3" w:rsidRDefault="00DD62D9" w:rsidP="75E78D4E">
      <w:pPr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ripple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cc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⋅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⋅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</m:e>
                  </m:d>
                </m:e>
              </m:d>
            </m:e>
            <m:sub>
              <m:r>
                <w:rPr>
                  <w:rFonts w:ascii="Cambria Math" w:hAnsi="Cambria Math"/>
                </w:rPr>
                <m:t>pk-pk</m:t>
              </m:r>
            </m:sub>
          </m:sSub>
        </m:oMath>
      </m:oMathPara>
    </w:p>
    <w:p w14:paraId="5F48805E" w14:textId="77777777" w:rsidR="4EB4C3C3" w:rsidRDefault="4EB4C3C3" w:rsidP="75E78D4E">
      <w:pPr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cc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o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⋅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e>
                  </m:d>
                </m:e>
              </m:d>
            </m:e>
            <m:sub>
              <m:r>
                <w:rPr>
                  <w:rFonts w:ascii="Cambria Math" w:hAnsi="Cambria Math"/>
                </w:rPr>
                <m:t>pk-pk</m:t>
              </m:r>
            </m:sub>
          </m:sSub>
        </m:oMath>
      </m:oMathPara>
    </w:p>
    <w:p w14:paraId="7B717C33" w14:textId="77777777" w:rsidR="4EB4C3C3" w:rsidRDefault="4EB4C3C3" w:rsidP="4EB4C3C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B69980" w14:textId="77777777" w:rsidR="2D80B77A" w:rsidRDefault="63FB2D24" w:rsidP="7B69E434">
      <w:pPr>
        <w:pStyle w:val="Heading2"/>
      </w:pPr>
      <w:bookmarkStart w:id="7" w:name="_Toc56789755"/>
      <w:r>
        <w:t>Calculations</w:t>
      </w:r>
      <w:bookmarkEnd w:id="7"/>
    </w:p>
    <w:p w14:paraId="372BAFC6" w14:textId="77777777" w:rsidR="3DC92C69" w:rsidRDefault="792809B3" w:rsidP="009CDC0B">
      <w:pPr>
        <w:pStyle w:val="ListParagraph"/>
        <w:numPr>
          <w:ilvl w:val="0"/>
          <w:numId w:val="25"/>
        </w:numPr>
      </w:pPr>
      <w:r w:rsidRPr="75E78D4E">
        <w:rPr>
          <w:rFonts w:ascii="Times New Roman" w:eastAsia="Times New Roman" w:hAnsi="Times New Roman" w:cs="Times New Roman"/>
          <w:sz w:val="24"/>
          <w:szCs w:val="24"/>
        </w:rPr>
        <w:t>ADC</w:t>
      </w:r>
    </w:p>
    <w:p w14:paraId="22030477" w14:textId="77777777" w:rsidR="009CDC0B" w:rsidRDefault="00DD62D9" w:rsidP="4EB4C3C3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3.3 V</m:t>
              </m:r>
            </m:num>
            <m:den>
              <m:r>
                <w:rPr>
                  <w:rFonts w:ascii="Cambria Math" w:hAnsi="Cambria Math"/>
                </w:rPr>
                <m:t>65,536</m:t>
              </m:r>
            </m:den>
          </m:f>
          <m:r>
            <w:rPr>
              <w:rFonts w:ascii="Cambria Math" w:hAnsi="Cambria Math"/>
            </w:rPr>
            <m:t>=50μV</m:t>
          </m:r>
        </m:oMath>
      </m:oMathPara>
    </w:p>
    <w:p w14:paraId="68CF1249" w14:textId="77777777" w:rsidR="009CDC0B" w:rsidRDefault="00DD62D9" w:rsidP="4EB4C3C3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65,536</m:t>
              </m:r>
            </m:den>
          </m:f>
          <m:r>
            <w:rPr>
              <w:rFonts w:ascii="Cambria Math" w:hAnsi="Cambria Math"/>
            </w:rPr>
            <m:t>=15μV</m:t>
          </m:r>
        </m:oMath>
      </m:oMathPara>
    </w:p>
    <w:p w14:paraId="6AFD582D" w14:textId="77777777" w:rsidR="4EB4C3C3" w:rsidRDefault="4EB4C3C3" w:rsidP="4EB4C3C3"/>
    <w:p w14:paraId="142CB880" w14:textId="77777777" w:rsidR="0D20FF61" w:rsidRDefault="2B84ECE7" w:rsidP="4EB4C3C3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75E78D4E">
        <w:rPr>
          <w:rFonts w:ascii="Times New Roman" w:eastAsia="Times New Roman" w:hAnsi="Times New Roman" w:cs="Times New Roman"/>
          <w:sz w:val="24"/>
          <w:szCs w:val="24"/>
        </w:rPr>
        <w:t>Tachometer</w:t>
      </w:r>
    </w:p>
    <w:p w14:paraId="12AECD9C" w14:textId="77777777" w:rsidR="52FE779C" w:rsidRDefault="52FE779C" w:rsidP="75E78D4E">
      <w:pPr>
        <w:rPr>
          <w:rFonts w:ascii="Times New Roman" w:eastAsia="Times New Roman" w:hAnsi="Times New Roman" w:cs="Times New Roman"/>
          <w:sz w:val="24"/>
          <w:szCs w:val="24"/>
        </w:rPr>
      </w:pPr>
      <w:r w:rsidRPr="75E78D4E">
        <w:rPr>
          <w:rFonts w:ascii="Times New Roman" w:eastAsia="Times New Roman" w:hAnsi="Times New Roman" w:cs="Times New Roman"/>
          <w:sz w:val="24"/>
          <w:szCs w:val="24"/>
        </w:rPr>
        <w:t>Resistors for sensor</w:t>
      </w:r>
    </w:p>
    <w:p w14:paraId="57129B9C" w14:textId="77777777" w:rsidR="4EB4C3C3" w:rsidRDefault="00DD62D9" w:rsidP="6FEB947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≥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3.3V</m:t>
              </m:r>
            </m:num>
            <m:den>
              <m:r>
                <w:rPr>
                  <w:rFonts w:ascii="Cambria Math" w:hAnsi="Cambria Math"/>
                </w:rPr>
                <m:t>180μA</m:t>
              </m:r>
            </m:den>
          </m:f>
          <m:r>
            <w:rPr>
              <w:rFonts w:ascii="Cambria Math" w:hAnsi="Cambria Math"/>
            </w:rPr>
            <m:t>=18.33k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14:paraId="7FE88383" w14:textId="77777777" w:rsidR="4EB4C3C3" w:rsidRDefault="00DD62D9" w:rsidP="6FEB947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≥500pF</m:t>
          </m:r>
        </m:oMath>
      </m:oMathPara>
    </w:p>
    <w:p w14:paraId="160A429C" w14:textId="77777777" w:rsidR="4EB4C3C3" w:rsidRDefault="00DD62D9" w:rsidP="6FEB947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=10k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14:paraId="22AA24A1" w14:textId="77777777" w:rsidR="4EB4C3C3" w:rsidRDefault="00DD62D9" w:rsidP="6FEB947D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=1μF</m:t>
          </m:r>
        </m:oMath>
      </m:oMathPara>
    </w:p>
    <w:p w14:paraId="744BF2AD" w14:textId="77777777" w:rsidR="75E78D4E" w:rsidRDefault="00DD62D9" w:rsidP="75E78D4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=5V⋅1nF⋅20k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⋅1⋅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</m:oMath>
      </m:oMathPara>
    </w:p>
    <w:p w14:paraId="20A9CDE9" w14:textId="77777777" w:rsidR="6FEB947D" w:rsidRDefault="6FEB947D" w:rsidP="6FEB947D"/>
    <w:p w14:paraId="2D4D2F40" w14:textId="77777777" w:rsidR="3F76686D" w:rsidRDefault="38C65CAC" w:rsidP="75E78D4E">
      <w:pPr>
        <w:pStyle w:val="Heading2"/>
      </w:pPr>
      <w:bookmarkStart w:id="8" w:name="_Toc1073914204"/>
      <w:r>
        <w:t>Code</w:t>
      </w:r>
      <w:bookmarkEnd w:id="8"/>
    </w:p>
    <w:p w14:paraId="051A684B" w14:textId="77777777" w:rsidR="6C637483" w:rsidRDefault="6C637483" w:rsidP="75E78D4E">
      <w:r>
        <w:t>#include "mbed.h"</w:t>
      </w:r>
    </w:p>
    <w:p w14:paraId="611FC801" w14:textId="77777777" w:rsidR="6C637483" w:rsidRDefault="6C637483" w:rsidP="75E78D4E">
      <w:r>
        <w:t>//#include "unistd.h"</w:t>
      </w:r>
    </w:p>
    <w:p w14:paraId="1B48C880" w14:textId="77777777" w:rsidR="6C637483" w:rsidRDefault="6C637483" w:rsidP="75E78D4E">
      <w:r>
        <w:t>//#include "pinmap.h"</w:t>
      </w:r>
    </w:p>
    <w:p w14:paraId="52408CD2" w14:textId="77777777" w:rsidR="75E78D4E" w:rsidRDefault="75E78D4E" w:rsidP="75E78D4E"/>
    <w:p w14:paraId="11674895" w14:textId="77777777" w:rsidR="6C637483" w:rsidRDefault="6C637483" w:rsidP="75E78D4E">
      <w:r>
        <w:t>// Voltage into the microcontroller from the voltage divider</w:t>
      </w:r>
    </w:p>
    <w:p w14:paraId="42582C02" w14:textId="77777777" w:rsidR="6C637483" w:rsidRDefault="6C637483" w:rsidP="75E78D4E">
      <w:r>
        <w:t>AnalogIn potV(A0);</w:t>
      </w:r>
    </w:p>
    <w:p w14:paraId="4B9D2530" w14:textId="77777777" w:rsidR="6C637483" w:rsidRDefault="6C637483" w:rsidP="75E78D4E">
      <w:r>
        <w:t>// Voltage into the microcontroller from the right motor speed</w:t>
      </w:r>
    </w:p>
    <w:p w14:paraId="66A881D2" w14:textId="77777777" w:rsidR="6C637483" w:rsidRDefault="6C637483" w:rsidP="75E78D4E">
      <w:r>
        <w:t>AnalogIn rmV(A1);</w:t>
      </w:r>
    </w:p>
    <w:p w14:paraId="698937E4" w14:textId="77777777" w:rsidR="6C637483" w:rsidRDefault="6C637483" w:rsidP="75E78D4E">
      <w:r>
        <w:t>// Voltage into the microcontroller from the right motor speed</w:t>
      </w:r>
    </w:p>
    <w:p w14:paraId="50322787" w14:textId="77777777" w:rsidR="6C637483" w:rsidRDefault="6C637483" w:rsidP="75E78D4E">
      <w:r>
        <w:lastRenderedPageBreak/>
        <w:t>AnalogIn lmV(A2);</w:t>
      </w:r>
    </w:p>
    <w:p w14:paraId="2F234FFE" w14:textId="77777777" w:rsidR="6C637483" w:rsidRDefault="6C637483" w:rsidP="75E78D4E">
      <w:r>
        <w:t xml:space="preserve">// Pulse width to the right motor </w:t>
      </w:r>
    </w:p>
    <w:p w14:paraId="78C096F7" w14:textId="77777777" w:rsidR="6C637483" w:rsidRDefault="6C637483" w:rsidP="75E78D4E">
      <w:r>
        <w:t>PwmOut poutRM(D0);</w:t>
      </w:r>
    </w:p>
    <w:p w14:paraId="0F6C7DD1" w14:textId="77777777" w:rsidR="6C637483" w:rsidRDefault="6C637483" w:rsidP="75E78D4E">
      <w:r>
        <w:t xml:space="preserve">// Pulse width to the right motor </w:t>
      </w:r>
    </w:p>
    <w:p w14:paraId="5023669C" w14:textId="77777777" w:rsidR="6C637483" w:rsidRDefault="6C637483" w:rsidP="75E78D4E">
      <w:r>
        <w:t>PwmOut poutLM(D1);</w:t>
      </w:r>
    </w:p>
    <w:p w14:paraId="79244489" w14:textId="77777777" w:rsidR="75E78D4E" w:rsidRDefault="75E78D4E" w:rsidP="75E78D4E"/>
    <w:p w14:paraId="7F66421D" w14:textId="77777777" w:rsidR="6C637483" w:rsidRDefault="6C637483" w:rsidP="75E78D4E">
      <w:r>
        <w:t>// Instantiate variables</w:t>
      </w:r>
    </w:p>
    <w:p w14:paraId="1103469A" w14:textId="77777777" w:rsidR="6C637483" w:rsidRDefault="6C637483" w:rsidP="75E78D4E">
      <w:r>
        <w:t>float vref = 0.0;</w:t>
      </w:r>
    </w:p>
    <w:p w14:paraId="45B8435C" w14:textId="77777777" w:rsidR="6C637483" w:rsidRDefault="6C637483" w:rsidP="75E78D4E">
      <w:r>
        <w:t>float vrm = 0.0;</w:t>
      </w:r>
    </w:p>
    <w:p w14:paraId="48FCE9DA" w14:textId="77777777" w:rsidR="6C637483" w:rsidRDefault="6C637483" w:rsidP="75E78D4E">
      <w:r>
        <w:t>float vlm = 0.0;</w:t>
      </w:r>
      <w:r>
        <w:br/>
      </w:r>
    </w:p>
    <w:p w14:paraId="29A42A56" w14:textId="77777777" w:rsidR="6C637483" w:rsidRDefault="6C637483" w:rsidP="75E78D4E">
      <w:r>
        <w:t>// Code for print function on tera term</w:t>
      </w:r>
    </w:p>
    <w:p w14:paraId="19F8EC6D" w14:textId="77777777" w:rsidR="6C637483" w:rsidRDefault="6C637483" w:rsidP="75E78D4E">
      <w:r>
        <w:t>static BufferedSerial serial_port(USBTX, USBRX, 9600);</w:t>
      </w:r>
    </w:p>
    <w:p w14:paraId="7D92DA80" w14:textId="77777777" w:rsidR="6C637483" w:rsidRDefault="6C637483" w:rsidP="75E78D4E">
      <w:r>
        <w:t>FileHandle *mbed::mbed_override_console(int fd)</w:t>
      </w:r>
    </w:p>
    <w:p w14:paraId="05D55697" w14:textId="77777777" w:rsidR="6C637483" w:rsidRDefault="6C637483" w:rsidP="75E78D4E">
      <w:r>
        <w:t>{</w:t>
      </w:r>
    </w:p>
    <w:p w14:paraId="64679C85" w14:textId="77777777" w:rsidR="6C637483" w:rsidRDefault="6C637483" w:rsidP="75E78D4E">
      <w:r>
        <w:t xml:space="preserve">    return &amp;serial_port;</w:t>
      </w:r>
    </w:p>
    <w:p w14:paraId="75EC86F6" w14:textId="77777777" w:rsidR="6C637483" w:rsidRDefault="6C637483" w:rsidP="75E78D4E">
      <w:r>
        <w:t>}</w:t>
      </w:r>
      <w:r>
        <w:br/>
      </w:r>
    </w:p>
    <w:p w14:paraId="0E0273BF" w14:textId="77777777" w:rsidR="6C637483" w:rsidRDefault="6C637483" w:rsidP="75E78D4E">
      <w:r>
        <w:t>// Main code</w:t>
      </w:r>
    </w:p>
    <w:p w14:paraId="0F1F1AEA" w14:textId="77777777" w:rsidR="6C637483" w:rsidRDefault="6C637483" w:rsidP="75E78D4E">
      <w:r>
        <w:t>int main() {</w:t>
      </w:r>
    </w:p>
    <w:p w14:paraId="37584326" w14:textId="77777777" w:rsidR="75E78D4E" w:rsidRDefault="75E78D4E" w:rsidP="75E78D4E"/>
    <w:p w14:paraId="5014CEDD" w14:textId="77777777" w:rsidR="6C637483" w:rsidRDefault="6C637483" w:rsidP="75E78D4E">
      <w:r>
        <w:t xml:space="preserve">    // Set period of pulse widths</w:t>
      </w:r>
    </w:p>
    <w:p w14:paraId="4950C7C1" w14:textId="77777777" w:rsidR="6C637483" w:rsidRDefault="6C637483" w:rsidP="75E78D4E">
      <w:r>
        <w:t xml:space="preserve">    //poutRM.period_us(40);</w:t>
      </w:r>
    </w:p>
    <w:p w14:paraId="3B0C1E4A" w14:textId="77777777" w:rsidR="6C637483" w:rsidRDefault="6C637483" w:rsidP="75E78D4E">
      <w:r>
        <w:t xml:space="preserve">    //poutLM.period_us(40);</w:t>
      </w:r>
    </w:p>
    <w:p w14:paraId="5AF2DB4B" w14:textId="77777777" w:rsidR="6C637483" w:rsidRDefault="6C637483" w:rsidP="75E78D4E">
      <w:r>
        <w:t xml:space="preserve">    poutLM.period(1.0f/25E3f);</w:t>
      </w:r>
    </w:p>
    <w:p w14:paraId="31D3A0FE" w14:textId="77777777" w:rsidR="6C637483" w:rsidRDefault="6C637483" w:rsidP="75E78D4E">
      <w:r>
        <w:t xml:space="preserve">    poutRM.period(1.0f/25E3f);</w:t>
      </w:r>
      <w:r>
        <w:br/>
      </w:r>
    </w:p>
    <w:p w14:paraId="1ED3F476" w14:textId="77777777" w:rsidR="6C637483" w:rsidRDefault="6C637483" w:rsidP="75E78D4E">
      <w:r>
        <w:t xml:space="preserve">    // While motor running</w:t>
      </w:r>
    </w:p>
    <w:p w14:paraId="44561195" w14:textId="77777777" w:rsidR="6C637483" w:rsidRDefault="6C637483" w:rsidP="75E78D4E">
      <w:r>
        <w:t xml:space="preserve">    while (1) {</w:t>
      </w:r>
    </w:p>
    <w:p w14:paraId="34ED5C3E" w14:textId="77777777" w:rsidR="6C637483" w:rsidRDefault="6C637483" w:rsidP="75E78D4E">
      <w:r>
        <w:t xml:space="preserve">    </w:t>
      </w:r>
    </w:p>
    <w:p w14:paraId="10F88B92" w14:textId="77777777" w:rsidR="6C637483" w:rsidRDefault="6C637483" w:rsidP="75E78D4E">
      <w:r>
        <w:lastRenderedPageBreak/>
        <w:t xml:space="preserve">        // Read the incoming voltage from pot</w:t>
      </w:r>
    </w:p>
    <w:p w14:paraId="2A0F19BC" w14:textId="77777777" w:rsidR="6C637483" w:rsidRDefault="6C637483" w:rsidP="75E78D4E">
      <w:r>
        <w:t xml:space="preserve">       vref = potV.read();</w:t>
      </w:r>
    </w:p>
    <w:p w14:paraId="205B15E5" w14:textId="77777777" w:rsidR="6C637483" w:rsidRDefault="6C637483" w:rsidP="75E78D4E">
      <w:r>
        <w:t xml:space="preserve">       </w:t>
      </w:r>
    </w:p>
    <w:p w14:paraId="6163A870" w14:textId="77777777" w:rsidR="6C637483" w:rsidRDefault="6C637483" w:rsidP="75E78D4E">
      <w:r>
        <w:t xml:space="preserve">       // Print digital voltage input</w:t>
      </w:r>
    </w:p>
    <w:p w14:paraId="4741BE02" w14:textId="77777777" w:rsidR="6C637483" w:rsidRDefault="6C637483" w:rsidP="75E78D4E">
      <w:r>
        <w:t xml:space="preserve">       printf("Digital voltage input %1.4f\r", vref);</w:t>
      </w:r>
    </w:p>
    <w:p w14:paraId="40232D17" w14:textId="77777777" w:rsidR="75E78D4E" w:rsidRDefault="75E78D4E" w:rsidP="75E78D4E"/>
    <w:p w14:paraId="2085A772" w14:textId="77777777" w:rsidR="6C637483" w:rsidRDefault="6C637483" w:rsidP="75E78D4E">
      <w:r>
        <w:t xml:space="preserve">        //Send pulse width according to inverted duty cycle. The waveform is flipped at the gate driver.</w:t>
      </w:r>
    </w:p>
    <w:p w14:paraId="42757CF5" w14:textId="77777777" w:rsidR="6C637483" w:rsidRDefault="6C637483" w:rsidP="75E78D4E">
      <w:r>
        <w:t xml:space="preserve">       poutRM.write(1.0f-vref);</w:t>
      </w:r>
    </w:p>
    <w:p w14:paraId="304793DA" w14:textId="77777777" w:rsidR="6C637483" w:rsidRDefault="6C637483" w:rsidP="75E78D4E">
      <w:r>
        <w:t xml:space="preserve">       poutLM.write(1.0f-vref);</w:t>
      </w:r>
    </w:p>
    <w:p w14:paraId="44FFEBA9" w14:textId="77777777" w:rsidR="75E78D4E" w:rsidRDefault="75E78D4E" w:rsidP="75E78D4E"/>
    <w:p w14:paraId="29008797" w14:textId="77777777" w:rsidR="6C637483" w:rsidRDefault="6C637483" w:rsidP="75E78D4E">
      <w:r>
        <w:t xml:space="preserve">        // Read incoming voltage from wheel speed</w:t>
      </w:r>
    </w:p>
    <w:p w14:paraId="145E737D" w14:textId="77777777" w:rsidR="6C637483" w:rsidRDefault="6C637483" w:rsidP="75E78D4E">
      <w:r>
        <w:t xml:space="preserve">       vrm = rmV.read();</w:t>
      </w:r>
    </w:p>
    <w:p w14:paraId="06814EC4" w14:textId="77777777" w:rsidR="6C637483" w:rsidRDefault="6C637483" w:rsidP="75E78D4E">
      <w:r>
        <w:t xml:space="preserve">       vlm = lmV.read();</w:t>
      </w:r>
    </w:p>
    <w:p w14:paraId="29B76C34" w14:textId="77777777" w:rsidR="75E78D4E" w:rsidRDefault="75E78D4E" w:rsidP="75E78D4E"/>
    <w:p w14:paraId="7CBEC6CD" w14:textId="77777777" w:rsidR="6C637483" w:rsidRDefault="6C637483" w:rsidP="75E78D4E">
      <w:r>
        <w:t xml:space="preserve">        // Print wheel speed voltage values</w:t>
      </w:r>
    </w:p>
    <w:p w14:paraId="3DDDA45A" w14:textId="77777777" w:rsidR="6C637483" w:rsidRDefault="6C637483" w:rsidP="75E78D4E">
      <w:r>
        <w:t xml:space="preserve">       printf("Voltage right motor %1.4f\r", vrm);</w:t>
      </w:r>
    </w:p>
    <w:p w14:paraId="7AF6F086" w14:textId="77777777" w:rsidR="6C637483" w:rsidRDefault="6C637483" w:rsidP="75E78D4E">
      <w:r>
        <w:t xml:space="preserve">       </w:t>
      </w:r>
    </w:p>
    <w:p w14:paraId="6E765118" w14:textId="77777777" w:rsidR="6C637483" w:rsidRDefault="6C637483" w:rsidP="75E78D4E">
      <w:r>
        <w:t xml:space="preserve">       printf("Voltage left motor %1.4f\r", vlm);</w:t>
      </w:r>
    </w:p>
    <w:p w14:paraId="4C11EED8" w14:textId="77777777" w:rsidR="75E78D4E" w:rsidRDefault="75E78D4E" w:rsidP="75E78D4E"/>
    <w:p w14:paraId="6704A850" w14:textId="77777777" w:rsidR="6C637483" w:rsidRDefault="6C637483" w:rsidP="75E78D4E">
      <w:r>
        <w:t xml:space="preserve">       //Wait</w:t>
      </w:r>
    </w:p>
    <w:p w14:paraId="38B9E8B8" w14:textId="77777777" w:rsidR="6C637483" w:rsidRDefault="6C637483" w:rsidP="75E78D4E">
      <w:r>
        <w:t xml:space="preserve">       //usleep(40);</w:t>
      </w:r>
      <w:r>
        <w:br/>
      </w:r>
    </w:p>
    <w:p w14:paraId="4F21A4A6" w14:textId="77777777" w:rsidR="6C637483" w:rsidRDefault="6C637483" w:rsidP="75E78D4E">
      <w:r>
        <w:t xml:space="preserve">    }</w:t>
      </w:r>
    </w:p>
    <w:p w14:paraId="58B64AEC" w14:textId="77777777" w:rsidR="6C637483" w:rsidRDefault="6C637483" w:rsidP="75E78D4E">
      <w:r>
        <w:t>}</w:t>
      </w:r>
    </w:p>
    <w:p w14:paraId="646518AC" w14:textId="77777777" w:rsidR="2D80B77A" w:rsidRDefault="2D80B77A" w:rsidP="6FEB947D"/>
    <w:p w14:paraId="15706FA1" w14:textId="77777777" w:rsidR="2D80B77A" w:rsidRDefault="46A71A84" w:rsidP="7B69E434">
      <w:pPr>
        <w:pStyle w:val="Heading2"/>
      </w:pPr>
      <w:bookmarkStart w:id="9" w:name="_Toc143153201"/>
      <w:r>
        <w:t>Results</w:t>
      </w:r>
      <w:bookmarkEnd w:id="9"/>
    </w:p>
    <w:p w14:paraId="1577319B" w14:textId="77777777" w:rsidR="15081A9D" w:rsidRDefault="15081A9D" w:rsidP="6FEB947D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hAnsi="Cambria Math"/>
          </w:rPr>
          <m:t>0.6 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ref</m:t>
            </m:r>
          </m:sub>
        </m:sSub>
      </m:oMath>
    </w:p>
    <w:p w14:paraId="18B6D10A" w14:textId="77777777" w:rsidR="22974E50" w:rsidRDefault="35A9D44B" w:rsidP="6FEB947D">
      <w:r>
        <w:rPr>
          <w:noProof/>
        </w:rPr>
        <w:lastRenderedPageBreak/>
        <w:drawing>
          <wp:inline distT="0" distB="0" distL="0" distR="0" wp14:anchorId="471781C7" wp14:editId="349B2FBD">
            <wp:extent cx="2686050" cy="2014538"/>
            <wp:effectExtent l="0" t="0" r="0" b="0"/>
            <wp:docPr id="534999023" name="Picture 534999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01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2974E50">
        <w:tab/>
      </w:r>
      <w:r w:rsidR="22974E50">
        <w:tab/>
      </w:r>
      <w:r>
        <w:rPr>
          <w:noProof/>
        </w:rPr>
        <w:drawing>
          <wp:inline distT="0" distB="0" distL="0" distR="0" wp14:anchorId="374AABDD" wp14:editId="17E12D7F">
            <wp:extent cx="2711450" cy="2033587"/>
            <wp:effectExtent l="0" t="0" r="0" b="0"/>
            <wp:docPr id="1736269402" name="Picture 1736269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1450" cy="203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E3C48" w14:textId="77777777" w:rsidR="0F25B65B" w:rsidRDefault="7AB54FE0" w:rsidP="6FEB947D">
      <w:r>
        <w:rPr>
          <w:noProof/>
        </w:rPr>
        <w:drawing>
          <wp:inline distT="0" distB="0" distL="0" distR="0" wp14:anchorId="6C237BEA" wp14:editId="205C8182">
            <wp:extent cx="2705100" cy="2028825"/>
            <wp:effectExtent l="0" t="0" r="0" b="0"/>
            <wp:docPr id="1638392017" name="Picture 1638392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25B65B">
        <w:tab/>
      </w:r>
      <w:r w:rsidR="0F25B65B">
        <w:tab/>
      </w:r>
      <w:r>
        <w:rPr>
          <w:noProof/>
        </w:rPr>
        <w:drawing>
          <wp:inline distT="0" distB="0" distL="0" distR="0" wp14:anchorId="7CB5E99F" wp14:editId="5FAD8F3A">
            <wp:extent cx="2705100" cy="2028825"/>
            <wp:effectExtent l="0" t="0" r="0" b="0"/>
            <wp:docPr id="886383429" name="Picture 886383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7337" w14:textId="77777777" w:rsidR="6FEB947D" w:rsidRDefault="6FEB947D" w:rsidP="6FEB947D">
      <w:pPr>
        <w:jc w:val="center"/>
      </w:pPr>
    </w:p>
    <w:p w14:paraId="46DFF5BF" w14:textId="77777777" w:rsidR="0F25B65B" w:rsidRDefault="0F25B65B" w:rsidP="6FEB947D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hAnsi="Cambria Math"/>
          </w:rPr>
          <m:t>1.32 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ref</m:t>
            </m:r>
          </m:sub>
        </m:sSub>
      </m:oMath>
    </w:p>
    <w:p w14:paraId="18E38864" w14:textId="77777777" w:rsidR="0F25B65B" w:rsidRDefault="2B46CF3D" w:rsidP="6FEB947D">
      <w:r>
        <w:rPr>
          <w:noProof/>
        </w:rPr>
        <w:drawing>
          <wp:inline distT="0" distB="0" distL="0" distR="0" wp14:anchorId="7A33F623" wp14:editId="001FD150">
            <wp:extent cx="2628900" cy="1971675"/>
            <wp:effectExtent l="0" t="0" r="0" b="0"/>
            <wp:docPr id="965241496" name="Picture 965241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25B65B">
        <w:tab/>
      </w:r>
      <w:r w:rsidR="0F25B65B">
        <w:tab/>
      </w:r>
      <w:r>
        <w:rPr>
          <w:noProof/>
        </w:rPr>
        <w:drawing>
          <wp:inline distT="0" distB="0" distL="0" distR="0" wp14:anchorId="7E6EE0B3" wp14:editId="3FD2414C">
            <wp:extent cx="2641600" cy="1981200"/>
            <wp:effectExtent l="0" t="0" r="0" b="0"/>
            <wp:docPr id="1653755957" name="Picture 1653755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1C4C" w14:textId="77777777" w:rsidR="44A1FBD2" w:rsidRDefault="44A1FBD2" w:rsidP="6FEB947D">
      <w:r>
        <w:rPr>
          <w:noProof/>
        </w:rPr>
        <w:lastRenderedPageBreak/>
        <w:drawing>
          <wp:inline distT="0" distB="0" distL="0" distR="0" wp14:anchorId="21CBD614" wp14:editId="2EEFC7D7">
            <wp:extent cx="2562225" cy="1921669"/>
            <wp:effectExtent l="0" t="0" r="0" b="0"/>
            <wp:docPr id="1971148703" name="Picture 1971148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92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7565EE47" wp14:editId="670B1349">
            <wp:extent cx="2603500" cy="1952625"/>
            <wp:effectExtent l="0" t="0" r="0" b="0"/>
            <wp:docPr id="235524871" name="Picture 235524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83C0" w14:textId="77777777" w:rsidR="0F25B65B" w:rsidRDefault="0F25B65B" w:rsidP="75E78D4E">
      <w:pPr>
        <w:jc w:val="center"/>
      </w:pPr>
    </w:p>
    <w:p w14:paraId="6F412534" w14:textId="77777777" w:rsidR="0F25B65B" w:rsidRDefault="0F25B65B" w:rsidP="6FEB947D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hAnsi="Cambria Math"/>
          </w:rPr>
          <m:t>2.0 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ref</m:t>
            </m:r>
          </m:sub>
        </m:sSub>
      </m:oMath>
    </w:p>
    <w:p w14:paraId="313D2E88" w14:textId="77777777" w:rsidR="0F25B65B" w:rsidRDefault="74C4B284" w:rsidP="6FEB947D">
      <w:r>
        <w:rPr>
          <w:noProof/>
        </w:rPr>
        <w:drawing>
          <wp:inline distT="0" distB="0" distL="0" distR="0" wp14:anchorId="72DBF2D9" wp14:editId="531851E8">
            <wp:extent cx="2616200" cy="1962150"/>
            <wp:effectExtent l="0" t="0" r="0" b="0"/>
            <wp:docPr id="601886316" name="Picture 601886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25B65B">
        <w:tab/>
      </w:r>
      <w:r w:rsidR="0F25B65B">
        <w:tab/>
      </w:r>
      <w:r>
        <w:rPr>
          <w:noProof/>
        </w:rPr>
        <w:drawing>
          <wp:inline distT="0" distB="0" distL="0" distR="0" wp14:anchorId="5AB35DD0" wp14:editId="0548C0C7">
            <wp:extent cx="2667000" cy="2000250"/>
            <wp:effectExtent l="0" t="0" r="0" b="0"/>
            <wp:docPr id="1291601420" name="Picture 1291601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EEDF4" w14:textId="77777777" w:rsidR="74C4B284" w:rsidRDefault="74C4B284" w:rsidP="6FEB947D">
      <w:r>
        <w:rPr>
          <w:noProof/>
        </w:rPr>
        <w:drawing>
          <wp:inline distT="0" distB="0" distL="0" distR="0" wp14:anchorId="07A89EDA" wp14:editId="6CFB71C7">
            <wp:extent cx="2609850" cy="1957388"/>
            <wp:effectExtent l="0" t="0" r="0" b="0"/>
            <wp:docPr id="756401168" name="Picture 756401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95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1B1DEF73" wp14:editId="38032DA9">
            <wp:extent cx="2705100" cy="2028825"/>
            <wp:effectExtent l="0" t="0" r="0" b="0"/>
            <wp:docPr id="210414838" name="Picture 210414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B5541" w14:textId="77777777" w:rsidR="0F25B65B" w:rsidRDefault="0F25B65B" w:rsidP="75E78D4E">
      <w:pPr>
        <w:jc w:val="center"/>
      </w:pPr>
    </w:p>
    <w:p w14:paraId="52B24726" w14:textId="77777777" w:rsidR="0F25B65B" w:rsidRDefault="0F25B65B" w:rsidP="6FEB947D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hAnsi="Cambria Math"/>
          </w:rPr>
          <m:t>2.64 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ref</m:t>
            </m:r>
          </m:sub>
        </m:sSub>
      </m:oMath>
    </w:p>
    <w:p w14:paraId="1C6060E9" w14:textId="77777777" w:rsidR="0F25B65B" w:rsidRDefault="549B573F" w:rsidP="6FEB947D">
      <w:r>
        <w:rPr>
          <w:noProof/>
        </w:rPr>
        <w:lastRenderedPageBreak/>
        <w:drawing>
          <wp:inline distT="0" distB="0" distL="0" distR="0" wp14:anchorId="1C32FFFA" wp14:editId="18CE28E2">
            <wp:extent cx="2546350" cy="1909763"/>
            <wp:effectExtent l="0" t="0" r="0" b="0"/>
            <wp:docPr id="898401826" name="Picture 898401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6350" cy="190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25B65B">
        <w:tab/>
      </w:r>
      <w:r w:rsidR="0F25B65B">
        <w:tab/>
      </w:r>
      <w:r>
        <w:rPr>
          <w:noProof/>
        </w:rPr>
        <w:drawing>
          <wp:inline distT="0" distB="0" distL="0" distR="0" wp14:anchorId="7B505D77" wp14:editId="39CA1681">
            <wp:extent cx="2527300" cy="1895475"/>
            <wp:effectExtent l="0" t="0" r="0" b="0"/>
            <wp:docPr id="1327740125" name="Picture 1327740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97E5" w14:textId="77777777" w:rsidR="0F25B65B" w:rsidRDefault="549B573F" w:rsidP="6FEB947D">
      <w:r>
        <w:rPr>
          <w:noProof/>
        </w:rPr>
        <w:drawing>
          <wp:inline distT="0" distB="0" distL="0" distR="0" wp14:anchorId="12D35886" wp14:editId="2F6466D7">
            <wp:extent cx="2590800" cy="1943100"/>
            <wp:effectExtent l="0" t="0" r="0" b="0"/>
            <wp:docPr id="149586353" name="Picture 149586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25B65B">
        <w:tab/>
      </w:r>
      <w:r w:rsidR="0F25B65B">
        <w:tab/>
      </w:r>
      <w:r>
        <w:rPr>
          <w:noProof/>
        </w:rPr>
        <w:drawing>
          <wp:inline distT="0" distB="0" distL="0" distR="0" wp14:anchorId="4AE43817" wp14:editId="23B9F122">
            <wp:extent cx="2667000" cy="2000250"/>
            <wp:effectExtent l="0" t="0" r="0" b="0"/>
            <wp:docPr id="1767668314" name="Picture 1767668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A1073" w14:textId="77777777" w:rsidR="6FEB947D" w:rsidRDefault="6FEB947D" w:rsidP="6FEB947D">
      <w:pPr>
        <w:jc w:val="center"/>
      </w:pPr>
    </w:p>
    <w:p w14:paraId="1195C09B" w14:textId="77777777" w:rsidR="0F25B65B" w:rsidRDefault="0F25B65B" w:rsidP="6FEB947D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hAnsi="Cambria Math"/>
          </w:rPr>
          <m:t>3.28 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ref</m:t>
            </m:r>
          </m:sub>
        </m:sSub>
      </m:oMath>
    </w:p>
    <w:p w14:paraId="390AAFF5" w14:textId="77777777" w:rsidR="0F25B65B" w:rsidRDefault="57C785E4" w:rsidP="6FEB947D">
      <w:r>
        <w:rPr>
          <w:noProof/>
        </w:rPr>
        <w:drawing>
          <wp:inline distT="0" distB="0" distL="0" distR="0" wp14:anchorId="70EC2003" wp14:editId="594AC023">
            <wp:extent cx="2641600" cy="1981200"/>
            <wp:effectExtent l="0" t="0" r="0" b="0"/>
            <wp:docPr id="41640359" name="Picture 41640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25B65B">
        <w:tab/>
      </w:r>
      <w:r w:rsidR="0F25B65B">
        <w:tab/>
      </w:r>
      <w:r>
        <w:rPr>
          <w:noProof/>
        </w:rPr>
        <w:drawing>
          <wp:inline distT="0" distB="0" distL="0" distR="0" wp14:anchorId="46A848E5" wp14:editId="714759BE">
            <wp:extent cx="2682875" cy="2012156"/>
            <wp:effectExtent l="0" t="0" r="0" b="0"/>
            <wp:docPr id="686511975" name="Picture 686511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875" cy="201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D25F0" w14:textId="77777777" w:rsidR="0F25B65B" w:rsidRDefault="2AD0FDD7" w:rsidP="6FEB947D">
      <w:r>
        <w:rPr>
          <w:noProof/>
        </w:rPr>
        <w:lastRenderedPageBreak/>
        <w:drawing>
          <wp:inline distT="0" distB="0" distL="0" distR="0" wp14:anchorId="685FE828" wp14:editId="4F5E5749">
            <wp:extent cx="2670175" cy="2002631"/>
            <wp:effectExtent l="0" t="0" r="0" b="0"/>
            <wp:docPr id="392837123" name="Picture 392837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0175" cy="200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25B65B">
        <w:tab/>
      </w:r>
      <w:r w:rsidR="0F25B65B">
        <w:tab/>
      </w:r>
      <w:r>
        <w:rPr>
          <w:noProof/>
        </w:rPr>
        <w:drawing>
          <wp:inline distT="0" distB="0" distL="0" distR="0" wp14:anchorId="1AC8DDF3" wp14:editId="50F12D29">
            <wp:extent cx="2730500" cy="2047875"/>
            <wp:effectExtent l="0" t="0" r="0" b="0"/>
            <wp:docPr id="1728678267" name="Picture 1728678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56386" w14:textId="77777777" w:rsidR="6FEB947D" w:rsidRDefault="6FEB947D" w:rsidP="6FEB947D">
      <w:pPr>
        <w:jc w:val="center"/>
      </w:pPr>
    </w:p>
    <w:p w14:paraId="5377BE68" w14:textId="77777777" w:rsidR="0F25B65B" w:rsidRDefault="0F25B65B" w:rsidP="75E78D4E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6FEB947D">
        <w:rPr>
          <w:rFonts w:ascii="Times New Roman" w:eastAsia="Times New Roman" w:hAnsi="Times New Roman" w:cs="Times New Roman"/>
          <w:sz w:val="24"/>
          <w:szCs w:val="24"/>
          <w:u w:val="single"/>
        </w:rPr>
        <w:t>Table and Graph Results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597"/>
        <w:gridCol w:w="597"/>
        <w:gridCol w:w="597"/>
        <w:gridCol w:w="923"/>
        <w:gridCol w:w="942"/>
        <w:gridCol w:w="774"/>
        <w:gridCol w:w="792"/>
        <w:gridCol w:w="597"/>
        <w:gridCol w:w="886"/>
        <w:gridCol w:w="886"/>
        <w:gridCol w:w="886"/>
        <w:gridCol w:w="886"/>
      </w:tblGrid>
      <w:tr w:rsidR="6FEB947D" w14:paraId="637A4E72" w14:textId="77777777" w:rsidTr="6FEB947D">
        <w:trPr>
          <w:trHeight w:val="285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3D0747F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Vref (V)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F12085F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VrefADC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1D8155A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Duty Cycle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9B80CA9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Fencoder L (Hz)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4CAAFF8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Fencoder R (Hz)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ECDB19B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Vout L (RMS)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4237275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Vout R (RMS)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EEAC2C0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VoutADC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F3E2E32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Wheel Speed L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F7F03F7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Wheel Speed R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6C7DF5E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Motor Speed L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CD0DB50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Motor Speed R</w:t>
            </w:r>
          </w:p>
        </w:tc>
      </w:tr>
      <w:tr w:rsidR="6FEB947D" w14:paraId="3E9751F9" w14:textId="77777777" w:rsidTr="6FEB947D">
        <w:trPr>
          <w:trHeight w:val="285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6206911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0.66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46BA279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0.2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044A1A6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0.24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3FA1ECB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578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D7C2225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585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E36BB75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0.66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4C2656C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0.57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0B9CBFB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0.172727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2D33DD0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36.125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CF74868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36.5625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5A16A38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270.9375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C748ECF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274.21875</w:t>
            </w:r>
          </w:p>
        </w:tc>
      </w:tr>
      <w:tr w:rsidR="6FEB947D" w14:paraId="64EDB8EC" w14:textId="77777777" w:rsidTr="6FEB947D">
        <w:trPr>
          <w:trHeight w:val="285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E308ED4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1.32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7E43EE5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0.4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A4DB5E7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0.44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248292D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687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560570C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699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BF84DF0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1.67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FD2BD37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1.5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2B1B654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0.454545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6AC9C12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42.9375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6EC1337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43.6875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9A9F30E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322.03125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7DE4444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327.65625</w:t>
            </w:r>
          </w:p>
        </w:tc>
      </w:tr>
      <w:tr w:rsidR="6FEB947D" w14:paraId="6837D639" w14:textId="77777777" w:rsidTr="6FEB947D">
        <w:trPr>
          <w:trHeight w:val="285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EDC15DF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1.99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C3FC136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0.6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4E40D1C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0.632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BD7B281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806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CE7D5B4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787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4FE483C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1.95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A260ABB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1.79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0764EBE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0.542424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5B7D2AD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50.375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819EFDD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49.1875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613FA42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377.8125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7746AF4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368.90625</w:t>
            </w:r>
          </w:p>
        </w:tc>
      </w:tr>
      <w:tr w:rsidR="6FEB947D" w14:paraId="54679AAB" w14:textId="77777777" w:rsidTr="6FEB947D">
        <w:trPr>
          <w:trHeight w:val="285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12242C4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2.64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A682EEB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0.8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9DCE5C7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0.83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A67FF86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926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2C297A9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926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E412262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2.32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3D0EA57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1.88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0BAABD4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0.569697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45E9B8A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57.875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C81C777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57.875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9CDE666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434.0625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B0CC829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434.0625</w:t>
            </w:r>
          </w:p>
        </w:tc>
      </w:tr>
      <w:tr w:rsidR="6FEB947D" w14:paraId="4C42D098" w14:textId="77777777" w:rsidTr="6FEB947D">
        <w:trPr>
          <w:trHeight w:val="285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5A580CB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3.28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94AAA16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0.99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06BECA1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0.966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7619FC6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724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73B4D1E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740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90A37BD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2.53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8091E36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1.9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0D8BB35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0.575758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592C5EE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45.25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AC027F6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46.25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8C9BC71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339.375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E4F1E1B" w14:textId="77777777" w:rsidR="6FEB947D" w:rsidRDefault="6FEB947D" w:rsidP="6FEB947D">
            <w:pPr>
              <w:spacing w:after="0"/>
            </w:pPr>
            <w:r w:rsidRPr="6FEB947D">
              <w:rPr>
                <w:rFonts w:ascii="Calibri" w:eastAsia="Calibri" w:hAnsi="Calibri" w:cs="Calibri"/>
                <w:color w:val="000000" w:themeColor="text1"/>
              </w:rPr>
              <w:t>346.875</w:t>
            </w:r>
          </w:p>
        </w:tc>
      </w:tr>
    </w:tbl>
    <w:p w14:paraId="3A492871" w14:textId="77777777" w:rsidR="009CDC0B" w:rsidRDefault="009CDC0B" w:rsidP="009CDC0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A14CFF" w14:textId="77777777" w:rsidR="75E78D4E" w:rsidRDefault="07D5DBB9" w:rsidP="6FEB947D">
      <w:pPr>
        <w:jc w:val="center"/>
      </w:pPr>
      <w:r>
        <w:rPr>
          <w:noProof/>
        </w:rPr>
        <w:drawing>
          <wp:inline distT="0" distB="0" distL="0" distR="0" wp14:anchorId="7BB7F116" wp14:editId="5AA8C1E4">
            <wp:extent cx="4572000" cy="2752725"/>
            <wp:effectExtent l="0" t="0" r="0" b="0"/>
            <wp:docPr id="736302158" name="Picture 736302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9339" w14:textId="77777777" w:rsidR="6FEB947D" w:rsidRDefault="6FEB947D" w:rsidP="6FEB947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03E193" w14:textId="77777777" w:rsidR="2D80B77A" w:rsidRDefault="46A71A84" w:rsidP="7B69E434">
      <w:pPr>
        <w:pStyle w:val="Heading2"/>
      </w:pPr>
      <w:bookmarkStart w:id="10" w:name="_Toc1453753399"/>
      <w:r>
        <w:t>Problems Encountered</w:t>
      </w:r>
      <w:bookmarkEnd w:id="10"/>
    </w:p>
    <w:p w14:paraId="3FF1A596" w14:textId="77777777" w:rsidR="2D80B77A" w:rsidRDefault="74C9CF76" w:rsidP="6FEB947D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6FEB947D">
        <w:rPr>
          <w:rFonts w:ascii="Times New Roman" w:eastAsia="Times New Roman" w:hAnsi="Times New Roman" w:cs="Times New Roman"/>
          <w:sz w:val="24"/>
          <w:szCs w:val="24"/>
        </w:rPr>
        <w:t xml:space="preserve">When switching from the </w:t>
      </w:r>
      <w:r w:rsidR="526B9886" w:rsidRPr="6FEB947D">
        <w:rPr>
          <w:rFonts w:ascii="Times New Roman" w:eastAsia="Times New Roman" w:hAnsi="Times New Roman" w:cs="Times New Roman"/>
          <w:sz w:val="24"/>
          <w:szCs w:val="24"/>
        </w:rPr>
        <w:t xml:space="preserve">OS-2 system of the micro controller to the OS-6, the printf function worked. However, the API </w:t>
      </w:r>
      <w:r w:rsidR="25751079" w:rsidRPr="6FEB947D">
        <w:rPr>
          <w:rFonts w:ascii="Times New Roman" w:eastAsia="Times New Roman" w:hAnsi="Times New Roman" w:cs="Times New Roman"/>
          <w:sz w:val="24"/>
          <w:szCs w:val="24"/>
        </w:rPr>
        <w:t>functions of AnalogIn and PWMout did not work properly anymore.</w:t>
      </w:r>
    </w:p>
    <w:p w14:paraId="346A3586" w14:textId="77777777" w:rsidR="1777141C" w:rsidRDefault="1777141C" w:rsidP="6FEB947D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6FEB947D">
        <w:rPr>
          <w:rFonts w:ascii="Times New Roman" w:eastAsia="Times New Roman" w:hAnsi="Times New Roman" w:cs="Times New Roman"/>
          <w:sz w:val="24"/>
          <w:szCs w:val="24"/>
        </w:rPr>
        <w:t xml:space="preserve">Voltage decreased when </w:t>
      </w:r>
      <w:r w:rsidR="49D2FEA7" w:rsidRPr="6FEB947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6FEB947D">
        <w:rPr>
          <w:rFonts w:ascii="Times New Roman" w:eastAsia="Times New Roman" w:hAnsi="Times New Roman" w:cs="Times New Roman"/>
          <w:sz w:val="24"/>
          <w:szCs w:val="24"/>
        </w:rPr>
        <w:t xml:space="preserve">duty cycle increased. The low-side gate driver was inverting the input signal. So, </w:t>
      </w:r>
      <w:r w:rsidR="7CA5A7B0" w:rsidRPr="6FEB947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6FEB947D">
        <w:rPr>
          <w:rFonts w:ascii="Times New Roman" w:eastAsia="Times New Roman" w:hAnsi="Times New Roman" w:cs="Times New Roman"/>
          <w:sz w:val="24"/>
          <w:szCs w:val="24"/>
        </w:rPr>
        <w:t xml:space="preserve">code was adjusted </w:t>
      </w:r>
      <w:r w:rsidR="2003BA86" w:rsidRPr="6FEB947D">
        <w:rPr>
          <w:rFonts w:ascii="Times New Roman" w:eastAsia="Times New Roman" w:hAnsi="Times New Roman" w:cs="Times New Roman"/>
          <w:sz w:val="24"/>
          <w:szCs w:val="24"/>
        </w:rPr>
        <w:t>to account</w:t>
      </w:r>
      <w:r w:rsidR="4664C43B" w:rsidRPr="6FEB947D">
        <w:rPr>
          <w:rFonts w:ascii="Times New Roman" w:eastAsia="Times New Roman" w:hAnsi="Times New Roman" w:cs="Times New Roman"/>
          <w:sz w:val="24"/>
          <w:szCs w:val="24"/>
        </w:rPr>
        <w:t xml:space="preserve"> for this inversion.</w:t>
      </w:r>
    </w:p>
    <w:p w14:paraId="69941AD6" w14:textId="77777777" w:rsidR="29257140" w:rsidRDefault="29257140" w:rsidP="6FEB947D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6FEB947D">
        <w:rPr>
          <w:rFonts w:ascii="Times New Roman" w:eastAsia="Times New Roman" w:hAnsi="Times New Roman" w:cs="Times New Roman"/>
          <w:sz w:val="24"/>
          <w:szCs w:val="24"/>
        </w:rPr>
        <w:t>The optical sens</w:t>
      </w:r>
      <w:r w:rsidR="14C0DE7F" w:rsidRPr="6FEB947D">
        <w:rPr>
          <w:rFonts w:ascii="Times New Roman" w:eastAsia="Times New Roman" w:hAnsi="Times New Roman" w:cs="Times New Roman"/>
          <w:sz w:val="24"/>
          <w:szCs w:val="24"/>
        </w:rPr>
        <w:t xml:space="preserve">or was not able to properly produce a frequency </w:t>
      </w:r>
      <w:r w:rsidR="5365C3B0" w:rsidRPr="6FEB947D">
        <w:rPr>
          <w:rFonts w:ascii="Times New Roman" w:eastAsia="Times New Roman" w:hAnsi="Times New Roman" w:cs="Times New Roman"/>
          <w:sz w:val="24"/>
          <w:szCs w:val="24"/>
        </w:rPr>
        <w:t>relative to</w:t>
      </w:r>
      <w:r w:rsidR="14C0DE7F" w:rsidRPr="6FEB947D">
        <w:rPr>
          <w:rFonts w:ascii="Times New Roman" w:eastAsia="Times New Roman" w:hAnsi="Times New Roman" w:cs="Times New Roman"/>
          <w:sz w:val="24"/>
          <w:szCs w:val="24"/>
        </w:rPr>
        <w:t xml:space="preserve"> the wheel speed at high </w:t>
      </w:r>
      <w:r w:rsidR="5C46C345" w:rsidRPr="6FEB947D">
        <w:rPr>
          <w:rFonts w:ascii="Times New Roman" w:eastAsia="Times New Roman" w:hAnsi="Times New Roman" w:cs="Times New Roman"/>
          <w:sz w:val="24"/>
          <w:szCs w:val="24"/>
        </w:rPr>
        <w:t xml:space="preserve">speeds. </w:t>
      </w:r>
      <w:r w:rsidR="5E2CAC40" w:rsidRPr="6FEB947D">
        <w:rPr>
          <w:rFonts w:ascii="Times New Roman" w:eastAsia="Times New Roman" w:hAnsi="Times New Roman" w:cs="Times New Roman"/>
          <w:sz w:val="24"/>
          <w:szCs w:val="24"/>
        </w:rPr>
        <w:t xml:space="preserve">This may be due to </w:t>
      </w:r>
      <w:r w:rsidR="31B70263" w:rsidRPr="6FEB947D">
        <w:rPr>
          <w:rFonts w:ascii="Times New Roman" w:eastAsia="Times New Roman" w:hAnsi="Times New Roman" w:cs="Times New Roman"/>
          <w:sz w:val="24"/>
          <w:szCs w:val="24"/>
        </w:rPr>
        <w:t>a</w:t>
      </w:r>
      <w:r w:rsidR="5E2CAC40" w:rsidRPr="6FEB947D">
        <w:rPr>
          <w:rFonts w:ascii="Times New Roman" w:eastAsia="Times New Roman" w:hAnsi="Times New Roman" w:cs="Times New Roman"/>
          <w:sz w:val="24"/>
          <w:szCs w:val="24"/>
        </w:rPr>
        <w:t xml:space="preserve"> fault </w:t>
      </w:r>
      <w:r w:rsidR="102B3ABA" w:rsidRPr="6FEB947D">
        <w:rPr>
          <w:rFonts w:ascii="Times New Roman" w:eastAsia="Times New Roman" w:hAnsi="Times New Roman" w:cs="Times New Roman"/>
          <w:sz w:val="24"/>
          <w:szCs w:val="24"/>
        </w:rPr>
        <w:t>with</w:t>
      </w:r>
      <w:r w:rsidR="5E2CAC40" w:rsidRPr="6FEB947D">
        <w:rPr>
          <w:rFonts w:ascii="Times New Roman" w:eastAsia="Times New Roman" w:hAnsi="Times New Roman" w:cs="Times New Roman"/>
          <w:sz w:val="24"/>
          <w:szCs w:val="24"/>
        </w:rPr>
        <w:t xml:space="preserve"> the optical sensor or the slits in the wheel. As shown below, the </w:t>
      </w:r>
      <w:r w:rsidR="05C1AE3C" w:rsidRPr="6FEB947D">
        <w:rPr>
          <w:rFonts w:ascii="Times New Roman" w:eastAsia="Times New Roman" w:hAnsi="Times New Roman" w:cs="Times New Roman"/>
          <w:sz w:val="24"/>
          <w:szCs w:val="24"/>
        </w:rPr>
        <w:t>sensor can only realize a few of the slits per one full</w:t>
      </w:r>
      <w:r w:rsidR="08D6191A" w:rsidRPr="6FEB947D">
        <w:rPr>
          <w:rFonts w:ascii="Times New Roman" w:eastAsia="Times New Roman" w:hAnsi="Times New Roman" w:cs="Times New Roman"/>
          <w:sz w:val="24"/>
          <w:szCs w:val="24"/>
        </w:rPr>
        <w:t>-</w:t>
      </w:r>
      <w:r w:rsidR="05C1AE3C" w:rsidRPr="6FEB947D">
        <w:rPr>
          <w:rFonts w:ascii="Times New Roman" w:eastAsia="Times New Roman" w:hAnsi="Times New Roman" w:cs="Times New Roman"/>
          <w:sz w:val="24"/>
          <w:szCs w:val="24"/>
        </w:rPr>
        <w:t>wheel rotation. Which in turn limited the output voltage from the voltage to fr</w:t>
      </w:r>
      <w:r w:rsidR="647445F7" w:rsidRPr="6FEB947D">
        <w:rPr>
          <w:rFonts w:ascii="Times New Roman" w:eastAsia="Times New Roman" w:hAnsi="Times New Roman" w:cs="Times New Roman"/>
          <w:sz w:val="24"/>
          <w:szCs w:val="24"/>
        </w:rPr>
        <w:t>equency converter.</w:t>
      </w:r>
      <w:r w:rsidR="110974FC" w:rsidRPr="6FEB94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1D676AE" w14:textId="77777777" w:rsidR="69E3F6F7" w:rsidRDefault="69E3F6F7" w:rsidP="75E78D4E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17232D0F" wp14:editId="3B845B23">
                <wp:extent cx="3458210" cy="2593340"/>
                <wp:effectExtent l="0" t="0" r="8890" b="0"/>
                <wp:docPr id="17642444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58210" cy="2593340"/>
                          <a:chOff x="0" y="0"/>
                          <a:chExt cx="3743325" cy="2807335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325" cy="2807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Rectangle 2"/>
                        <wps:cNvSpPr/>
                        <wps:spPr>
                          <a:xfrm>
                            <a:off x="1452562" y="704532"/>
                            <a:ext cx="289560" cy="60198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3" name="Rectangle 3"/>
                        <wps:cNvSpPr/>
                        <wps:spPr>
                          <a:xfrm>
                            <a:off x="2031683" y="1403667"/>
                            <a:ext cx="1021080" cy="2838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576FB49" w14:textId="77777777" w:rsidR="00DD62D9" w:rsidRDefault="00DD62D9" w:rsidP="00FA2280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20"/>
                                  <w:szCs w:val="20"/>
                                </w:rPr>
                                <w:t>Missing Signal</w:t>
                              </w:r>
                            </w:p>
                          </w:txbxContent>
                        </wps:txbx>
                        <wps:bodyPr anchor="t"/>
                      </wps:wsp>
                      <w14:contentPart bwMode="auto" r:id="rId39">
                        <w14:nvContentPartPr>
                          <w14:cNvPr id="4" name="Ink 4"/>
                          <w14:cNvContentPartPr/>
                        </w14:nvContentPartPr>
                        <w14:xfrm>
                          <a:off x="1559242" y="1344612"/>
                          <a:ext cx="479201" cy="222298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 xmlns:w16du="http://schemas.microsoft.com/office/word/2023/wordml/word16du"/>
        </mc:AlternateContent>
      </w:r>
    </w:p>
    <w:p w14:paraId="4B93E37A" w14:textId="77777777" w:rsidR="75E78D4E" w:rsidRDefault="75E78D4E" w:rsidP="75E78D4E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FA91A84" wp14:editId="756B1AC2">
                <wp:extent cx="3530600" cy="2647950"/>
                <wp:effectExtent l="0" t="0" r="0" b="0"/>
                <wp:docPr id="53329029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30600" cy="2647950"/>
                          <a:chOff x="0" y="0"/>
                          <a:chExt cx="3530600" cy="2647950"/>
                        </a:xfrm>
                      </wpg:grpSpPr>
                      <pic:pic xmlns:pic="http://schemas.openxmlformats.org/drawingml/2006/picture">
                        <pic:nvPicPr>
                          <pic:cNvPr id="71204453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0600" cy="264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1779737" name="Rectangle 2"/>
                        <wps:cNvSpPr/>
                        <wps:spPr>
                          <a:xfrm>
                            <a:off x="1003300" y="929640"/>
                            <a:ext cx="662941" cy="21336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71944193" name="Rectangle 3"/>
                        <wps:cNvSpPr/>
                        <wps:spPr>
                          <a:xfrm>
                            <a:off x="1864360" y="1303020"/>
                            <a:ext cx="1074420" cy="25146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22C840D6" w14:textId="77777777" w:rsidR="00DD62D9" w:rsidRDefault="00DD62D9" w:rsidP="00FD0C88">
                              <w:pPr>
                                <w:rPr>
                                  <w:rFonts w:ascii="Calibri" w:hAnsi="Calibri" w:cs="Calibri"/>
                                  <w:color w:val="00000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</w:rPr>
                                <w:t>Missing Signals</w:t>
                              </w:r>
                            </w:p>
                          </w:txbxContent>
                        </wps:txbx>
                        <wps:bodyPr anchor="t"/>
                      </wps:wsp>
                      <w14:contentPart bwMode="auto" r:id="rId41">
                        <w14:nvContentPartPr>
                          <w14:cNvPr id="1762079602" name="Ink 4"/>
                          <w14:cNvContentPartPr/>
                        </w14:nvContentPartPr>
                        <w14:xfrm>
                          <a:off x="1315388" y="1165860"/>
                          <a:ext cx="555713" cy="298717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 xmlns:w16du="http://schemas.microsoft.com/office/word/2023/wordml/word16du"/>
        </mc:AlternateContent>
      </w:r>
    </w:p>
    <w:p w14:paraId="038A9950" w14:textId="77777777" w:rsidR="73548E52" w:rsidRDefault="73548E52" w:rsidP="6FEB947D">
      <w:r>
        <w:lastRenderedPageBreak/>
        <w:t xml:space="preserve"> Upon further inspection, the sensor was defective. </w:t>
      </w:r>
      <w:r w:rsidR="31F97384">
        <w:t xml:space="preserve">We replaced the sensor and began to receive signals </w:t>
      </w:r>
      <w:r w:rsidR="44A9048E">
        <w:t>that were more accurate</w:t>
      </w:r>
      <w:r w:rsidR="31F97384">
        <w:t>.</w:t>
      </w:r>
    </w:p>
    <w:p w14:paraId="77284B4E" w14:textId="77777777" w:rsidR="75E78D4E" w:rsidRDefault="75E78D4E" w:rsidP="75E78D4E"/>
    <w:p w14:paraId="5FDDE6D8" w14:textId="77777777" w:rsidR="2D80B77A" w:rsidRDefault="6179FC4A" w:rsidP="0919CB04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bookmarkStart w:id="11" w:name="_Toc258781488"/>
      <w:r>
        <w:t>Questions</w:t>
      </w:r>
      <w:bookmarkEnd w:id="11"/>
    </w:p>
    <w:p w14:paraId="5EEDE1E1" w14:textId="77777777" w:rsidR="2D80B77A" w:rsidRDefault="2928B34B" w:rsidP="7B69E434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B69E4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the gate driver needed? VGS? VDS? </w:t>
      </w:r>
    </w:p>
    <w:p w14:paraId="66FF66C7" w14:textId="77777777" w:rsidR="1457B1AE" w:rsidRDefault="1A204906" w:rsidP="7B69E434">
      <w:pPr>
        <w:rPr>
          <w:rFonts w:ascii="Times New Roman" w:eastAsia="Times New Roman" w:hAnsi="Times New Roman" w:cs="Times New Roman"/>
          <w:sz w:val="24"/>
          <w:szCs w:val="24"/>
        </w:rPr>
      </w:pPr>
      <w:r w:rsidRPr="75E78D4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E46170A" w:rsidRPr="75E78D4E">
        <w:rPr>
          <w:rFonts w:ascii="Times New Roman" w:eastAsia="Times New Roman" w:hAnsi="Times New Roman" w:cs="Times New Roman"/>
          <w:sz w:val="24"/>
          <w:szCs w:val="24"/>
        </w:rPr>
        <w:t xml:space="preserve">gate driver is needed to boost the current supplied by the PWM of the micro-controller. </w:t>
      </w:r>
    </w:p>
    <w:p w14:paraId="6F16CBAA" w14:textId="77777777" w:rsidR="2D80B77A" w:rsidRDefault="2928B34B" w:rsidP="7B69E434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B69E4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do we use a MOSFET? Why not a BJT? </w:t>
      </w:r>
    </w:p>
    <w:p w14:paraId="58901DC3" w14:textId="77777777" w:rsidR="3957EA4F" w:rsidRDefault="08E0B48C" w:rsidP="7B69E434">
      <w:pPr>
        <w:rPr>
          <w:rFonts w:ascii="Times New Roman" w:eastAsia="Times New Roman" w:hAnsi="Times New Roman" w:cs="Times New Roman"/>
          <w:sz w:val="24"/>
          <w:szCs w:val="24"/>
        </w:rPr>
      </w:pPr>
      <w:r w:rsidRPr="75E78D4E">
        <w:rPr>
          <w:rFonts w:ascii="Times New Roman" w:eastAsia="Times New Roman" w:hAnsi="Times New Roman" w:cs="Times New Roman"/>
          <w:sz w:val="24"/>
          <w:szCs w:val="24"/>
        </w:rPr>
        <w:t>MOSFETs are voltage</w:t>
      </w:r>
      <w:r w:rsidR="2002AD48" w:rsidRPr="75E78D4E">
        <w:rPr>
          <w:rFonts w:ascii="Times New Roman" w:eastAsia="Times New Roman" w:hAnsi="Times New Roman" w:cs="Times New Roman"/>
          <w:sz w:val="24"/>
          <w:szCs w:val="24"/>
        </w:rPr>
        <w:t>-controlled and BJTs are current-</w:t>
      </w:r>
      <w:r w:rsidRPr="75E78D4E">
        <w:rPr>
          <w:rFonts w:ascii="Times New Roman" w:eastAsia="Times New Roman" w:hAnsi="Times New Roman" w:cs="Times New Roman"/>
          <w:sz w:val="24"/>
          <w:szCs w:val="24"/>
        </w:rPr>
        <w:t xml:space="preserve">controlled. We want a linear relationship </w:t>
      </w:r>
      <w:r w:rsidR="5573B408" w:rsidRPr="75E78D4E">
        <w:rPr>
          <w:rFonts w:ascii="Times New Roman" w:eastAsia="Times New Roman" w:hAnsi="Times New Roman" w:cs="Times New Roman"/>
          <w:sz w:val="24"/>
          <w:szCs w:val="24"/>
        </w:rPr>
        <w:t>between</w:t>
      </w:r>
      <w:r w:rsidRPr="75E78D4E">
        <w:rPr>
          <w:rFonts w:ascii="Times New Roman" w:eastAsia="Times New Roman" w:hAnsi="Times New Roman" w:cs="Times New Roman"/>
          <w:sz w:val="24"/>
          <w:szCs w:val="24"/>
        </w:rPr>
        <w:t xml:space="preserve"> voltage and motor speed. </w:t>
      </w:r>
      <w:r w:rsidR="555BF9E3" w:rsidRPr="75E78D4E">
        <w:rPr>
          <w:rFonts w:ascii="Times New Roman" w:eastAsia="Times New Roman" w:hAnsi="Times New Roman" w:cs="Times New Roman"/>
          <w:sz w:val="24"/>
          <w:szCs w:val="24"/>
        </w:rPr>
        <w:t>So,</w:t>
      </w:r>
      <w:r w:rsidRPr="75E78D4E">
        <w:rPr>
          <w:rFonts w:ascii="Times New Roman" w:eastAsia="Times New Roman" w:hAnsi="Times New Roman" w:cs="Times New Roman"/>
          <w:sz w:val="24"/>
          <w:szCs w:val="24"/>
        </w:rPr>
        <w:t xml:space="preserve"> we utilize a MOSFET.</w:t>
      </w:r>
    </w:p>
    <w:p w14:paraId="2BD295FC" w14:textId="77777777" w:rsidR="2D80B77A" w:rsidRDefault="459FA425" w:rsidP="7B69E434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5E78D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 what mode(s) does a MOSFET act as a switch? An amplifier? How does this differ? </w:t>
      </w:r>
    </w:p>
    <w:p w14:paraId="48D0BDB6" w14:textId="77777777" w:rsidR="709D8413" w:rsidRDefault="709D8413" w:rsidP="75E78D4E">
      <w:pPr>
        <w:rPr>
          <w:rFonts w:ascii="Times New Roman" w:eastAsia="Times New Roman" w:hAnsi="Times New Roman" w:cs="Times New Roman"/>
          <w:sz w:val="24"/>
          <w:szCs w:val="24"/>
        </w:rPr>
      </w:pPr>
      <w:r w:rsidRPr="75E78D4E">
        <w:rPr>
          <w:rFonts w:ascii="Times New Roman" w:eastAsia="Times New Roman" w:hAnsi="Times New Roman" w:cs="Times New Roman"/>
          <w:sz w:val="24"/>
          <w:szCs w:val="24"/>
        </w:rPr>
        <w:t>MOSFET’s have three modes. Cut-off, triode and saturation. It will act as a switch in the</w:t>
      </w:r>
      <w:r w:rsidR="04448957" w:rsidRPr="75E78D4E">
        <w:rPr>
          <w:rFonts w:ascii="Times New Roman" w:eastAsia="Times New Roman" w:hAnsi="Times New Roman" w:cs="Times New Roman"/>
          <w:sz w:val="24"/>
          <w:szCs w:val="24"/>
        </w:rPr>
        <w:t xml:space="preserve"> cut-off and</w:t>
      </w:r>
      <w:r w:rsidRPr="75E78D4E">
        <w:rPr>
          <w:rFonts w:ascii="Times New Roman" w:eastAsia="Times New Roman" w:hAnsi="Times New Roman" w:cs="Times New Roman"/>
          <w:sz w:val="24"/>
          <w:szCs w:val="24"/>
        </w:rPr>
        <w:t xml:space="preserve"> saturation region</w:t>
      </w:r>
      <w:r w:rsidR="1F7E7B26" w:rsidRPr="75E78D4E">
        <w:rPr>
          <w:rFonts w:ascii="Times New Roman" w:eastAsia="Times New Roman" w:hAnsi="Times New Roman" w:cs="Times New Roman"/>
          <w:sz w:val="24"/>
          <w:szCs w:val="24"/>
        </w:rPr>
        <w:t>. It will act</w:t>
      </w:r>
      <w:r w:rsidRPr="75E78D4E">
        <w:rPr>
          <w:rFonts w:ascii="Times New Roman" w:eastAsia="Times New Roman" w:hAnsi="Times New Roman" w:cs="Times New Roman"/>
          <w:sz w:val="24"/>
          <w:szCs w:val="24"/>
        </w:rPr>
        <w:t xml:space="preserve"> as an amplifier in the triode region.</w:t>
      </w:r>
    </w:p>
    <w:p w14:paraId="0B0ACECE" w14:textId="77777777" w:rsidR="2D80B77A" w:rsidRDefault="2928B34B" w:rsidP="7B69E434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B69E4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Will the circuit in Figure 1 work without the diode? Explain. </w:t>
      </w:r>
    </w:p>
    <w:p w14:paraId="38AC6697" w14:textId="77777777" w:rsidR="10DD0381" w:rsidRDefault="2BD5AEE6" w:rsidP="7B69E434">
      <w:pPr>
        <w:rPr>
          <w:rFonts w:ascii="Times New Roman" w:eastAsia="Times New Roman" w:hAnsi="Times New Roman" w:cs="Times New Roman"/>
          <w:sz w:val="24"/>
          <w:szCs w:val="24"/>
        </w:rPr>
      </w:pPr>
      <w:r w:rsidRPr="6FEB947D">
        <w:rPr>
          <w:rFonts w:ascii="Times New Roman" w:eastAsia="Times New Roman" w:hAnsi="Times New Roman" w:cs="Times New Roman"/>
          <w:sz w:val="24"/>
          <w:szCs w:val="24"/>
        </w:rPr>
        <w:t>Th</w:t>
      </w:r>
      <w:r w:rsidR="6C588948" w:rsidRPr="6FEB947D">
        <w:rPr>
          <w:rFonts w:ascii="Times New Roman" w:eastAsia="Times New Roman" w:hAnsi="Times New Roman" w:cs="Times New Roman"/>
          <w:sz w:val="24"/>
          <w:szCs w:val="24"/>
        </w:rPr>
        <w:t xml:space="preserve">e circuit in </w:t>
      </w:r>
      <w:r w:rsidR="26D160E6" w:rsidRPr="6FEB947D">
        <w:rPr>
          <w:rFonts w:ascii="Times New Roman" w:eastAsia="Times New Roman" w:hAnsi="Times New Roman" w:cs="Times New Roman"/>
          <w:sz w:val="24"/>
          <w:szCs w:val="24"/>
        </w:rPr>
        <w:t>F</w:t>
      </w:r>
      <w:r w:rsidR="6C588948" w:rsidRPr="6FEB947D">
        <w:rPr>
          <w:rFonts w:ascii="Times New Roman" w:eastAsia="Times New Roman" w:hAnsi="Times New Roman" w:cs="Times New Roman"/>
          <w:sz w:val="24"/>
          <w:szCs w:val="24"/>
        </w:rPr>
        <w:t xml:space="preserve">igure </w:t>
      </w:r>
      <w:r w:rsidR="4539D7C3" w:rsidRPr="6FEB947D">
        <w:rPr>
          <w:rFonts w:ascii="Times New Roman" w:eastAsia="Times New Roman" w:hAnsi="Times New Roman" w:cs="Times New Roman"/>
          <w:sz w:val="24"/>
          <w:szCs w:val="24"/>
        </w:rPr>
        <w:t>1</w:t>
      </w:r>
      <w:r w:rsidR="6C588948" w:rsidRPr="6FEB947D">
        <w:rPr>
          <w:rFonts w:ascii="Times New Roman" w:eastAsia="Times New Roman" w:hAnsi="Times New Roman" w:cs="Times New Roman"/>
          <w:sz w:val="24"/>
          <w:szCs w:val="24"/>
        </w:rPr>
        <w:t xml:space="preserve"> does not include a diode. </w:t>
      </w:r>
      <w:r w:rsidR="6BD5AC1D" w:rsidRPr="6FEB947D">
        <w:rPr>
          <w:rFonts w:ascii="Times New Roman" w:eastAsia="Times New Roman" w:hAnsi="Times New Roman" w:cs="Times New Roman"/>
          <w:sz w:val="24"/>
          <w:szCs w:val="24"/>
        </w:rPr>
        <w:t xml:space="preserve">It will work without a diode. However, a diode should be placed after the microcontroller to prevent damage to the microcontroller. </w:t>
      </w:r>
      <w:r w:rsidR="72AB0B2B" w:rsidRPr="6FEB947D">
        <w:rPr>
          <w:rFonts w:ascii="Times New Roman" w:eastAsia="Times New Roman" w:hAnsi="Times New Roman" w:cs="Times New Roman"/>
          <w:sz w:val="24"/>
          <w:szCs w:val="24"/>
        </w:rPr>
        <w:t>We don’t want the microcontroller to draw current from the circuit from the motor</w:t>
      </w:r>
      <w:r w:rsidR="252A0B21" w:rsidRPr="6FEB947D">
        <w:rPr>
          <w:rFonts w:ascii="Times New Roman" w:eastAsia="Times New Roman" w:hAnsi="Times New Roman" w:cs="Times New Roman"/>
          <w:sz w:val="24"/>
          <w:szCs w:val="24"/>
        </w:rPr>
        <w:t>'</w:t>
      </w:r>
      <w:r w:rsidR="72AB0B2B" w:rsidRPr="6FEB947D">
        <w:rPr>
          <w:rFonts w:ascii="Times New Roman" w:eastAsia="Times New Roman" w:hAnsi="Times New Roman" w:cs="Times New Roman"/>
          <w:sz w:val="24"/>
          <w:szCs w:val="24"/>
        </w:rPr>
        <w:t xml:space="preserve">s internal </w:t>
      </w:r>
      <w:r w:rsidR="33C0E770" w:rsidRPr="6FEB947D">
        <w:rPr>
          <w:rFonts w:ascii="Times New Roman" w:eastAsia="Times New Roman" w:hAnsi="Times New Roman" w:cs="Times New Roman"/>
          <w:sz w:val="24"/>
          <w:szCs w:val="24"/>
        </w:rPr>
        <w:t>capacitance</w:t>
      </w:r>
      <w:r w:rsidR="72AB0B2B" w:rsidRPr="6FEB947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8E879B5" w14:textId="77777777" w:rsidR="2D80B77A" w:rsidRDefault="2928B34B" w:rsidP="7B69E434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B69E4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do we use low-side configuration? (Hint: With a </w:t>
      </w:r>
      <w:r w:rsidR="21820317" w:rsidRPr="7B69E434">
        <w:rPr>
          <w:rFonts w:ascii="Times New Roman" w:eastAsia="Times New Roman" w:hAnsi="Times New Roman" w:cs="Times New Roman"/>
          <w:b/>
          <w:bCs/>
          <w:sz w:val="24"/>
          <w:szCs w:val="24"/>
        </w:rPr>
        <w:t>7.2V Battery would the MOSFET turn completely off in high-side configuration? Justify.)</w:t>
      </w:r>
    </w:p>
    <w:p w14:paraId="19920034" w14:textId="77777777" w:rsidR="694A5AE6" w:rsidRDefault="27B68575" w:rsidP="7B69E434">
      <w:pPr>
        <w:rPr>
          <w:rFonts w:ascii="Times New Roman" w:eastAsia="Times New Roman" w:hAnsi="Times New Roman" w:cs="Times New Roman"/>
          <w:sz w:val="24"/>
          <w:szCs w:val="24"/>
        </w:rPr>
      </w:pPr>
      <w:r w:rsidRPr="75E78D4E">
        <w:rPr>
          <w:rFonts w:ascii="Times New Roman" w:eastAsia="Times New Roman" w:hAnsi="Times New Roman" w:cs="Times New Roman"/>
          <w:sz w:val="24"/>
          <w:szCs w:val="24"/>
        </w:rPr>
        <w:t>A low side configuration is used due to the</w:t>
      </w:r>
      <w:r w:rsidR="3D0E1302" w:rsidRPr="75E78D4E">
        <w:rPr>
          <w:rFonts w:ascii="Times New Roman" w:eastAsia="Times New Roman" w:hAnsi="Times New Roman" w:cs="Times New Roman"/>
          <w:sz w:val="24"/>
          <w:szCs w:val="24"/>
        </w:rPr>
        <w:t xml:space="preserve"> low conduction losses given at higher duty cycles. </w:t>
      </w:r>
      <w:r w:rsidR="549ED468" w:rsidRPr="75E78D4E">
        <w:rPr>
          <w:rFonts w:ascii="Times New Roman" w:eastAsia="Times New Roman" w:hAnsi="Times New Roman" w:cs="Times New Roman"/>
          <w:sz w:val="24"/>
          <w:szCs w:val="24"/>
        </w:rPr>
        <w:t>This configuration includes analysis for power loss and has great efficiency with the gate driver.</w:t>
      </w:r>
    </w:p>
    <w:p w14:paraId="111E9081" w14:textId="77777777" w:rsidR="0919CB04" w:rsidRDefault="0919CB04" w:rsidP="0919CB0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9A4E86" w14:textId="77777777" w:rsidR="0919CB04" w:rsidRDefault="7BDFD501" w:rsidP="7B69E434">
      <w:pPr>
        <w:pStyle w:val="Heading2"/>
      </w:pPr>
      <w:bookmarkStart w:id="12" w:name="_Toc80945036"/>
      <w:r>
        <w:t>Time sheet</w:t>
      </w:r>
      <w:bookmarkEnd w:id="12"/>
    </w:p>
    <w:tbl>
      <w:tblPr>
        <w:tblStyle w:val="GridTable4-Accent1"/>
        <w:tblW w:w="0" w:type="auto"/>
        <w:tblLayout w:type="fixed"/>
        <w:tblLook w:val="06A0" w:firstRow="1" w:lastRow="0" w:firstColumn="1" w:lastColumn="0" w:noHBand="1" w:noVBand="1"/>
      </w:tblPr>
      <w:tblGrid>
        <w:gridCol w:w="1191"/>
        <w:gridCol w:w="1290"/>
        <w:gridCol w:w="825"/>
        <w:gridCol w:w="750"/>
        <w:gridCol w:w="1290"/>
        <w:gridCol w:w="4014"/>
      </w:tblGrid>
      <w:tr w:rsidR="7B69E434" w14:paraId="4556C89E" w14:textId="77777777" w:rsidTr="75E78D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26C34439" w14:textId="77777777" w:rsidR="25C39946" w:rsidRDefault="25C39946" w:rsidP="7B69E434">
            <w:r>
              <w:t>Name</w:t>
            </w:r>
          </w:p>
        </w:tc>
        <w:tc>
          <w:tcPr>
            <w:tcW w:w="1290" w:type="dxa"/>
          </w:tcPr>
          <w:p w14:paraId="2C1CF482" w14:textId="77777777" w:rsidR="37D90A97" w:rsidRDefault="37D90A97" w:rsidP="7B69E4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825" w:type="dxa"/>
          </w:tcPr>
          <w:p w14:paraId="6DDCE2BC" w14:textId="77777777" w:rsidR="37D90A97" w:rsidRDefault="37D90A97" w:rsidP="7B69E4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Start Time</w:t>
            </w:r>
          </w:p>
        </w:tc>
        <w:tc>
          <w:tcPr>
            <w:tcW w:w="750" w:type="dxa"/>
          </w:tcPr>
          <w:p w14:paraId="4DF33963" w14:textId="77777777" w:rsidR="37D90A97" w:rsidRDefault="37D90A97" w:rsidP="7B69E4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End Time</w:t>
            </w:r>
          </w:p>
        </w:tc>
        <w:tc>
          <w:tcPr>
            <w:tcW w:w="1290" w:type="dxa"/>
          </w:tcPr>
          <w:p w14:paraId="06ED64CF" w14:textId="77777777" w:rsidR="37D90A97" w:rsidRDefault="37D90A97" w:rsidP="7B69E4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Time Spent</w:t>
            </w:r>
          </w:p>
        </w:tc>
        <w:tc>
          <w:tcPr>
            <w:tcW w:w="4014" w:type="dxa"/>
          </w:tcPr>
          <w:p w14:paraId="5C410482" w14:textId="77777777" w:rsidR="37D90A97" w:rsidRDefault="37D90A97" w:rsidP="7B69E4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Tasks / Notes</w:t>
            </w:r>
          </w:p>
        </w:tc>
      </w:tr>
      <w:tr w:rsidR="7B69E434" w14:paraId="3F834727" w14:textId="77777777" w:rsidTr="75E78D4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2D5B23A0" w14:textId="77777777" w:rsidR="25EBDDF6" w:rsidRDefault="25EBDDF6" w:rsidP="7B69E43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Nicholas George</w:t>
            </w:r>
          </w:p>
        </w:tc>
        <w:tc>
          <w:tcPr>
            <w:tcW w:w="1290" w:type="dxa"/>
          </w:tcPr>
          <w:p w14:paraId="1C727CE1" w14:textId="77777777" w:rsidR="37D90A97" w:rsidRDefault="37D90A97" w:rsidP="7B69E4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09/06/2023</w:t>
            </w:r>
          </w:p>
        </w:tc>
        <w:tc>
          <w:tcPr>
            <w:tcW w:w="825" w:type="dxa"/>
          </w:tcPr>
          <w:p w14:paraId="6F2D8FB7" w14:textId="77777777" w:rsidR="1020CC07" w:rsidRDefault="1020CC07" w:rsidP="7B69E4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  <w:r w:rsidR="37D90A97">
              <w:t>:</w:t>
            </w:r>
            <w:r w:rsidR="04B37DAB">
              <w:t>0</w:t>
            </w:r>
            <w:r w:rsidR="37D90A97">
              <w:t>0</w:t>
            </w:r>
          </w:p>
        </w:tc>
        <w:tc>
          <w:tcPr>
            <w:tcW w:w="750" w:type="dxa"/>
          </w:tcPr>
          <w:p w14:paraId="41EF405D" w14:textId="77777777" w:rsidR="37D90A97" w:rsidRDefault="37D90A97" w:rsidP="7B69E4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="076FB598">
              <w:t>1</w:t>
            </w:r>
            <w:r>
              <w:t>:</w:t>
            </w:r>
            <w:r w:rsidR="3CF2B9A5">
              <w:t>3</w:t>
            </w:r>
            <w:r>
              <w:t>0</w:t>
            </w:r>
          </w:p>
        </w:tc>
        <w:tc>
          <w:tcPr>
            <w:tcW w:w="1290" w:type="dxa"/>
          </w:tcPr>
          <w:p w14:paraId="12850462" w14:textId="77777777" w:rsidR="1007D020" w:rsidRDefault="1007D020" w:rsidP="7B69E4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3CC19DEE">
              <w:t xml:space="preserve"> </w:t>
            </w:r>
            <w:r w:rsidR="37D90A97">
              <w:t>Hr</w:t>
            </w:r>
            <w:r w:rsidR="3C4F0E2D">
              <w:t>.</w:t>
            </w:r>
            <w:r w:rsidR="37D90A97">
              <w:t xml:space="preserve"> 30</w:t>
            </w:r>
            <w:r w:rsidR="7BE2349E">
              <w:t xml:space="preserve"> </w:t>
            </w:r>
            <w:r w:rsidR="37D90A97">
              <w:t>M</w:t>
            </w:r>
            <w:r w:rsidR="38527D34">
              <w:t>in</w:t>
            </w:r>
            <w:r w:rsidR="1C6364A3">
              <w:t>.</w:t>
            </w:r>
          </w:p>
        </w:tc>
        <w:tc>
          <w:tcPr>
            <w:tcW w:w="4014" w:type="dxa"/>
          </w:tcPr>
          <w:p w14:paraId="1405D9DA" w14:textId="77777777" w:rsidR="37D90A97" w:rsidRDefault="37D90A97" w:rsidP="7B69E4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Created Lab Notebook and Lab 01 documentation</w:t>
            </w:r>
          </w:p>
        </w:tc>
      </w:tr>
      <w:tr w:rsidR="7B69E434" w14:paraId="2A96DE44" w14:textId="77777777" w:rsidTr="75E78D4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2A4D7D88" w14:textId="77777777" w:rsidR="7B024EE7" w:rsidRDefault="7B024EE7" w:rsidP="7B69E434">
            <w:r>
              <w:rPr>
                <w:b w:val="0"/>
                <w:bCs w:val="0"/>
              </w:rPr>
              <w:t>Nicholas George</w:t>
            </w:r>
          </w:p>
        </w:tc>
        <w:tc>
          <w:tcPr>
            <w:tcW w:w="1290" w:type="dxa"/>
          </w:tcPr>
          <w:p w14:paraId="79D5A67D" w14:textId="77777777" w:rsidR="7B024EE7" w:rsidRDefault="7B024EE7" w:rsidP="7B69E4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09/09/2023</w:t>
            </w:r>
          </w:p>
        </w:tc>
        <w:tc>
          <w:tcPr>
            <w:tcW w:w="825" w:type="dxa"/>
          </w:tcPr>
          <w:p w14:paraId="146112AF" w14:textId="77777777" w:rsidR="7B024EE7" w:rsidRDefault="7B024EE7" w:rsidP="7B69E4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18:00</w:t>
            </w:r>
          </w:p>
        </w:tc>
        <w:tc>
          <w:tcPr>
            <w:tcW w:w="750" w:type="dxa"/>
          </w:tcPr>
          <w:p w14:paraId="6B166E0E" w14:textId="77777777" w:rsidR="7B024EE7" w:rsidRDefault="7B024EE7" w:rsidP="7B69E4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23:50</w:t>
            </w:r>
          </w:p>
        </w:tc>
        <w:tc>
          <w:tcPr>
            <w:tcW w:w="1290" w:type="dxa"/>
          </w:tcPr>
          <w:p w14:paraId="56890EEA" w14:textId="77777777" w:rsidR="7B024EE7" w:rsidRDefault="3CEE7690" w:rsidP="7B69E4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Hrs. </w:t>
            </w:r>
            <w:r w:rsidR="5375548F">
              <w:t>5</w:t>
            </w:r>
            <w:r>
              <w:t>0</w:t>
            </w:r>
            <w:r w:rsidR="58D380A9">
              <w:t xml:space="preserve"> </w:t>
            </w:r>
            <w:r>
              <w:t>Min.</w:t>
            </w:r>
          </w:p>
        </w:tc>
        <w:tc>
          <w:tcPr>
            <w:tcW w:w="4014" w:type="dxa"/>
          </w:tcPr>
          <w:p w14:paraId="630DFC59" w14:textId="77777777" w:rsidR="4A82843E" w:rsidRDefault="4A82843E" w:rsidP="7B69E4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Lab 01 background</w:t>
            </w:r>
          </w:p>
        </w:tc>
      </w:tr>
      <w:tr w:rsidR="7B69E434" w14:paraId="43C85CCF" w14:textId="77777777" w:rsidTr="75E78D4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78D99ACF" w14:textId="77777777" w:rsidR="7B69E434" w:rsidRDefault="5912BF37" w:rsidP="7B69E43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Team</w:t>
            </w:r>
          </w:p>
        </w:tc>
        <w:tc>
          <w:tcPr>
            <w:tcW w:w="1290" w:type="dxa"/>
          </w:tcPr>
          <w:p w14:paraId="4F14FBAC" w14:textId="77777777" w:rsidR="7B69E434" w:rsidRDefault="5912BF37" w:rsidP="7B69E4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09/11/2023</w:t>
            </w:r>
          </w:p>
        </w:tc>
        <w:tc>
          <w:tcPr>
            <w:tcW w:w="825" w:type="dxa"/>
          </w:tcPr>
          <w:p w14:paraId="7307D4B7" w14:textId="77777777" w:rsidR="7B69E434" w:rsidRDefault="5912BF37" w:rsidP="7B69E4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14:20</w:t>
            </w:r>
          </w:p>
        </w:tc>
        <w:tc>
          <w:tcPr>
            <w:tcW w:w="750" w:type="dxa"/>
          </w:tcPr>
          <w:p w14:paraId="0E786B84" w14:textId="77777777" w:rsidR="7B69E434" w:rsidRDefault="5912BF37" w:rsidP="7B69E4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17:00</w:t>
            </w:r>
          </w:p>
        </w:tc>
        <w:tc>
          <w:tcPr>
            <w:tcW w:w="1290" w:type="dxa"/>
          </w:tcPr>
          <w:p w14:paraId="3CC16452" w14:textId="77777777" w:rsidR="7B69E434" w:rsidRDefault="5912BF37" w:rsidP="7B69E4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Hrs. 40 Min.</w:t>
            </w:r>
          </w:p>
        </w:tc>
        <w:tc>
          <w:tcPr>
            <w:tcW w:w="4014" w:type="dxa"/>
          </w:tcPr>
          <w:p w14:paraId="62326E8F" w14:textId="77777777" w:rsidR="7B69E434" w:rsidRDefault="5912BF37" w:rsidP="7B69E4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Circuit Design (Open-Loop Control)</w:t>
            </w:r>
          </w:p>
        </w:tc>
      </w:tr>
      <w:tr w:rsidR="7B69E434" w14:paraId="22F7F3AC" w14:textId="77777777" w:rsidTr="75E78D4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789D4A83" w14:textId="77777777" w:rsidR="7B69E434" w:rsidRDefault="3C6A446E" w:rsidP="7B69E434">
            <w:r>
              <w:rPr>
                <w:b w:val="0"/>
                <w:bCs w:val="0"/>
              </w:rPr>
              <w:t>Nicholas George</w:t>
            </w:r>
          </w:p>
        </w:tc>
        <w:tc>
          <w:tcPr>
            <w:tcW w:w="1290" w:type="dxa"/>
          </w:tcPr>
          <w:p w14:paraId="45407136" w14:textId="77777777" w:rsidR="7B69E434" w:rsidRDefault="521A87B8" w:rsidP="7B69E4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9/17/2023</w:t>
            </w:r>
          </w:p>
        </w:tc>
        <w:tc>
          <w:tcPr>
            <w:tcW w:w="825" w:type="dxa"/>
          </w:tcPr>
          <w:p w14:paraId="5443F491" w14:textId="77777777" w:rsidR="7B69E434" w:rsidRDefault="521A87B8" w:rsidP="7B69E4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13:00</w:t>
            </w:r>
          </w:p>
        </w:tc>
        <w:tc>
          <w:tcPr>
            <w:tcW w:w="750" w:type="dxa"/>
          </w:tcPr>
          <w:p w14:paraId="4E0A313F" w14:textId="77777777" w:rsidR="7B69E434" w:rsidRDefault="521A87B8" w:rsidP="7B69E4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18:30</w:t>
            </w:r>
          </w:p>
        </w:tc>
        <w:tc>
          <w:tcPr>
            <w:tcW w:w="1290" w:type="dxa"/>
          </w:tcPr>
          <w:p w14:paraId="78101E2B" w14:textId="77777777" w:rsidR="7B69E434" w:rsidRDefault="6C1E3276" w:rsidP="7B69E4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 Hrs. 30 Min</w:t>
            </w:r>
          </w:p>
        </w:tc>
        <w:tc>
          <w:tcPr>
            <w:tcW w:w="4014" w:type="dxa"/>
          </w:tcPr>
          <w:p w14:paraId="1D62411F" w14:textId="77777777" w:rsidR="7B69E434" w:rsidRDefault="46CA168E" w:rsidP="7B69E4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Circuit Design (Open-Loop Control)</w:t>
            </w:r>
          </w:p>
          <w:p w14:paraId="5D691282" w14:textId="77777777" w:rsidR="7B69E434" w:rsidRDefault="46CA168E" w:rsidP="7B69E4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Circuit Design (Speed Measurement)</w:t>
            </w:r>
          </w:p>
        </w:tc>
      </w:tr>
      <w:tr w:rsidR="7B69E434" w14:paraId="4C5F4EA3" w14:textId="77777777" w:rsidTr="75E78D4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1D4BDD49" w14:textId="77777777" w:rsidR="7B69E434" w:rsidRDefault="5313324D" w:rsidP="7B69E43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Team</w:t>
            </w:r>
          </w:p>
        </w:tc>
        <w:tc>
          <w:tcPr>
            <w:tcW w:w="1290" w:type="dxa"/>
          </w:tcPr>
          <w:p w14:paraId="0274FE28" w14:textId="77777777" w:rsidR="7B69E434" w:rsidRDefault="5313324D" w:rsidP="7B69E4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9/18/2023</w:t>
            </w:r>
          </w:p>
        </w:tc>
        <w:tc>
          <w:tcPr>
            <w:tcW w:w="825" w:type="dxa"/>
          </w:tcPr>
          <w:p w14:paraId="5D4706B1" w14:textId="77777777" w:rsidR="7B69E434" w:rsidRDefault="5313324D" w:rsidP="7B69E4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14:20</w:t>
            </w:r>
          </w:p>
        </w:tc>
        <w:tc>
          <w:tcPr>
            <w:tcW w:w="750" w:type="dxa"/>
          </w:tcPr>
          <w:p w14:paraId="08D89D0E" w14:textId="77777777" w:rsidR="7B69E434" w:rsidRDefault="5313324D" w:rsidP="7B69E4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17:00</w:t>
            </w:r>
          </w:p>
        </w:tc>
        <w:tc>
          <w:tcPr>
            <w:tcW w:w="1290" w:type="dxa"/>
          </w:tcPr>
          <w:p w14:paraId="790DEA04" w14:textId="77777777" w:rsidR="7B69E434" w:rsidRDefault="5313324D" w:rsidP="7B69E4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Hrs. 40 Min.</w:t>
            </w:r>
          </w:p>
        </w:tc>
        <w:tc>
          <w:tcPr>
            <w:tcW w:w="4014" w:type="dxa"/>
          </w:tcPr>
          <w:p w14:paraId="25D783AE" w14:textId="77777777" w:rsidR="7B69E434" w:rsidRDefault="5313324D" w:rsidP="7B69E4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Circuit Design (Speed Measurement)</w:t>
            </w:r>
          </w:p>
          <w:p w14:paraId="57E37729" w14:textId="77777777" w:rsidR="7B69E434" w:rsidRDefault="7B69E434" w:rsidP="4EB4C3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7B69E434" w14:paraId="323F2554" w14:textId="77777777" w:rsidTr="75E78D4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7F58AEE2" w14:textId="77777777" w:rsidR="75E78D4E" w:rsidRDefault="75E78D4E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Team</w:t>
            </w:r>
          </w:p>
        </w:tc>
        <w:tc>
          <w:tcPr>
            <w:tcW w:w="1290" w:type="dxa"/>
          </w:tcPr>
          <w:p w14:paraId="083A14FB" w14:textId="77777777" w:rsidR="75E78D4E" w:rsidRDefault="75E78D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9/</w:t>
            </w:r>
            <w:r w:rsidR="4CFA436A">
              <w:t>19</w:t>
            </w:r>
            <w:r>
              <w:t>/2023</w:t>
            </w:r>
          </w:p>
        </w:tc>
        <w:tc>
          <w:tcPr>
            <w:tcW w:w="825" w:type="dxa"/>
          </w:tcPr>
          <w:p w14:paraId="3743A4D8" w14:textId="77777777" w:rsidR="30600111" w:rsidRDefault="30600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</w:t>
            </w:r>
            <w:r w:rsidR="75E78D4E">
              <w:t>:20</w:t>
            </w:r>
          </w:p>
        </w:tc>
        <w:tc>
          <w:tcPr>
            <w:tcW w:w="750" w:type="dxa"/>
          </w:tcPr>
          <w:p w14:paraId="3917CD22" w14:textId="77777777" w:rsidR="30600111" w:rsidRDefault="30600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</w:t>
            </w:r>
            <w:r w:rsidR="75E78D4E">
              <w:t>:00</w:t>
            </w:r>
          </w:p>
        </w:tc>
        <w:tc>
          <w:tcPr>
            <w:tcW w:w="1290" w:type="dxa"/>
          </w:tcPr>
          <w:p w14:paraId="612562F2" w14:textId="77777777" w:rsidR="30600111" w:rsidRDefault="30600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 w:rsidR="75E78D4E">
              <w:t xml:space="preserve"> Hrs. 40 Min.</w:t>
            </w:r>
          </w:p>
        </w:tc>
        <w:tc>
          <w:tcPr>
            <w:tcW w:w="4014" w:type="dxa"/>
          </w:tcPr>
          <w:p w14:paraId="7251D6B2" w14:textId="77777777" w:rsidR="75E78D4E" w:rsidRDefault="75E78D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Circuit Design (Speed Measurement)</w:t>
            </w:r>
          </w:p>
          <w:p w14:paraId="48A66360" w14:textId="77777777" w:rsidR="75E78D4E" w:rsidRDefault="75E78D4E" w:rsidP="75E78D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7B69E434" w14:paraId="3CABA989" w14:textId="77777777" w:rsidTr="75E78D4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3B87DDFC" w14:textId="77777777" w:rsidR="75E78D4E" w:rsidRDefault="75E78D4E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Team</w:t>
            </w:r>
          </w:p>
        </w:tc>
        <w:tc>
          <w:tcPr>
            <w:tcW w:w="1290" w:type="dxa"/>
          </w:tcPr>
          <w:p w14:paraId="665BD78C" w14:textId="77777777" w:rsidR="75E78D4E" w:rsidRDefault="75E78D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9/</w:t>
            </w:r>
            <w:r w:rsidR="4372B7D0">
              <w:t>22</w:t>
            </w:r>
            <w:r>
              <w:t>/2023</w:t>
            </w:r>
          </w:p>
        </w:tc>
        <w:tc>
          <w:tcPr>
            <w:tcW w:w="825" w:type="dxa"/>
          </w:tcPr>
          <w:p w14:paraId="6C690F3E" w14:textId="77777777" w:rsidR="2155627C" w:rsidRDefault="215562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</w:t>
            </w:r>
            <w:r w:rsidR="75E78D4E">
              <w:t>:</w:t>
            </w:r>
            <w:r w:rsidR="477F8FA1">
              <w:t>0</w:t>
            </w:r>
            <w:r w:rsidR="75E78D4E">
              <w:t>0</w:t>
            </w:r>
          </w:p>
        </w:tc>
        <w:tc>
          <w:tcPr>
            <w:tcW w:w="750" w:type="dxa"/>
          </w:tcPr>
          <w:p w14:paraId="157AA142" w14:textId="77777777" w:rsidR="477F8FA1" w:rsidRDefault="477F8F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</w:t>
            </w:r>
            <w:r w:rsidR="75E78D4E">
              <w:t>:00</w:t>
            </w:r>
          </w:p>
        </w:tc>
        <w:tc>
          <w:tcPr>
            <w:tcW w:w="1290" w:type="dxa"/>
          </w:tcPr>
          <w:p w14:paraId="1C890B77" w14:textId="77777777" w:rsidR="477F8FA1" w:rsidRDefault="477F8F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 w:rsidR="75E78D4E">
              <w:t xml:space="preserve"> Hrs. 0 Min.</w:t>
            </w:r>
          </w:p>
        </w:tc>
        <w:tc>
          <w:tcPr>
            <w:tcW w:w="4014" w:type="dxa"/>
          </w:tcPr>
          <w:p w14:paraId="50898755" w14:textId="77777777" w:rsidR="75E78D4E" w:rsidRDefault="75E78D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Circuit Design (Speed Measurement)</w:t>
            </w:r>
          </w:p>
          <w:p w14:paraId="47199D13" w14:textId="77777777" w:rsidR="75E78D4E" w:rsidRDefault="75E78D4E" w:rsidP="75E78D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75E78D4E" w14:paraId="601511AD" w14:textId="77777777" w:rsidTr="75E78D4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2093B920" w14:textId="77777777" w:rsidR="75E78D4E" w:rsidRDefault="75E78D4E">
            <w:r>
              <w:rPr>
                <w:b w:val="0"/>
                <w:bCs w:val="0"/>
              </w:rPr>
              <w:t>Nicholas George</w:t>
            </w:r>
          </w:p>
        </w:tc>
        <w:tc>
          <w:tcPr>
            <w:tcW w:w="1290" w:type="dxa"/>
          </w:tcPr>
          <w:p w14:paraId="5E31B79F" w14:textId="77777777" w:rsidR="75E78D4E" w:rsidRDefault="75E78D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9/</w:t>
            </w:r>
            <w:r w:rsidR="7CECAED0">
              <w:t>24</w:t>
            </w:r>
            <w:r>
              <w:t>/2023</w:t>
            </w:r>
          </w:p>
        </w:tc>
        <w:tc>
          <w:tcPr>
            <w:tcW w:w="825" w:type="dxa"/>
          </w:tcPr>
          <w:p w14:paraId="345E350A" w14:textId="77777777" w:rsidR="75E78D4E" w:rsidRDefault="75E78D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7B8721A6">
              <w:t>6</w:t>
            </w:r>
            <w:r>
              <w:t>:00</w:t>
            </w:r>
          </w:p>
        </w:tc>
        <w:tc>
          <w:tcPr>
            <w:tcW w:w="750" w:type="dxa"/>
          </w:tcPr>
          <w:p w14:paraId="1D259827" w14:textId="77777777" w:rsidR="2EB835E2" w:rsidRDefault="2EB83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20:00</w:t>
            </w:r>
          </w:p>
        </w:tc>
        <w:tc>
          <w:tcPr>
            <w:tcW w:w="1290" w:type="dxa"/>
          </w:tcPr>
          <w:p w14:paraId="464AC9A3" w14:textId="77777777" w:rsidR="2EB835E2" w:rsidRDefault="2EB83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 w:rsidR="75E78D4E">
              <w:t xml:space="preserve"> Hrs.  </w:t>
            </w:r>
            <w:r w:rsidR="62F32292">
              <w:t xml:space="preserve">0 </w:t>
            </w:r>
            <w:r w:rsidR="75E78D4E">
              <w:t>Min</w:t>
            </w:r>
          </w:p>
        </w:tc>
        <w:tc>
          <w:tcPr>
            <w:tcW w:w="4014" w:type="dxa"/>
          </w:tcPr>
          <w:p w14:paraId="3E265845" w14:textId="77777777" w:rsidR="40F91547" w:rsidRDefault="40F915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Lab 01 Notebook, report, and Control Document</w:t>
            </w:r>
          </w:p>
        </w:tc>
      </w:tr>
    </w:tbl>
    <w:p w14:paraId="2354060C" w14:textId="77777777" w:rsidR="0919CB04" w:rsidRDefault="0919CB04" w:rsidP="7B69E434">
      <w:r>
        <w:br w:type="page"/>
      </w:r>
    </w:p>
    <w:p w14:paraId="6978B8EC" w14:textId="77777777" w:rsidR="0919CB04" w:rsidRDefault="0827DD0A" w:rsidP="7B69E434">
      <w:pPr>
        <w:pStyle w:val="Heading1"/>
        <w:rPr>
          <w:rFonts w:ascii="Times New Roman" w:eastAsia="Times New Roman" w:hAnsi="Times New Roman" w:cs="Times New Roman"/>
        </w:rPr>
      </w:pPr>
      <w:bookmarkStart w:id="13" w:name="_Toc191665957"/>
      <w:r>
        <w:lastRenderedPageBreak/>
        <w:t xml:space="preserve">Lab 02: </w:t>
      </w:r>
      <w:r w:rsidR="10090B8F">
        <w:t>Model Identification</w:t>
      </w:r>
      <w:bookmarkEnd w:id="13"/>
    </w:p>
    <w:p w14:paraId="575B2946" w14:textId="77777777" w:rsidR="0919CB04" w:rsidRDefault="6D438300" w:rsidP="6FEB947D">
      <w:pPr>
        <w:rPr>
          <w:rFonts w:ascii="Times New Roman" w:eastAsia="Times New Roman" w:hAnsi="Times New Roman" w:cs="Times New Roman"/>
          <w:sz w:val="24"/>
          <w:szCs w:val="24"/>
        </w:rPr>
      </w:pPr>
      <w:r w:rsidRPr="6FEB947D">
        <w:rPr>
          <w:rFonts w:ascii="Times New Roman" w:eastAsia="Times New Roman" w:hAnsi="Times New Roman" w:cs="Times New Roman"/>
          <w:sz w:val="24"/>
          <w:szCs w:val="24"/>
        </w:rPr>
        <w:t>Motor Control (Group A)</w:t>
      </w:r>
    </w:p>
    <w:p w14:paraId="5F4B3FB7" w14:textId="77777777" w:rsidR="0919CB04" w:rsidRDefault="5928961D" w:rsidP="6FEB947D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bookmarkStart w:id="14" w:name="_Toc1486603075"/>
      <w:r>
        <w:t>General Objectives</w:t>
      </w:r>
      <w:bookmarkEnd w:id="14"/>
      <w:r>
        <w:t xml:space="preserve"> </w:t>
      </w:r>
    </w:p>
    <w:p w14:paraId="64D82ECA" w14:textId="77777777" w:rsidR="0919CB04" w:rsidRDefault="2DA93354" w:rsidP="6FEB947D">
      <w:pPr>
        <w:pStyle w:val="ListParagraph"/>
        <w:numPr>
          <w:ilvl w:val="0"/>
          <w:numId w:val="3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6FEB947D">
        <w:rPr>
          <w:rFonts w:ascii="Times New Roman" w:eastAsia="Times New Roman" w:hAnsi="Times New Roman" w:cs="Times New Roman"/>
          <w:sz w:val="24"/>
          <w:szCs w:val="24"/>
        </w:rPr>
        <w:t>Use programming techniques in mbed to solidify understanding of microcontroller features</w:t>
      </w:r>
    </w:p>
    <w:p w14:paraId="5487D705" w14:textId="77777777" w:rsidR="0919CB04" w:rsidRDefault="564D3104" w:rsidP="6FEB947D">
      <w:pPr>
        <w:pStyle w:val="ListParagraph"/>
        <w:numPr>
          <w:ilvl w:val="0"/>
          <w:numId w:val="3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6FEB947D">
        <w:rPr>
          <w:rFonts w:ascii="Times New Roman" w:eastAsia="Times New Roman" w:hAnsi="Times New Roman" w:cs="Times New Roman"/>
          <w:sz w:val="24"/>
          <w:szCs w:val="24"/>
        </w:rPr>
        <w:t>Design and implement a circuit used to perform the motor model identification process</w:t>
      </w:r>
    </w:p>
    <w:p w14:paraId="7A50BA46" w14:textId="77777777" w:rsidR="0919CB04" w:rsidRDefault="40EEB9E4" w:rsidP="6FEB947D">
      <w:pPr>
        <w:pStyle w:val="ListParagraph"/>
        <w:numPr>
          <w:ilvl w:val="0"/>
          <w:numId w:val="3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6FEB947D">
        <w:rPr>
          <w:rFonts w:ascii="Times New Roman" w:eastAsia="Times New Roman" w:hAnsi="Times New Roman" w:cs="Times New Roman"/>
          <w:sz w:val="24"/>
          <w:szCs w:val="24"/>
        </w:rPr>
        <w:t>Validate system model using computer simulation</w:t>
      </w:r>
      <w:r w:rsidR="6D438300" w:rsidRPr="6FEB94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606F902" w14:textId="77777777" w:rsidR="0919CB04" w:rsidRDefault="5928961D" w:rsidP="6FEB947D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bookmarkStart w:id="15" w:name="_Toc1596659039"/>
      <w:r>
        <w:t>Main Specifications</w:t>
      </w:r>
      <w:bookmarkEnd w:id="15"/>
      <w:r>
        <w:t xml:space="preserve"> </w:t>
      </w:r>
    </w:p>
    <w:p w14:paraId="548B72A7" w14:textId="77777777" w:rsidR="0919CB04" w:rsidRDefault="6D438300" w:rsidP="6FEB947D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6FEB947D">
        <w:rPr>
          <w:rFonts w:ascii="Times New Roman" w:eastAsia="Times New Roman" w:hAnsi="Times New Roman" w:cs="Times New Roman"/>
          <w:sz w:val="24"/>
          <w:szCs w:val="24"/>
        </w:rPr>
        <w:t xml:space="preserve">Motor voltage: 7.2V </w:t>
      </w:r>
    </w:p>
    <w:p w14:paraId="04BA61F7" w14:textId="77777777" w:rsidR="0919CB04" w:rsidRDefault="6D438300" w:rsidP="6FEB947D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6FEB947D">
        <w:rPr>
          <w:rFonts w:ascii="Times New Roman" w:eastAsia="Times New Roman" w:hAnsi="Times New Roman" w:cs="Times New Roman"/>
          <w:sz w:val="24"/>
          <w:szCs w:val="24"/>
        </w:rPr>
        <w:t xml:space="preserve">Switching frequency: ≥20 kHz </w:t>
      </w:r>
    </w:p>
    <w:p w14:paraId="7D4CE66A" w14:textId="77777777" w:rsidR="0919CB04" w:rsidRDefault="6D438300" w:rsidP="6FEB947D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6FEB947D">
        <w:rPr>
          <w:rFonts w:ascii="Times New Roman" w:eastAsia="Times New Roman" w:hAnsi="Times New Roman" w:cs="Times New Roman"/>
          <w:sz w:val="24"/>
          <w:szCs w:val="24"/>
        </w:rPr>
        <w:t xml:space="preserve">Speed range: 0-100% (Design to match the DC motor’s rated voltage!!!) </w:t>
      </w:r>
    </w:p>
    <w:p w14:paraId="0A307EBA" w14:textId="77777777" w:rsidR="0919CB04" w:rsidRDefault="6D438300" w:rsidP="6FEB947D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6FEB947D">
        <w:rPr>
          <w:rFonts w:ascii="Times New Roman" w:eastAsia="Times New Roman" w:hAnsi="Times New Roman" w:cs="Times New Roman"/>
          <w:sz w:val="24"/>
          <w:szCs w:val="24"/>
        </w:rPr>
        <w:t xml:space="preserve">External voltage (speed) reference: 0-3.3V </w:t>
      </w:r>
    </w:p>
    <w:p w14:paraId="017A4FC2" w14:textId="77777777" w:rsidR="0919CB04" w:rsidRDefault="6D438300" w:rsidP="6FEB947D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6FEB947D">
        <w:rPr>
          <w:rFonts w:ascii="Times New Roman" w:eastAsia="Times New Roman" w:hAnsi="Times New Roman" w:cs="Times New Roman"/>
          <w:sz w:val="24"/>
          <w:szCs w:val="24"/>
        </w:rPr>
        <w:t xml:space="preserve">Feedback: </w:t>
      </w:r>
      <w:r w:rsidR="1AD47A78" w:rsidRPr="6FEB947D">
        <w:rPr>
          <w:rFonts w:ascii="Times New Roman" w:eastAsia="Times New Roman" w:hAnsi="Times New Roman" w:cs="Times New Roman"/>
          <w:sz w:val="24"/>
          <w:szCs w:val="24"/>
        </w:rPr>
        <w:t>Hall Effect Sensor</w:t>
      </w:r>
    </w:p>
    <w:p w14:paraId="4C528311" w14:textId="77777777" w:rsidR="0919CB04" w:rsidRDefault="5928961D" w:rsidP="6FEB947D">
      <w:pPr>
        <w:pStyle w:val="Heading2"/>
      </w:pPr>
      <w:bookmarkStart w:id="16" w:name="_Toc1850709373"/>
      <w:r>
        <w:t xml:space="preserve">Tasks: </w:t>
      </w:r>
      <w:r w:rsidR="165E6F29">
        <w:t xml:space="preserve">Part </w:t>
      </w:r>
      <w:r w:rsidR="001130BD">
        <w:t>I</w:t>
      </w:r>
      <w:bookmarkEnd w:id="16"/>
    </w:p>
    <w:p w14:paraId="147B08DC" w14:textId="77777777" w:rsidR="0919CB04" w:rsidRDefault="6D438300" w:rsidP="6FEB947D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6FEB947D">
        <w:rPr>
          <w:rFonts w:ascii="Times New Roman" w:eastAsia="Times New Roman" w:hAnsi="Times New Roman" w:cs="Times New Roman"/>
          <w:sz w:val="24"/>
          <w:szCs w:val="24"/>
        </w:rPr>
        <w:t>Research data sheets for components and understand why they are used (their ratings)</w:t>
      </w:r>
    </w:p>
    <w:p w14:paraId="4F0F8B28" w14:textId="77777777" w:rsidR="0919CB04" w:rsidRDefault="727A1D9F" w:rsidP="6FEB947D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6FEB947D">
        <w:rPr>
          <w:rFonts w:ascii="Times New Roman" w:eastAsia="Times New Roman" w:hAnsi="Times New Roman" w:cs="Times New Roman"/>
          <w:sz w:val="24"/>
          <w:szCs w:val="24"/>
        </w:rPr>
        <w:t>Measure the motors winding resistance.</w:t>
      </w:r>
    </w:p>
    <w:p w14:paraId="225A4FF4" w14:textId="77777777" w:rsidR="0919CB04" w:rsidRDefault="727A1D9F" w:rsidP="6FEB947D">
      <w:pPr>
        <w:pStyle w:val="ListParagraph"/>
        <w:numPr>
          <w:ilvl w:val="1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6FEB947D">
        <w:rPr>
          <w:rFonts w:ascii="Times New Roman" w:eastAsia="Times New Roman" w:hAnsi="Times New Roman" w:cs="Times New Roman"/>
          <w:sz w:val="24"/>
          <w:szCs w:val="24"/>
        </w:rPr>
        <w:t>Sample the resistance from several different points with respect to the shaft position and take the average.</w:t>
      </w:r>
    </w:p>
    <w:p w14:paraId="7DBA15FC" w14:textId="77777777" w:rsidR="0919CB04" w:rsidRDefault="727A1D9F" w:rsidP="6FEB947D">
      <w:pPr>
        <w:pStyle w:val="ListParagraph"/>
        <w:numPr>
          <w:ilvl w:val="1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6FEB947D">
        <w:rPr>
          <w:rFonts w:ascii="Times New Roman" w:eastAsia="Times New Roman" w:hAnsi="Times New Roman" w:cs="Times New Roman"/>
          <w:sz w:val="24"/>
          <w:szCs w:val="24"/>
        </w:rPr>
        <w:t>When rotating the shaft, turn slowly, as to refrain from generating a voltage over the motor and inducing a current. The induced current could damage the Digital Multimeter.</w:t>
      </w:r>
    </w:p>
    <w:p w14:paraId="66EA5649" w14:textId="77777777" w:rsidR="0919CB04" w:rsidRDefault="727A1D9F" w:rsidP="6FEB947D">
      <w:pPr>
        <w:pStyle w:val="ListParagraph"/>
        <w:numPr>
          <w:ilvl w:val="1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6FEB947D">
        <w:rPr>
          <w:rFonts w:ascii="Times New Roman" w:eastAsia="Times New Roman" w:hAnsi="Times New Roman" w:cs="Times New Roman"/>
          <w:sz w:val="24"/>
          <w:szCs w:val="24"/>
        </w:rPr>
        <w:t>Make sure to account for the leads of the DMM when measuring the resistance of the motor.</w:t>
      </w:r>
    </w:p>
    <w:p w14:paraId="46FD2488" w14:textId="77777777" w:rsidR="0919CB04" w:rsidRDefault="727A1D9F" w:rsidP="6FEB947D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6FEB947D">
        <w:rPr>
          <w:rFonts w:ascii="Times New Roman" w:eastAsia="Times New Roman" w:hAnsi="Times New Roman" w:cs="Times New Roman"/>
          <w:sz w:val="24"/>
          <w:szCs w:val="24"/>
        </w:rPr>
        <w:t>Perform a frequency sweep, from one hertz to five megahertz using the function generator and the circuit shown.</w:t>
      </w:r>
    </w:p>
    <w:p w14:paraId="786F5277" w14:textId="77777777" w:rsidR="0919CB04" w:rsidRDefault="727A1D9F" w:rsidP="6FEB947D">
      <w:pPr>
        <w:jc w:val="center"/>
      </w:pPr>
      <w:r>
        <w:rPr>
          <w:noProof/>
        </w:rPr>
        <w:drawing>
          <wp:inline distT="0" distB="0" distL="0" distR="0" wp14:anchorId="28EE7864" wp14:editId="5F8D6E2A">
            <wp:extent cx="2781300" cy="1571625"/>
            <wp:effectExtent l="0" t="0" r="0" b="0"/>
            <wp:docPr id="167697261" name="Picture 167697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8FFF" w14:textId="77777777" w:rsidR="0919CB04" w:rsidRDefault="727A1D9F" w:rsidP="6FEB947D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6FEB947D">
        <w:rPr>
          <w:rFonts w:ascii="Times New Roman" w:eastAsia="Times New Roman" w:hAnsi="Times New Roman" w:cs="Times New Roman"/>
          <w:sz w:val="24"/>
          <w:szCs w:val="24"/>
        </w:rPr>
        <w:t>Tabularize the results with ten equally spaced points per decade (log scale).</w:t>
      </w:r>
    </w:p>
    <w:p w14:paraId="739011B6" w14:textId="77777777" w:rsidR="0919CB04" w:rsidRDefault="727A1D9F" w:rsidP="6FEB947D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6FEB947D">
        <w:rPr>
          <w:rFonts w:ascii="Times New Roman" w:eastAsia="Times New Roman" w:hAnsi="Times New Roman" w:cs="Times New Roman"/>
          <w:sz w:val="24"/>
          <w:szCs w:val="24"/>
        </w:rPr>
        <w:t>From the obtained data, determine the inductance ‘L’ of the motor.</w:t>
      </w:r>
    </w:p>
    <w:p w14:paraId="7904586B" w14:textId="77777777" w:rsidR="0919CB04" w:rsidRDefault="5928961D" w:rsidP="6FEB947D">
      <w:pPr>
        <w:spacing w:before="40" w:after="0"/>
        <w:rPr>
          <w:rStyle w:val="Heading2Char"/>
        </w:rPr>
      </w:pPr>
      <w:bookmarkStart w:id="17" w:name="_Toc1323131487"/>
      <w:r w:rsidRPr="7B4D39D6">
        <w:rPr>
          <w:rStyle w:val="Heading2Char"/>
        </w:rPr>
        <w:t xml:space="preserve">Tasks: </w:t>
      </w:r>
      <w:r w:rsidR="000C6CD8" w:rsidRPr="7B4D39D6">
        <w:rPr>
          <w:rStyle w:val="Heading2Char"/>
        </w:rPr>
        <w:t xml:space="preserve">Part </w:t>
      </w:r>
      <w:r w:rsidR="5C6AB3E8" w:rsidRPr="7B4D39D6">
        <w:rPr>
          <w:rStyle w:val="Heading2Char"/>
        </w:rPr>
        <w:t>II</w:t>
      </w:r>
      <w:bookmarkEnd w:id="17"/>
    </w:p>
    <w:p w14:paraId="36C0F0E4" w14:textId="77777777" w:rsidR="0919CB04" w:rsidRDefault="6D438300" w:rsidP="6FEB947D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6FEB94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66A71C01" w:rsidRPr="6FEB947D">
        <w:rPr>
          <w:rFonts w:ascii="Times New Roman" w:eastAsia="Times New Roman" w:hAnsi="Times New Roman" w:cs="Times New Roman"/>
          <w:sz w:val="24"/>
          <w:szCs w:val="24"/>
        </w:rPr>
        <w:t>Derive the transfer function of a DC motor for angular speed</w:t>
      </w:r>
    </w:p>
    <w:p w14:paraId="22E62396" w14:textId="77777777" w:rsidR="0919CB04" w:rsidRDefault="66A71C01" w:rsidP="6FEB947D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6FEB947D">
        <w:rPr>
          <w:rFonts w:ascii="Times New Roman" w:eastAsia="Times New Roman" w:hAnsi="Times New Roman" w:cs="Times New Roman"/>
          <w:sz w:val="24"/>
          <w:szCs w:val="24"/>
        </w:rPr>
        <w:t>Find ‘KDC’ from the data collected in laboratory exercise one.</w:t>
      </w:r>
    </w:p>
    <w:p w14:paraId="71EFF347" w14:textId="77777777" w:rsidR="0919CB04" w:rsidRDefault="00DD62D9" w:rsidP="267801CB">
      <w:pPr>
        <w:pStyle w:val="ListParagraph"/>
        <w:numPr>
          <w:ilvl w:val="1"/>
          <w:numId w:val="23"/>
        </w:numPr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DC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ω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avg</m:t>
                </m:r>
              </m:sub>
            </m:sSub>
          </m:den>
        </m:f>
      </m:oMath>
      <w:r w:rsidR="0919CB04">
        <w:tab/>
      </w:r>
    </w:p>
    <w:p w14:paraId="1D54D711" w14:textId="77777777" w:rsidR="0919CB04" w:rsidRDefault="64DCB0D2" w:rsidP="6FEB947D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6FEB947D">
        <w:rPr>
          <w:rFonts w:ascii="Times New Roman" w:eastAsia="Times New Roman" w:hAnsi="Times New Roman" w:cs="Times New Roman"/>
          <w:sz w:val="24"/>
          <w:szCs w:val="24"/>
        </w:rPr>
        <w:t>Find ‘K’ and ‘B’</w:t>
      </w:r>
    </w:p>
    <w:p w14:paraId="5ACB6CC8" w14:textId="77777777" w:rsidR="0919CB04" w:rsidRDefault="0919CB04" w:rsidP="267801CB">
      <w:pPr>
        <w:pStyle w:val="ListParagraph"/>
        <w:numPr>
          <w:ilvl w:val="1"/>
          <w:numId w:val="23"/>
        </w:numPr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hAnsi="Cambria Math"/>
          </w:rPr>
          <m:t>Ki-Bω=0 </m:t>
        </m:r>
      </m:oMath>
    </w:p>
    <w:p w14:paraId="49192B0B" w14:textId="77777777" w:rsidR="0919CB04" w:rsidRDefault="25A93723" w:rsidP="6FEB947D">
      <w:pPr>
        <w:pStyle w:val="ListParagraph"/>
        <w:numPr>
          <w:ilvl w:val="2"/>
          <w:numId w:val="2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0F974EC">
        <w:rPr>
          <w:rFonts w:ascii="Times New Roman" w:eastAsia="Times New Roman" w:hAnsi="Times New Roman" w:cs="Times New Roman"/>
          <w:sz w:val="24"/>
          <w:szCs w:val="24"/>
        </w:rPr>
        <w:t>Measure current ‘i’ and motor speed ‘𝜔’ at fifty percent duty cycle</w:t>
      </w:r>
      <w:r w:rsidR="49142A85" w:rsidRPr="20F974E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951E89" w14:textId="77777777" w:rsidR="0919CB04" w:rsidRDefault="00DD62D9" w:rsidP="267801CB">
      <w:pPr>
        <w:pStyle w:val="ListParagraph"/>
        <w:numPr>
          <w:ilvl w:val="1"/>
          <w:numId w:val="23"/>
        </w:numPr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DC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r>
              <w:rPr>
                <w:rFonts w:ascii="Cambria Math" w:hAnsi="Cambria Math"/>
              </w:rPr>
              <m:t>RB+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24C149EF" w14:textId="77777777" w:rsidR="0919CB04" w:rsidRDefault="4E615702" w:rsidP="267801CB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0F974EC">
        <w:rPr>
          <w:rFonts w:ascii="Times New Roman" w:eastAsia="Times New Roman" w:hAnsi="Times New Roman" w:cs="Times New Roman"/>
          <w:sz w:val="24"/>
          <w:szCs w:val="24"/>
        </w:rPr>
        <w:t>Find ‘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20F974EC">
        <w:rPr>
          <w:rFonts w:ascii="Times New Roman" w:eastAsia="Times New Roman" w:hAnsi="Times New Roman" w:cs="Times New Roman"/>
          <w:sz w:val="24"/>
          <w:szCs w:val="24"/>
        </w:rPr>
        <w:t>’ and ‘J’</w:t>
      </w:r>
    </w:p>
    <w:p w14:paraId="263E1956" w14:textId="77777777" w:rsidR="0919CB04" w:rsidRDefault="02D81D33" w:rsidP="6FEB947D">
      <w:pPr>
        <w:pStyle w:val="ListParagraph"/>
        <w:numPr>
          <w:ilvl w:val="1"/>
          <w:numId w:val="2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0F974EC">
        <w:rPr>
          <w:rFonts w:ascii="Times New Roman" w:eastAsia="Times New Roman" w:hAnsi="Times New Roman" w:cs="Times New Roman"/>
          <w:sz w:val="24"/>
          <w:szCs w:val="24"/>
        </w:rPr>
        <w:t>‘τm’ is the time for the feedback voltage to reach 63.2% of the final value from a step input.</w:t>
      </w:r>
    </w:p>
    <w:p w14:paraId="375EC4F8" w14:textId="77777777" w:rsidR="0919CB04" w:rsidRDefault="6AEF90C2" w:rsidP="6FEB947D">
      <w:pPr>
        <w:pStyle w:val="ListParagraph"/>
        <w:numPr>
          <w:ilvl w:val="2"/>
          <w:numId w:val="2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0F974EC">
        <w:rPr>
          <w:rFonts w:ascii="Times New Roman" w:eastAsia="Times New Roman" w:hAnsi="Times New Roman" w:cs="Times New Roman"/>
          <w:sz w:val="24"/>
          <w:szCs w:val="24"/>
        </w:rPr>
        <w:t>Apply step input and plot the response on oscilloscope</w:t>
      </w:r>
    </w:p>
    <w:p w14:paraId="49B737EF" w14:textId="77777777" w:rsidR="0919CB04" w:rsidRDefault="6AEF90C2" w:rsidP="6FEB947D">
      <w:pPr>
        <w:pStyle w:val="ListParagraph"/>
        <w:numPr>
          <w:ilvl w:val="2"/>
          <w:numId w:val="2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0F974EC">
        <w:rPr>
          <w:rFonts w:ascii="Times New Roman" w:eastAsia="Times New Roman" w:hAnsi="Times New Roman" w:cs="Times New Roman"/>
          <w:sz w:val="24"/>
          <w:szCs w:val="24"/>
        </w:rPr>
        <w:t>Find 63.2% of total rise and measure the time</w:t>
      </w:r>
    </w:p>
    <w:p w14:paraId="14E99D80" w14:textId="77777777" w:rsidR="0919CB04" w:rsidRDefault="0919CB04" w:rsidP="267801CB">
      <w:pPr>
        <w:pStyle w:val="ListParagraph"/>
        <w:numPr>
          <w:ilvl w:val="1"/>
          <w:numId w:val="23"/>
        </w:numPr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hAnsi="Cambria Math"/>
          </w:rPr>
          <m:t>s=-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τ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den>
        </m:f>
      </m:oMath>
    </w:p>
    <w:p w14:paraId="614BEA86" w14:textId="77777777" w:rsidR="0919CB04" w:rsidRDefault="0919CB04" w:rsidP="267801CB">
      <w:pPr>
        <w:pStyle w:val="ListParagraph"/>
        <w:numPr>
          <w:ilvl w:val="1"/>
          <w:numId w:val="23"/>
        </w:numPr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hAnsi="Cambria Math"/>
          </w:rPr>
          <m:t>s=-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w:rPr>
                <w:rFonts w:ascii="Cambria Math" w:hAnsi="Cambria Math"/>
              </w:rPr>
              <m:t>B+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w:rPr>
                <w:rFonts w:ascii="Cambria Math" w:hAnsi="Cambria Math"/>
              </w:rPr>
              <m:t>J</m:t>
            </m:r>
          </m:den>
        </m:f>
      </m:oMath>
    </w:p>
    <w:p w14:paraId="38710B45" w14:textId="77777777" w:rsidR="0919CB04" w:rsidRDefault="64DCB0D2" w:rsidP="6FEB947D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6FEB947D">
        <w:rPr>
          <w:rFonts w:ascii="Times New Roman" w:eastAsia="Times New Roman" w:hAnsi="Times New Roman" w:cs="Times New Roman"/>
          <w:sz w:val="24"/>
          <w:szCs w:val="24"/>
        </w:rPr>
        <w:t>Use the provided Simulink Model (Blackboard) to simulate the system</w:t>
      </w:r>
    </w:p>
    <w:p w14:paraId="63CA21D1" w14:textId="77777777" w:rsidR="0919CB04" w:rsidRDefault="64DCB0D2" w:rsidP="6FEB947D">
      <w:pPr>
        <w:pStyle w:val="ListParagraph"/>
        <w:numPr>
          <w:ilvl w:val="1"/>
          <w:numId w:val="2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6FEB947D">
        <w:rPr>
          <w:rFonts w:ascii="Times New Roman" w:eastAsia="Times New Roman" w:hAnsi="Times New Roman" w:cs="Times New Roman"/>
          <w:sz w:val="24"/>
          <w:szCs w:val="24"/>
        </w:rPr>
        <w:t>Explore the subsystem levels of the model and understand how these work</w:t>
      </w:r>
    </w:p>
    <w:p w14:paraId="5C804144" w14:textId="77777777" w:rsidR="0919CB04" w:rsidRDefault="64DCB0D2" w:rsidP="6FEB947D">
      <w:pPr>
        <w:pStyle w:val="ListParagraph"/>
        <w:numPr>
          <w:ilvl w:val="1"/>
          <w:numId w:val="2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6FEB947D">
        <w:rPr>
          <w:rFonts w:ascii="Times New Roman" w:eastAsia="Times New Roman" w:hAnsi="Times New Roman" w:cs="Times New Roman"/>
          <w:sz w:val="24"/>
          <w:szCs w:val="24"/>
        </w:rPr>
        <w:t>Add the appropriate source (Voltage) and sink (Speed) to run the simulation</w:t>
      </w:r>
    </w:p>
    <w:p w14:paraId="3F54AE96" w14:textId="77777777" w:rsidR="0919CB04" w:rsidRDefault="64DCB0D2" w:rsidP="6FEB947D">
      <w:pPr>
        <w:pStyle w:val="ListParagraph"/>
        <w:numPr>
          <w:ilvl w:val="1"/>
          <w:numId w:val="2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6FEB947D">
        <w:rPr>
          <w:rFonts w:ascii="Times New Roman" w:eastAsia="Times New Roman" w:hAnsi="Times New Roman" w:cs="Times New Roman"/>
          <w:sz w:val="24"/>
          <w:szCs w:val="24"/>
        </w:rPr>
        <w:t>Use a Matlab script to update the variables in the Matlab workspace.</w:t>
      </w:r>
    </w:p>
    <w:p w14:paraId="2EBA8503" w14:textId="77777777" w:rsidR="0919CB04" w:rsidRDefault="64DCB0D2" w:rsidP="6FEB947D">
      <w:pPr>
        <w:pStyle w:val="ListParagraph"/>
        <w:numPr>
          <w:ilvl w:val="1"/>
          <w:numId w:val="2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6FEB947D">
        <w:rPr>
          <w:rFonts w:ascii="Times New Roman" w:eastAsia="Times New Roman" w:hAnsi="Times New Roman" w:cs="Times New Roman"/>
          <w:sz w:val="24"/>
          <w:szCs w:val="24"/>
        </w:rPr>
        <w:t>After all, variables are solved and in the workspace run the simulation.</w:t>
      </w:r>
    </w:p>
    <w:p w14:paraId="448D99BC" w14:textId="77777777" w:rsidR="0919CB04" w:rsidRDefault="64DCB0D2" w:rsidP="6FEB947D">
      <w:pPr>
        <w:pStyle w:val="ListParagraph"/>
        <w:numPr>
          <w:ilvl w:val="1"/>
          <w:numId w:val="2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6FEB947D">
        <w:rPr>
          <w:rFonts w:ascii="Times New Roman" w:eastAsia="Times New Roman" w:hAnsi="Times New Roman" w:cs="Times New Roman"/>
          <w:sz w:val="24"/>
          <w:szCs w:val="24"/>
        </w:rPr>
        <w:t>Perform a source voltage sweep from 0-100% similar to what you did in Laboratory exercise one and plot the average motor voltage vs. motor speed (rad/s).</w:t>
      </w:r>
    </w:p>
    <w:p w14:paraId="074F8C61" w14:textId="77777777" w:rsidR="0919CB04" w:rsidRDefault="64DCB0D2" w:rsidP="6FEB947D">
      <w:pPr>
        <w:pStyle w:val="ListParagraph"/>
        <w:numPr>
          <w:ilvl w:val="1"/>
          <w:numId w:val="2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6FEB947D">
        <w:rPr>
          <w:rFonts w:ascii="Times New Roman" w:eastAsia="Times New Roman" w:hAnsi="Times New Roman" w:cs="Times New Roman"/>
          <w:sz w:val="24"/>
          <w:szCs w:val="24"/>
        </w:rPr>
        <w:t>Compare the simulated ‘KDC’ with the actual and calculate the percent error.</w:t>
      </w:r>
    </w:p>
    <w:p w14:paraId="11C918DE" w14:textId="77777777" w:rsidR="0919CB04" w:rsidRDefault="64DCB0D2" w:rsidP="6FEB947D">
      <w:pPr>
        <w:pStyle w:val="ListParagraph"/>
        <w:numPr>
          <w:ilvl w:val="1"/>
          <w:numId w:val="2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6FEB947D">
        <w:rPr>
          <w:rFonts w:ascii="Times New Roman" w:eastAsia="Times New Roman" w:hAnsi="Times New Roman" w:cs="Times New Roman"/>
          <w:sz w:val="24"/>
          <w:szCs w:val="24"/>
        </w:rPr>
        <w:t>Determine the simulated ‘τm’ and the corresponding percent error.</w:t>
      </w:r>
    </w:p>
    <w:p w14:paraId="6ACBB5E4" w14:textId="77777777" w:rsidR="0919CB04" w:rsidRDefault="5928961D" w:rsidP="6FEB947D">
      <w:pPr>
        <w:pStyle w:val="Heading2"/>
      </w:pPr>
      <w:bookmarkStart w:id="18" w:name="_Toc1890232640"/>
      <w:r>
        <w:t>Background</w:t>
      </w:r>
      <w:bookmarkEnd w:id="18"/>
    </w:p>
    <w:p w14:paraId="240DE357" w14:textId="77777777" w:rsidR="17C363E6" w:rsidRDefault="17C363E6" w:rsidP="267801CB">
      <w:pPr>
        <w:pStyle w:val="ListParagraph"/>
        <w:numPr>
          <w:ilvl w:val="0"/>
          <w:numId w:val="9"/>
        </w:numPr>
        <w:rPr>
          <w:b/>
          <w:bCs/>
        </w:rPr>
      </w:pPr>
      <w:r w:rsidRPr="267801C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Permanent DC Motor</w:t>
      </w:r>
    </w:p>
    <w:p w14:paraId="43D74FA8" w14:textId="77777777" w:rsidR="532F8C9E" w:rsidRDefault="532F8C9E" w:rsidP="267801CB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>A permanent magnet DC (PMDC) motor has poles made of permanent magnets. It consists of:</w:t>
      </w:r>
    </w:p>
    <w:p w14:paraId="3617ABB6" w14:textId="77777777" w:rsidR="532F8C9E" w:rsidRDefault="532F8C9E" w:rsidP="267801CB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A permanent magnetic structure that is static </w:t>
      </w:r>
    </w:p>
    <w:p w14:paraId="45232A20" w14:textId="77777777" w:rsidR="532F8C9E" w:rsidRDefault="532F8C9E" w:rsidP="267801CB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The field produces a magnetic medium </w:t>
      </w:r>
    </w:p>
    <w:p w14:paraId="7113F2A0" w14:textId="77777777" w:rsidR="532F8C9E" w:rsidRDefault="532F8C9E" w:rsidP="267801CB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An armature which rotates </w:t>
      </w:r>
    </w:p>
    <w:p w14:paraId="254FDEA2" w14:textId="77777777" w:rsidR="532F8C9E" w:rsidRDefault="532F8C9E" w:rsidP="267801CB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The armature produces voltage and torque under the action of the magnetic field </w:t>
      </w:r>
    </w:p>
    <w:p w14:paraId="041CC618" w14:textId="77777777" w:rsidR="532F8C9E" w:rsidRDefault="532F8C9E" w:rsidP="267801CB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In the design of permanent-magnet DC motors, the flux of a PMDC motor is fixed. </w:t>
      </w:r>
      <w:r w:rsidR="6DED607F" w:rsidRPr="267801CB">
        <w:rPr>
          <w:rFonts w:ascii="Times New Roman" w:eastAsia="Times New Roman" w:hAnsi="Times New Roman" w:cs="Times New Roman"/>
          <w:sz w:val="24"/>
          <w:szCs w:val="24"/>
        </w:rPr>
        <w:t>And t</w:t>
      </w:r>
      <w:r w:rsidRPr="267801CB">
        <w:rPr>
          <w:rFonts w:ascii="Times New Roman" w:eastAsia="Times New Roman" w:hAnsi="Times New Roman" w:cs="Times New Roman"/>
          <w:sz w:val="24"/>
          <w:szCs w:val="24"/>
        </w:rPr>
        <w:t>he only way of speed control for PMDC motors is armature voltage control.</w:t>
      </w:r>
    </w:p>
    <w:p w14:paraId="5EE84701" w14:textId="77777777" w:rsidR="65E365AF" w:rsidRDefault="65E365AF" w:rsidP="267801CB">
      <w:pPr>
        <w:ind w:firstLine="720"/>
        <w:jc w:val="center"/>
      </w:pPr>
      <w:r>
        <w:rPr>
          <w:noProof/>
        </w:rPr>
        <w:lastRenderedPageBreak/>
        <w:drawing>
          <wp:inline distT="0" distB="0" distL="0" distR="0" wp14:anchorId="4FC8394B" wp14:editId="4F4ACBA3">
            <wp:extent cx="2247900" cy="1599857"/>
            <wp:effectExtent l="0" t="0" r="0" b="0"/>
            <wp:docPr id="268898751" name="Picture 268898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599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8EBB9" w14:textId="77777777" w:rsidR="5D45EF84" w:rsidRDefault="5D45EF84" w:rsidP="267801CB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The motor is characterized by mechanical and electrical elements. </w:t>
      </w:r>
      <w:r w:rsidR="423AB607" w:rsidRPr="267801CB">
        <w:rPr>
          <w:rFonts w:ascii="Times New Roman" w:eastAsia="Times New Roman" w:hAnsi="Times New Roman" w:cs="Times New Roman"/>
          <w:sz w:val="24"/>
          <w:szCs w:val="24"/>
        </w:rPr>
        <w:t>The motor receives an electrical signal and produces a mechanical force.</w:t>
      </w:r>
    </w:p>
    <w:p w14:paraId="5B77E36F" w14:textId="77777777" w:rsidR="267801CB" w:rsidRDefault="267801CB" w:rsidP="267801CB">
      <w:pPr>
        <w:ind w:firstLine="720"/>
        <w:jc w:val="center"/>
      </w:pPr>
    </w:p>
    <w:p w14:paraId="215D0141" w14:textId="77777777" w:rsidR="7DCCFC5E" w:rsidRDefault="7DCCFC5E" w:rsidP="267801CB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267801C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Electrical Characteristics</w:t>
      </w:r>
    </w:p>
    <w:p w14:paraId="0805CB9F" w14:textId="77777777" w:rsidR="267801CB" w:rsidRDefault="00DD62D9" w:rsidP="267801CB">
      <w:pPr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:</m:t>
        </m:r>
      </m:oMath>
      <w:r w:rsidR="5129DE0B" w:rsidRPr="267801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7DCCFC5E" w:rsidRPr="267801CB">
        <w:rPr>
          <w:rFonts w:ascii="Times New Roman" w:eastAsia="Times New Roman" w:hAnsi="Times New Roman" w:cs="Times New Roman"/>
          <w:sz w:val="24"/>
          <w:szCs w:val="24"/>
        </w:rPr>
        <w:t xml:space="preserve">armature current </w:t>
      </w:r>
      <w:r w:rsidR="35E00568" w:rsidRPr="267801CB">
        <w:rPr>
          <w:rFonts w:ascii="Times New Roman" w:eastAsia="Times New Roman" w:hAnsi="Times New Roman" w:cs="Times New Roman"/>
          <w:sz w:val="24"/>
          <w:szCs w:val="24"/>
        </w:rPr>
        <w:t xml:space="preserve">is the </w:t>
      </w:r>
      <w:r w:rsidR="2C600BE2" w:rsidRPr="267801CB">
        <w:rPr>
          <w:rFonts w:ascii="Times New Roman" w:eastAsia="Times New Roman" w:hAnsi="Times New Roman" w:cs="Times New Roman"/>
          <w:sz w:val="24"/>
          <w:szCs w:val="24"/>
        </w:rPr>
        <w:t xml:space="preserve">flow of </w:t>
      </w:r>
      <w:r w:rsidR="24130C57" w:rsidRPr="267801CB">
        <w:rPr>
          <w:rFonts w:ascii="Times New Roman" w:eastAsia="Times New Roman" w:hAnsi="Times New Roman" w:cs="Times New Roman"/>
          <w:sz w:val="24"/>
          <w:szCs w:val="24"/>
        </w:rPr>
        <w:t>electricity</w:t>
      </w:r>
      <w:r w:rsidR="2C600BE2" w:rsidRPr="267801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35E00568" w:rsidRPr="267801CB">
        <w:rPr>
          <w:rFonts w:ascii="Times New Roman" w:eastAsia="Times New Roman" w:hAnsi="Times New Roman" w:cs="Times New Roman"/>
          <w:sz w:val="24"/>
          <w:szCs w:val="24"/>
        </w:rPr>
        <w:t>th</w:t>
      </w:r>
      <w:r w:rsidR="3E9DD153" w:rsidRPr="267801CB">
        <w:rPr>
          <w:rFonts w:ascii="Times New Roman" w:eastAsia="Times New Roman" w:hAnsi="Times New Roman" w:cs="Times New Roman"/>
          <w:sz w:val="24"/>
          <w:szCs w:val="24"/>
        </w:rPr>
        <w:t>rough the motor</w:t>
      </w:r>
      <w:r w:rsidR="3722BCD9" w:rsidRPr="267801C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613E4B" w14:textId="77777777" w:rsidR="267801CB" w:rsidRDefault="00DD62D9" w:rsidP="267801CB">
      <w:pPr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:</m:t>
        </m:r>
      </m:oMath>
      <w:r w:rsidR="477416D8" w:rsidRPr="267801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7DCCFC5E" w:rsidRPr="267801CB">
        <w:rPr>
          <w:rFonts w:ascii="Times New Roman" w:eastAsia="Times New Roman" w:hAnsi="Times New Roman" w:cs="Times New Roman"/>
          <w:sz w:val="24"/>
          <w:szCs w:val="24"/>
        </w:rPr>
        <w:t xml:space="preserve">armature </w:t>
      </w:r>
      <w:r w:rsidR="1DEEBE63" w:rsidRPr="267801CB">
        <w:rPr>
          <w:rFonts w:ascii="Times New Roman" w:eastAsia="Times New Roman" w:hAnsi="Times New Roman" w:cs="Times New Roman"/>
          <w:sz w:val="24"/>
          <w:szCs w:val="24"/>
        </w:rPr>
        <w:t>resistance</w:t>
      </w:r>
      <w:r w:rsidR="73B2901D" w:rsidRPr="267801CB">
        <w:rPr>
          <w:rFonts w:ascii="Times New Roman" w:eastAsia="Times New Roman" w:hAnsi="Times New Roman" w:cs="Times New Roman"/>
          <w:sz w:val="24"/>
          <w:szCs w:val="24"/>
        </w:rPr>
        <w:t xml:space="preserve"> is the</w:t>
      </w:r>
      <w:r w:rsidR="5AE88D56" w:rsidRPr="267801CB">
        <w:rPr>
          <w:rFonts w:ascii="Times New Roman" w:eastAsia="Times New Roman" w:hAnsi="Times New Roman" w:cs="Times New Roman"/>
          <w:sz w:val="24"/>
          <w:szCs w:val="24"/>
        </w:rPr>
        <w:t xml:space="preserve"> impedance</w:t>
      </w:r>
      <w:r w:rsidR="73B2901D" w:rsidRPr="267801CB">
        <w:rPr>
          <w:rFonts w:ascii="Times New Roman" w:eastAsia="Times New Roman" w:hAnsi="Times New Roman" w:cs="Times New Roman"/>
          <w:sz w:val="24"/>
          <w:szCs w:val="24"/>
        </w:rPr>
        <w:t xml:space="preserve"> of the motor</w:t>
      </w:r>
      <w:r w:rsidR="65CF5D08" w:rsidRPr="267801C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9FB18A" w14:textId="77777777" w:rsidR="267801CB" w:rsidRDefault="00DD62D9" w:rsidP="267801CB">
      <w:pPr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:</m:t>
        </m:r>
      </m:oMath>
      <w:r w:rsidR="7DCCFC5E" w:rsidRPr="267801CB">
        <w:rPr>
          <w:rFonts w:ascii="Times New Roman" w:eastAsia="Times New Roman" w:hAnsi="Times New Roman" w:cs="Times New Roman"/>
          <w:sz w:val="24"/>
          <w:szCs w:val="24"/>
        </w:rPr>
        <w:t xml:space="preserve"> armature inductance</w:t>
      </w:r>
      <w:r w:rsidR="5EA0B172" w:rsidRPr="267801CB">
        <w:rPr>
          <w:rFonts w:ascii="Times New Roman" w:eastAsia="Times New Roman" w:hAnsi="Times New Roman" w:cs="Times New Roman"/>
          <w:sz w:val="24"/>
          <w:szCs w:val="24"/>
        </w:rPr>
        <w:t xml:space="preserve"> is the electrical energy stored in the motor</w:t>
      </w:r>
      <w:r w:rsidR="17B041ED" w:rsidRPr="267801C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6AE35D" w14:textId="77777777" w:rsidR="267801CB" w:rsidRDefault="00DD62D9" w:rsidP="267801CB">
      <w:pPr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:</m:t>
        </m:r>
      </m:oMath>
      <w:r w:rsidR="7DCCFC5E" w:rsidRPr="267801CB">
        <w:rPr>
          <w:rFonts w:ascii="Times New Roman" w:eastAsia="Times New Roman" w:hAnsi="Times New Roman" w:cs="Times New Roman"/>
          <w:sz w:val="24"/>
          <w:szCs w:val="24"/>
        </w:rPr>
        <w:t xml:space="preserve"> back emf</w:t>
      </w:r>
      <w:r w:rsidR="7FBB1183" w:rsidRPr="267801CB">
        <w:rPr>
          <w:rFonts w:ascii="Times New Roman" w:eastAsia="Times New Roman" w:hAnsi="Times New Roman" w:cs="Times New Roman"/>
          <w:color w:val="202122"/>
          <w:sz w:val="21"/>
          <w:szCs w:val="21"/>
        </w:rPr>
        <w:t xml:space="preserve"> </w:t>
      </w:r>
      <w:r w:rsidR="7FBB1183" w:rsidRPr="267801CB">
        <w:rPr>
          <w:rFonts w:ascii="Times New Roman" w:eastAsia="Times New Roman" w:hAnsi="Times New Roman" w:cs="Times New Roman"/>
          <w:color w:val="202122"/>
          <w:sz w:val="24"/>
          <w:szCs w:val="24"/>
        </w:rPr>
        <w:t>is the voltage that occurs in the motors from the relative motion between the stator windings and the rotor’s magnetic field.</w:t>
      </w:r>
    </w:p>
    <w:p w14:paraId="1EA10D4D" w14:textId="77777777" w:rsidR="267801CB" w:rsidRDefault="00DD62D9" w:rsidP="267801CB">
      <w:pPr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:</m:t>
        </m:r>
      </m:oMath>
      <w:r w:rsidR="7DCCFC5E" w:rsidRPr="267801CB">
        <w:rPr>
          <w:rFonts w:ascii="Times New Roman" w:eastAsia="Times New Roman" w:hAnsi="Times New Roman" w:cs="Times New Roman"/>
          <w:sz w:val="24"/>
          <w:szCs w:val="24"/>
        </w:rPr>
        <w:t xml:space="preserve"> applied voltage</w:t>
      </w:r>
      <w:r w:rsidR="18216C73" w:rsidRPr="267801CB">
        <w:rPr>
          <w:rFonts w:ascii="Times New Roman" w:eastAsia="Times New Roman" w:hAnsi="Times New Roman" w:cs="Times New Roman"/>
          <w:sz w:val="24"/>
          <w:szCs w:val="24"/>
        </w:rPr>
        <w:t xml:space="preserve"> to the motor.</w:t>
      </w:r>
    </w:p>
    <w:p w14:paraId="23880463" w14:textId="77777777" w:rsidR="0C1945F8" w:rsidRDefault="0C1945F8" w:rsidP="267801CB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267801C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Mechanical Characteristics</w:t>
      </w:r>
    </w:p>
    <w:p w14:paraId="341D1365" w14:textId="77777777" w:rsidR="267801CB" w:rsidRDefault="00DD62D9" w:rsidP="267801CB">
      <w:pPr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:</m:t>
        </m:r>
      </m:oMath>
      <w:r w:rsidR="63348B3A" w:rsidRPr="267801CB">
        <w:rPr>
          <w:rFonts w:ascii="Times New Roman" w:eastAsia="Times New Roman" w:hAnsi="Times New Roman" w:cs="Times New Roman"/>
          <w:sz w:val="24"/>
          <w:szCs w:val="24"/>
        </w:rPr>
        <w:t xml:space="preserve"> motor torque </w:t>
      </w:r>
      <w:r w:rsidR="25AE9393" w:rsidRPr="267801CB">
        <w:rPr>
          <w:rFonts w:ascii="Times New Roman" w:eastAsia="Times New Roman" w:hAnsi="Times New Roman" w:cs="Times New Roman"/>
          <w:sz w:val="24"/>
          <w:szCs w:val="24"/>
        </w:rPr>
        <w:t>is the amount of rotational force produced by the motor.</w:t>
      </w:r>
    </w:p>
    <w:p w14:paraId="5A7DE3D4" w14:textId="77777777" w:rsidR="267801CB" w:rsidRDefault="00DD62D9" w:rsidP="267801CB">
      <w:pPr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:</m:t>
        </m:r>
      </m:oMath>
      <w:r w:rsidR="63348B3A" w:rsidRPr="267801CB">
        <w:rPr>
          <w:rFonts w:ascii="Times New Roman" w:eastAsia="Times New Roman" w:hAnsi="Times New Roman" w:cs="Times New Roman"/>
          <w:sz w:val="24"/>
          <w:szCs w:val="24"/>
        </w:rPr>
        <w:t xml:space="preserve">: load torque </w:t>
      </w:r>
      <w:r w:rsidR="1E27B806" w:rsidRPr="267801CB">
        <w:rPr>
          <w:rFonts w:ascii="Times New Roman" w:eastAsia="Times New Roman" w:hAnsi="Times New Roman" w:cs="Times New Roman"/>
          <w:sz w:val="24"/>
          <w:szCs w:val="24"/>
        </w:rPr>
        <w:t>is the amount of force required for the motor to function.</w:t>
      </w:r>
    </w:p>
    <w:p w14:paraId="2A9A2990" w14:textId="77777777" w:rsidR="267801CB" w:rsidRDefault="00DD62D9" w:rsidP="267801CB">
      <w:pPr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:</m:t>
        </m:r>
      </m:oMath>
      <w:r w:rsidR="63348B3A" w:rsidRPr="267801CB">
        <w:rPr>
          <w:rFonts w:ascii="Times New Roman" w:eastAsia="Times New Roman" w:hAnsi="Times New Roman" w:cs="Times New Roman"/>
          <w:sz w:val="24"/>
          <w:szCs w:val="24"/>
        </w:rPr>
        <w:t xml:space="preserve"> angular displacement </w:t>
      </w:r>
      <w:r w:rsidR="1F0930B7" w:rsidRPr="267801CB">
        <w:rPr>
          <w:rFonts w:ascii="Times New Roman" w:eastAsia="Times New Roman" w:hAnsi="Times New Roman" w:cs="Times New Roman"/>
          <w:sz w:val="24"/>
          <w:szCs w:val="24"/>
        </w:rPr>
        <w:t>is the angle in which the motor rotates.</w:t>
      </w:r>
    </w:p>
    <w:p w14:paraId="77394237" w14:textId="77777777" w:rsidR="267801CB" w:rsidRDefault="00DD62D9" w:rsidP="267801CB">
      <w:pPr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:</m:t>
        </m:r>
      </m:oMath>
      <w:r w:rsidR="63348B3A" w:rsidRPr="267801CB">
        <w:rPr>
          <w:rFonts w:ascii="Times New Roman" w:eastAsia="Times New Roman" w:hAnsi="Times New Roman" w:cs="Times New Roman"/>
          <w:sz w:val="24"/>
          <w:szCs w:val="24"/>
        </w:rPr>
        <w:t xml:space="preserve"> angular velocity </w:t>
      </w:r>
      <w:r w:rsidR="4FE89DC9" w:rsidRPr="267801CB">
        <w:rPr>
          <w:rFonts w:ascii="Times New Roman" w:eastAsia="Times New Roman" w:hAnsi="Times New Roman" w:cs="Times New Roman"/>
          <w:sz w:val="24"/>
          <w:szCs w:val="24"/>
        </w:rPr>
        <w:t>is the speed at which the motor rotates.</w:t>
      </w:r>
    </w:p>
    <w:p w14:paraId="6AAE2E11" w14:textId="77777777" w:rsidR="267801CB" w:rsidRDefault="00DD62D9" w:rsidP="267801CB">
      <w:pPr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:</m:t>
        </m:r>
      </m:oMath>
      <w:r w:rsidR="63348B3A" w:rsidRPr="267801CB">
        <w:rPr>
          <w:rFonts w:ascii="Times New Roman" w:eastAsia="Times New Roman" w:hAnsi="Times New Roman" w:cs="Times New Roman"/>
          <w:sz w:val="24"/>
          <w:szCs w:val="24"/>
        </w:rPr>
        <w:t xml:space="preserve"> motor inertia </w:t>
      </w:r>
      <w:r w:rsidR="6526B07B" w:rsidRPr="267801CB">
        <w:rPr>
          <w:rFonts w:ascii="Times New Roman" w:eastAsia="Times New Roman" w:hAnsi="Times New Roman" w:cs="Times New Roman"/>
          <w:sz w:val="24"/>
          <w:szCs w:val="24"/>
        </w:rPr>
        <w:t>is the resistance of the motor to a change of rotational speed.</w:t>
      </w:r>
    </w:p>
    <w:p w14:paraId="372A2635" w14:textId="77777777" w:rsidR="267801CB" w:rsidRDefault="00DD62D9" w:rsidP="267801CB">
      <w:pPr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:</m:t>
        </m:r>
      </m:oMath>
      <w:r w:rsidR="63348B3A" w:rsidRPr="267801CB">
        <w:rPr>
          <w:rFonts w:ascii="Times New Roman" w:eastAsia="Times New Roman" w:hAnsi="Times New Roman" w:cs="Times New Roman"/>
          <w:sz w:val="24"/>
          <w:szCs w:val="24"/>
        </w:rPr>
        <w:t xml:space="preserve"> viscous friction</w:t>
      </w:r>
      <w:r w:rsidR="7C3FA182" w:rsidRPr="267801CB">
        <w:rPr>
          <w:rFonts w:ascii="Times New Roman" w:eastAsia="Times New Roman" w:hAnsi="Times New Roman" w:cs="Times New Roman"/>
          <w:sz w:val="24"/>
          <w:szCs w:val="24"/>
        </w:rPr>
        <w:t xml:space="preserve"> is the motors resistive force between surfaces.</w:t>
      </w:r>
    </w:p>
    <w:p w14:paraId="67088589" w14:textId="77777777" w:rsidR="267801CB" w:rsidRDefault="267801CB" w:rsidP="267801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F7C125" w14:textId="77777777" w:rsidR="4657F248" w:rsidRDefault="4657F248" w:rsidP="267801CB">
      <w:pPr>
        <w:pStyle w:val="ListParagraph"/>
        <w:numPr>
          <w:ilvl w:val="0"/>
          <w:numId w:val="9"/>
        </w:numPr>
        <w:rPr>
          <w:b/>
          <w:bCs/>
        </w:rPr>
      </w:pPr>
      <w:r w:rsidRPr="267801C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Motor Model</w:t>
      </w:r>
    </w:p>
    <w:p w14:paraId="57B98341" w14:textId="77777777" w:rsidR="77D2F939" w:rsidRDefault="77D2F939" w:rsidP="267801CB">
      <w:p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>The mo</w:t>
      </w:r>
      <w:r w:rsidR="088B300F" w:rsidRPr="267801CB">
        <w:rPr>
          <w:rFonts w:ascii="Times New Roman" w:eastAsia="Times New Roman" w:hAnsi="Times New Roman" w:cs="Times New Roman"/>
          <w:sz w:val="24"/>
          <w:szCs w:val="24"/>
        </w:rPr>
        <w:t>tor model will give a</w:t>
      </w: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 better </w:t>
      </w:r>
      <w:r w:rsidR="6D0BE466" w:rsidRPr="267801CB">
        <w:rPr>
          <w:rFonts w:ascii="Times New Roman" w:eastAsia="Times New Roman" w:hAnsi="Times New Roman" w:cs="Times New Roman"/>
          <w:sz w:val="24"/>
          <w:szCs w:val="24"/>
        </w:rPr>
        <w:t>understanding of</w:t>
      </w: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 the motor</w:t>
      </w:r>
      <w:r w:rsidR="6516700F" w:rsidRPr="267801C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5E5CA383" w:rsidRPr="267801CB">
        <w:rPr>
          <w:rFonts w:ascii="Times New Roman" w:eastAsia="Times New Roman" w:hAnsi="Times New Roman" w:cs="Times New Roman"/>
          <w:sz w:val="24"/>
          <w:szCs w:val="24"/>
        </w:rPr>
        <w:t>This will allow a design for a controller to be built for this particular system</w:t>
      </w:r>
      <w:r w:rsidR="64B3B77C" w:rsidRPr="267801CB">
        <w:rPr>
          <w:rFonts w:ascii="Times New Roman" w:eastAsia="Times New Roman" w:hAnsi="Times New Roman" w:cs="Times New Roman"/>
          <w:sz w:val="24"/>
          <w:szCs w:val="24"/>
        </w:rPr>
        <w:t>. It will also</w:t>
      </w:r>
      <w:r w:rsidR="5E5CA383" w:rsidRPr="267801CB">
        <w:rPr>
          <w:rFonts w:ascii="Times New Roman" w:eastAsia="Times New Roman" w:hAnsi="Times New Roman" w:cs="Times New Roman"/>
          <w:sz w:val="24"/>
          <w:szCs w:val="24"/>
        </w:rPr>
        <w:t xml:space="preserve"> determine any necessary gain constants mathematically. The identification process of the motor model</w:t>
      </w:r>
      <w:r w:rsidR="0637C5BA" w:rsidRPr="267801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5E5CA383" w:rsidRPr="267801CB">
        <w:rPr>
          <w:rFonts w:ascii="Times New Roman" w:eastAsia="Times New Roman" w:hAnsi="Times New Roman" w:cs="Times New Roman"/>
          <w:sz w:val="24"/>
          <w:szCs w:val="24"/>
        </w:rPr>
        <w:t>allows for simulation of the system, so that control parameters can be tuned and repeatedly tested if necessary.</w:t>
      </w:r>
    </w:p>
    <w:p w14:paraId="02ED3427" w14:textId="77777777" w:rsidR="25CA4F92" w:rsidRDefault="25CA4F92" w:rsidP="267801CB">
      <w:pPr>
        <w:jc w:val="center"/>
      </w:pPr>
      <w:r>
        <w:rPr>
          <w:noProof/>
        </w:rPr>
        <w:lastRenderedPageBreak/>
        <w:drawing>
          <wp:inline distT="0" distB="0" distL="0" distR="0" wp14:anchorId="0372FA72" wp14:editId="6CFE8CCD">
            <wp:extent cx="3248134" cy="1766173"/>
            <wp:effectExtent l="0" t="0" r="0" b="0"/>
            <wp:docPr id="1737651197" name="Picture 1737651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134" cy="1766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5FFB" w14:textId="77777777" w:rsidR="117F0161" w:rsidRDefault="117F0161" w:rsidP="267801CB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267801C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Electrical </w:t>
      </w:r>
    </w:p>
    <w:p w14:paraId="66CD19A5" w14:textId="77777777" w:rsidR="662E30C5" w:rsidRDefault="662E30C5" w:rsidP="267801CB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>The electrical part of the motor model can be described under Kirchhoff’s Voltage Law. Th</w:t>
      </w:r>
      <w:r w:rsidR="679C7EA0" w:rsidRPr="267801CB">
        <w:rPr>
          <w:rFonts w:ascii="Times New Roman" w:eastAsia="Times New Roman" w:hAnsi="Times New Roman" w:cs="Times New Roman"/>
          <w:sz w:val="24"/>
          <w:szCs w:val="24"/>
        </w:rPr>
        <w:t>e summation of vol</w:t>
      </w:r>
      <w:r w:rsidR="10C7151C" w:rsidRPr="267801CB">
        <w:rPr>
          <w:rFonts w:ascii="Times New Roman" w:eastAsia="Times New Roman" w:hAnsi="Times New Roman" w:cs="Times New Roman"/>
          <w:sz w:val="24"/>
          <w:szCs w:val="24"/>
        </w:rPr>
        <w:t>tage potentials in the closed-loop system will equal zero.</w:t>
      </w:r>
    </w:p>
    <w:p w14:paraId="655DAA47" w14:textId="77777777" w:rsidR="267801CB" w:rsidRDefault="267801CB" w:rsidP="267801CB">
      <w:pPr>
        <w:ind w:firstLine="720"/>
      </w:pPr>
      <m:oMathPara>
        <m:oMath>
          <m:r>
            <w:rPr>
              <w:rFonts w:ascii="Cambria Math" w:hAnsi="Cambria Math"/>
            </w:rPr>
            <m:t>0=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I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nary>
        </m:oMath>
      </m:oMathPara>
    </w:p>
    <w:p w14:paraId="555A4FBE" w14:textId="77777777" w:rsidR="267801CB" w:rsidRDefault="267801CB" w:rsidP="267801CB">
      <w:pPr>
        <w:ind w:firstLine="720"/>
      </w:pPr>
      <m:oMathPara>
        <m:oMath>
          <m:r>
            <w:rPr>
              <w:rFonts w:ascii="Cambria Math" w:hAnsi="Cambria Math"/>
            </w:rPr>
            <m:t>0=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Ra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La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04B1FFB9" w14:textId="77777777" w:rsidR="267801CB" w:rsidRDefault="267801CB" w:rsidP="267801CB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/>
            </w:rPr>
            <m:t>0=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3BAC0B90" w14:textId="77777777" w:rsidR="10C7151C" w:rsidRDefault="10C7151C" w:rsidP="267801CB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267801C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Mechanical</w:t>
      </w:r>
    </w:p>
    <w:p w14:paraId="5244655C" w14:textId="77777777" w:rsidR="10C7151C" w:rsidRDefault="10C7151C" w:rsidP="267801CB">
      <w:p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The mechanical part of the motor model can be described under Newton’s Law. </w:t>
      </w:r>
      <w:r w:rsidR="3519F068" w:rsidRPr="267801CB">
        <w:rPr>
          <w:rFonts w:ascii="Times New Roman" w:eastAsia="Times New Roman" w:hAnsi="Times New Roman" w:cs="Times New Roman"/>
          <w:sz w:val="24"/>
          <w:szCs w:val="24"/>
        </w:rPr>
        <w:t>The</w:t>
      </w:r>
      <w:r w:rsidR="57CCC8AA" w:rsidRPr="267801CB">
        <w:rPr>
          <w:rFonts w:ascii="Times New Roman" w:eastAsia="Times New Roman" w:hAnsi="Times New Roman" w:cs="Times New Roman"/>
          <w:sz w:val="24"/>
          <w:szCs w:val="24"/>
        </w:rPr>
        <w:t xml:space="preserve"> speed of the</w:t>
      </w:r>
      <w:r w:rsidR="3519F068" w:rsidRPr="267801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498A0BB6" w:rsidRPr="267801CB">
        <w:rPr>
          <w:rFonts w:ascii="Times New Roman" w:eastAsia="Times New Roman" w:hAnsi="Times New Roman" w:cs="Times New Roman"/>
          <w:sz w:val="24"/>
          <w:szCs w:val="24"/>
        </w:rPr>
        <w:t>motor's</w:t>
      </w:r>
      <w:r w:rsidR="58E64EB5" w:rsidRPr="267801CB">
        <w:rPr>
          <w:rFonts w:ascii="Times New Roman" w:eastAsia="Times New Roman" w:hAnsi="Times New Roman" w:cs="Times New Roman"/>
          <w:sz w:val="24"/>
          <w:szCs w:val="24"/>
        </w:rPr>
        <w:t xml:space="preserve"> armature </w:t>
      </w:r>
      <w:r w:rsidR="11B47F45" w:rsidRPr="267801CB">
        <w:rPr>
          <w:rFonts w:ascii="Times New Roman" w:eastAsia="Times New Roman" w:hAnsi="Times New Roman" w:cs="Times New Roman"/>
          <w:sz w:val="24"/>
          <w:szCs w:val="24"/>
        </w:rPr>
        <w:t xml:space="preserve">is a summation of </w:t>
      </w:r>
      <w:r w:rsidR="786FB0C5" w:rsidRPr="267801CB">
        <w:rPr>
          <w:rFonts w:ascii="Times New Roman" w:eastAsia="Times New Roman" w:hAnsi="Times New Roman" w:cs="Times New Roman"/>
          <w:sz w:val="24"/>
          <w:szCs w:val="24"/>
        </w:rPr>
        <w:t xml:space="preserve">all </w:t>
      </w:r>
      <w:r w:rsidR="11B47F45" w:rsidRPr="267801CB">
        <w:rPr>
          <w:rFonts w:ascii="Times New Roman" w:eastAsia="Times New Roman" w:hAnsi="Times New Roman" w:cs="Times New Roman"/>
          <w:sz w:val="24"/>
          <w:szCs w:val="24"/>
        </w:rPr>
        <w:t xml:space="preserve">the forces applied </w:t>
      </w:r>
      <w:r w:rsidR="0C5EA09F" w:rsidRPr="267801CB">
        <w:rPr>
          <w:rFonts w:ascii="Times New Roman" w:eastAsia="Times New Roman" w:hAnsi="Times New Roman" w:cs="Times New Roman"/>
          <w:sz w:val="24"/>
          <w:szCs w:val="24"/>
        </w:rPr>
        <w:t>to</w:t>
      </w:r>
      <w:r w:rsidR="11B47F45" w:rsidRPr="267801CB">
        <w:rPr>
          <w:rFonts w:ascii="Times New Roman" w:eastAsia="Times New Roman" w:hAnsi="Times New Roman" w:cs="Times New Roman"/>
          <w:sz w:val="24"/>
          <w:szCs w:val="24"/>
        </w:rPr>
        <w:t xml:space="preserve"> the armature.</w:t>
      </w:r>
    </w:p>
    <w:p w14:paraId="24F1504B" w14:textId="77777777" w:rsidR="2523DF81" w:rsidRDefault="00DD62D9" w:rsidP="267801C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α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I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nary>
        </m:oMath>
      </m:oMathPara>
    </w:p>
    <w:p w14:paraId="58A206DD" w14:textId="77777777" w:rsidR="267801CB" w:rsidRDefault="00DD62D9" w:rsidP="267801CB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α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5AEE4046" w14:textId="77777777" w:rsidR="769B56DF" w:rsidRDefault="00DD62D9" w:rsidP="267801C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α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01249E2B" w14:textId="77777777" w:rsidR="13DCF50F" w:rsidRDefault="00DD62D9" w:rsidP="267801C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ϖ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74D477D6" w14:textId="77777777" w:rsidR="5752F620" w:rsidRDefault="5752F620" w:rsidP="267801CB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267801C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Combination</w:t>
      </w:r>
    </w:p>
    <w:p w14:paraId="160650FF" w14:textId="77777777" w:rsidR="5752F620" w:rsidRDefault="5752F620" w:rsidP="267801CB">
      <w:pPr>
        <w:ind w:firstLine="720"/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>Due to the linearity of a Brushed DC Motor, voltage is proportional to speed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4EA6457E" w:rsidRPr="267801CB">
        <w:rPr>
          <w:rFonts w:ascii="Times New Roman" w:eastAsia="Times New Roman" w:hAnsi="Times New Roman" w:cs="Times New Roman"/>
          <w:sz w:val="24"/>
          <w:szCs w:val="24"/>
        </w:rPr>
        <w:t>i</w:t>
      </w: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nduced EMF </w:t>
      </w:r>
      <w:r w:rsidR="7FA1F772" w:rsidRPr="267801CB">
        <w:rPr>
          <w:rFonts w:ascii="Times New Roman" w:eastAsia="Times New Roman" w:hAnsi="Times New Roman" w:cs="Times New Roman"/>
          <w:sz w:val="24"/>
          <w:szCs w:val="24"/>
        </w:rPr>
        <w:t>c</w:t>
      </w:r>
      <w:r w:rsidRPr="267801CB">
        <w:rPr>
          <w:rFonts w:ascii="Times New Roman" w:eastAsia="Times New Roman" w:hAnsi="Times New Roman" w:cs="Times New Roman"/>
          <w:sz w:val="24"/>
          <w:szCs w:val="24"/>
        </w:rPr>
        <w:t>onstant).</w:t>
      </w:r>
    </w:p>
    <w:p w14:paraId="0B5DF638" w14:textId="77777777" w:rsidR="471646A6" w:rsidRDefault="00DD62D9" w:rsidP="267801CB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</m:oMath>
      </m:oMathPara>
    </w:p>
    <w:p w14:paraId="2EBB82EF" w14:textId="77777777" w:rsidR="5752F620" w:rsidRDefault="5752F620" w:rsidP="267801CB">
      <w:p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>Torque is proportional to current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AB8D545" w:rsidRPr="267801CB">
        <w:rPr>
          <w:rFonts w:ascii="Times New Roman" w:eastAsia="Times New Roman" w:hAnsi="Times New Roman" w:cs="Times New Roman"/>
          <w:sz w:val="24"/>
          <w:szCs w:val="24"/>
        </w:rPr>
        <w:t>t</w:t>
      </w: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orque </w:t>
      </w:r>
      <w:r w:rsidR="4034D21C" w:rsidRPr="267801CB">
        <w:rPr>
          <w:rFonts w:ascii="Times New Roman" w:eastAsia="Times New Roman" w:hAnsi="Times New Roman" w:cs="Times New Roman"/>
          <w:sz w:val="24"/>
          <w:szCs w:val="24"/>
        </w:rPr>
        <w:t>c</w:t>
      </w:r>
      <w:r w:rsidRPr="267801CB">
        <w:rPr>
          <w:rFonts w:ascii="Times New Roman" w:eastAsia="Times New Roman" w:hAnsi="Times New Roman" w:cs="Times New Roman"/>
          <w:sz w:val="24"/>
          <w:szCs w:val="24"/>
        </w:rPr>
        <w:t>onstant),</w:t>
      </w:r>
    </w:p>
    <w:p w14:paraId="6A9AD454" w14:textId="77777777" w:rsidR="3F1E377E" w:rsidRDefault="00DD62D9" w:rsidP="267801CB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</m:oMath>
      </m:oMathPara>
    </w:p>
    <w:p w14:paraId="50D07B9F" w14:textId="77777777" w:rsidR="5752F620" w:rsidRDefault="5752F620" w:rsidP="267801CB">
      <w:r w:rsidRPr="267801CB">
        <w:rPr>
          <w:rFonts w:ascii="Times New Roman" w:eastAsia="Times New Roman" w:hAnsi="Times New Roman" w:cs="Times New Roman"/>
          <w:sz w:val="24"/>
          <w:szCs w:val="24"/>
        </w:rPr>
        <w:t>and assuming negligible losses</w:t>
      </w:r>
    </w:p>
    <w:p w14:paraId="69236C2F" w14:textId="77777777" w:rsidR="267801CB" w:rsidRDefault="00DD62D9" w:rsidP="267801CB">
      <w:pPr>
        <w:ind w:firstLine="72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="5752F620" w:rsidRPr="267801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EFA36B8" w14:textId="77777777" w:rsidR="267801CB" w:rsidRDefault="00DD62D9" w:rsidP="267801CB">
      <w:pPr>
        <w:ind w:firstLine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</m:oMath>
      </m:oMathPara>
    </w:p>
    <w:p w14:paraId="3011FD0C" w14:textId="77777777" w:rsidR="267801CB" w:rsidRDefault="00DD62D9" w:rsidP="267801CB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=K</m:t>
          </m:r>
        </m:oMath>
      </m:oMathPara>
    </w:p>
    <w:p w14:paraId="3D2584C9" w14:textId="77777777" w:rsidR="5752F620" w:rsidRDefault="5752F620" w:rsidP="267801CB">
      <w:p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>W</w:t>
      </w:r>
      <w:r w:rsidR="23318550" w:rsidRPr="267801CB">
        <w:rPr>
          <w:rFonts w:ascii="Times New Roman" w:eastAsia="Times New Roman" w:hAnsi="Times New Roman" w:cs="Times New Roman"/>
          <w:sz w:val="24"/>
          <w:szCs w:val="24"/>
        </w:rPr>
        <w:t>here</w:t>
      </w: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 motor Gain Constant</w:t>
      </w:r>
      <w:r w:rsidR="2DE45E95" w:rsidRPr="267801CB">
        <w:rPr>
          <w:rFonts w:ascii="Times New Roman" w:eastAsia="Times New Roman" w:hAnsi="Times New Roman" w:cs="Times New Roman"/>
          <w:sz w:val="24"/>
          <w:szCs w:val="24"/>
        </w:rPr>
        <w:t xml:space="preserve"> is</w:t>
      </w: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6C032D8F" w:rsidRPr="267801CB">
        <w:rPr>
          <w:rFonts w:ascii="Times New Roman" w:eastAsia="Times New Roman" w:hAnsi="Times New Roman" w:cs="Times New Roman"/>
          <w:sz w:val="24"/>
          <w:szCs w:val="24"/>
        </w:rPr>
        <w:t>K).</w:t>
      </w:r>
    </w:p>
    <w:p w14:paraId="6363DB2C" w14:textId="77777777" w:rsidR="6C032D8F" w:rsidRDefault="6C032D8F" w:rsidP="267801CB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267801C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Transfer Function</w:t>
      </w:r>
    </w:p>
    <w:p w14:paraId="08DC241E" w14:textId="77777777" w:rsidR="6C032D8F" w:rsidRDefault="39A063E5" w:rsidP="267801CB">
      <w:p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>T</w:t>
      </w:r>
      <w:r w:rsidR="6C032D8F" w:rsidRPr="267801CB">
        <w:rPr>
          <w:rFonts w:ascii="Times New Roman" w:eastAsia="Times New Roman" w:hAnsi="Times New Roman" w:cs="Times New Roman"/>
          <w:sz w:val="24"/>
          <w:szCs w:val="24"/>
        </w:rPr>
        <w:t xml:space="preserve">he </w:t>
      </w:r>
      <w:r w:rsidR="66081999" w:rsidRPr="267801CB">
        <w:rPr>
          <w:rFonts w:ascii="Times New Roman" w:eastAsia="Times New Roman" w:hAnsi="Times New Roman" w:cs="Times New Roman"/>
          <w:sz w:val="24"/>
          <w:szCs w:val="24"/>
        </w:rPr>
        <w:t>correlation</w:t>
      </w:r>
      <w:r w:rsidR="6C032D8F" w:rsidRPr="267801CB">
        <w:rPr>
          <w:rFonts w:ascii="Times New Roman" w:eastAsia="Times New Roman" w:hAnsi="Times New Roman" w:cs="Times New Roman"/>
          <w:sz w:val="24"/>
          <w:szCs w:val="24"/>
        </w:rPr>
        <w:t xml:space="preserve"> between the electric</w:t>
      </w:r>
      <w:r w:rsidR="2C40131D" w:rsidRPr="267801CB">
        <w:rPr>
          <w:rFonts w:ascii="Times New Roman" w:eastAsia="Times New Roman" w:hAnsi="Times New Roman" w:cs="Times New Roman"/>
          <w:sz w:val="24"/>
          <w:szCs w:val="24"/>
        </w:rPr>
        <w:t>a</w:t>
      </w:r>
      <w:r w:rsidR="6C032D8F" w:rsidRPr="267801CB">
        <w:rPr>
          <w:rFonts w:ascii="Times New Roman" w:eastAsia="Times New Roman" w:hAnsi="Times New Roman" w:cs="Times New Roman"/>
          <w:sz w:val="24"/>
          <w:szCs w:val="24"/>
        </w:rPr>
        <w:t>l input</w:t>
      </w:r>
      <w:r w:rsidR="3612A144" w:rsidRPr="267801CB">
        <w:rPr>
          <w:rFonts w:ascii="Times New Roman" w:eastAsia="Times New Roman" w:hAnsi="Times New Roman" w:cs="Times New Roman"/>
          <w:sz w:val="24"/>
          <w:szCs w:val="24"/>
        </w:rPr>
        <w:t xml:space="preserve"> for the mechanical output </w:t>
      </w:r>
      <w:r w:rsidR="4A16D872" w:rsidRPr="267801CB">
        <w:rPr>
          <w:rFonts w:ascii="Times New Roman" w:eastAsia="Times New Roman" w:hAnsi="Times New Roman" w:cs="Times New Roman"/>
          <w:sz w:val="24"/>
          <w:szCs w:val="24"/>
        </w:rPr>
        <w:t xml:space="preserve">can be defined in a transfer function. This is done by taking the </w:t>
      </w:r>
      <w:r w:rsidR="625DA6C8" w:rsidRPr="267801CB">
        <w:rPr>
          <w:rFonts w:ascii="Times New Roman" w:eastAsia="Times New Roman" w:hAnsi="Times New Roman" w:cs="Times New Roman"/>
          <w:sz w:val="24"/>
          <w:szCs w:val="24"/>
        </w:rPr>
        <w:t>Laplace</w:t>
      </w:r>
      <w:r w:rsidR="4A16D872" w:rsidRPr="267801CB">
        <w:rPr>
          <w:rFonts w:ascii="Times New Roman" w:eastAsia="Times New Roman" w:hAnsi="Times New Roman" w:cs="Times New Roman"/>
          <w:sz w:val="24"/>
          <w:szCs w:val="24"/>
        </w:rPr>
        <w:t xml:space="preserve"> transform of each part and connecting the two</w:t>
      </w:r>
      <w:r w:rsidR="3F921ADF" w:rsidRPr="267801C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62536A" w14:textId="77777777" w:rsidR="0EFED8A1" w:rsidRDefault="0EFED8A1" w:rsidP="267801CB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267801C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Electrical</w:t>
      </w:r>
    </w:p>
    <w:p w14:paraId="5726CC0B" w14:textId="77777777" w:rsidR="54B0C79C" w:rsidRDefault="54B0C79C" w:rsidP="267801CB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/>
            </w:rPr>
            <m:t>0=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066EA73B" w14:textId="77777777" w:rsidR="40050D76" w:rsidRDefault="00DD62D9" w:rsidP="267801CB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5E122D24" w14:textId="77777777" w:rsidR="4D21B011" w:rsidRDefault="4D21B011" w:rsidP="267801CB"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Take Laplace transform </w:t>
      </w:r>
    </w:p>
    <w:p w14:paraId="7A5AAC72" w14:textId="77777777" w:rsidR="31821127" w:rsidRDefault="00DD62D9" w:rsidP="267801CB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</m:oMath>
      </m:oMathPara>
    </w:p>
    <w:p w14:paraId="0396809D" w14:textId="77777777" w:rsidR="181E92E3" w:rsidRDefault="00DD62D9" w:rsidP="267801CB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s+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</m:oMath>
      </m:oMathPara>
    </w:p>
    <w:p w14:paraId="3FD0A96D" w14:textId="77777777" w:rsidR="075A5757" w:rsidRDefault="00DD62D9" w:rsidP="267801CB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s+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e>
              </m:d>
            </m:den>
          </m:f>
        </m:oMath>
      </m:oMathPara>
    </w:p>
    <w:p w14:paraId="4300A2C0" w14:textId="77777777" w:rsidR="0EFED8A1" w:rsidRDefault="0EFED8A1" w:rsidP="267801CB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267801C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Mechanical</w:t>
      </w:r>
    </w:p>
    <w:p w14:paraId="0A7065A9" w14:textId="77777777" w:rsidR="267801CB" w:rsidRDefault="00DD62D9" w:rsidP="267801CB">
      <w:pPr>
        <w:ind w:firstLine="72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ϖ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56FF558F" w:rsidRPr="267801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4F8C9EE" w14:textId="77777777" w:rsidR="267801CB" w:rsidRDefault="00DD62D9" w:rsidP="267801CB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ϖ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27677885" w14:textId="77777777" w:rsidR="56FF558F" w:rsidRDefault="56FF558F" w:rsidP="267801CB"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Take Laplace transform </w:t>
      </w:r>
    </w:p>
    <w:p w14:paraId="47873D9D" w14:textId="77777777" w:rsidR="267801CB" w:rsidRDefault="00DD62D9" w:rsidP="267801CB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</m:oMath>
      </m:oMathPara>
    </w:p>
    <w:p w14:paraId="2A538BD3" w14:textId="77777777" w:rsidR="267801CB" w:rsidRDefault="00DD62D9" w:rsidP="267801CB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s+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</m:oMath>
      </m:oMathPara>
    </w:p>
    <w:p w14:paraId="6227E4AF" w14:textId="77777777" w:rsidR="267801CB" w:rsidRDefault="00DD62D9" w:rsidP="267801CB">
      <w:pPr>
        <w:ind w:firstLine="720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</w:rPr>
                  <m:t>s+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e>
            </m:d>
          </m:den>
        </m:f>
      </m:oMath>
      <w:r w:rsidR="56FF558F" w:rsidRPr="267801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F7CEEE8" w14:textId="77777777" w:rsidR="56FF558F" w:rsidRDefault="56FF558F" w:rsidP="267801CB"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Simplify 𝐵𝑚 as B </w:t>
      </w:r>
    </w:p>
    <w:p w14:paraId="66E6123F" w14:textId="77777777" w:rsidR="267801CB" w:rsidRDefault="00DD62D9" w:rsidP="267801CB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</w:rPr>
                  <m:t>s+B</m:t>
                </m:r>
              </m:e>
            </m:d>
          </m:den>
        </m:f>
      </m:oMath>
      <w:r w:rsidR="267801CB">
        <w:tab/>
      </w:r>
    </w:p>
    <w:p w14:paraId="2356DE2B" w14:textId="77777777" w:rsidR="5C2487DC" w:rsidRDefault="5C2487DC" w:rsidP="267801CB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267801C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Connection</w:t>
      </w:r>
    </w:p>
    <w:p w14:paraId="5695E4F2" w14:textId="77777777" w:rsidR="267801CB" w:rsidRDefault="00DD62D9" w:rsidP="267801CB">
      <w:pPr>
        <w:ind w:firstLine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</m:oMath>
      </m:oMathPara>
    </w:p>
    <w:p w14:paraId="4F7D0323" w14:textId="77777777" w:rsidR="267801CB" w:rsidRDefault="00DD62D9" w:rsidP="267801CB">
      <w:pPr>
        <w:ind w:firstLine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</m:oMath>
      </m:oMathPara>
    </w:p>
    <w:p w14:paraId="09EE2CC9" w14:textId="77777777" w:rsidR="267801CB" w:rsidRDefault="00DD62D9" w:rsidP="267801CB">
      <w:pPr>
        <w:ind w:firstLine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</m:oMath>
      </m:oMathPara>
    </w:p>
    <w:p w14:paraId="1138D10C" w14:textId="77777777" w:rsidR="45416950" w:rsidRDefault="45416950" w:rsidP="267801CB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267801C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Overall</w:t>
      </w:r>
    </w:p>
    <w:p w14:paraId="4BB86B69" w14:textId="77777777" w:rsidR="267801CB" w:rsidRDefault="00DD62D9" w:rsidP="267801CB">
      <w:pPr>
        <w:ind w:firstLine="72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</m:t>
              </m:r>
            </m:num>
            <m:den>
              <m:r>
                <w:rPr>
                  <w:rFonts w:ascii="Cambria Math" w:hAnsi="Cambria Math"/>
                </w:rPr>
                <m:t>1+GH</m:t>
              </m:r>
            </m:den>
          </m:f>
        </m:oMath>
      </m:oMathPara>
    </w:p>
    <w:p w14:paraId="7CFD81DE" w14:textId="77777777" w:rsidR="0D54B172" w:rsidRDefault="0D54B172" w:rsidP="267801CB"/>
    <w:p w14:paraId="246C22FA" w14:textId="77777777" w:rsidR="267801CB" w:rsidRDefault="00DD62D9" w:rsidP="267801CB">
      <w:pPr>
        <w:ind w:left="72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sJ+B</m:t>
                      </m:r>
                    </m:e>
                  </m:d>
                </m:den>
              </m:f>
            </m:num>
            <m:den>
              <m:r>
                <w:rPr>
                  <w:rFonts w:ascii="Cambria Math" w:hAnsi="Cambria Math"/>
                </w:rPr>
                <m:t>1+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K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sub>
                          </m:sSub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sJ+B</m:t>
                          </m:r>
                        </m:e>
                      </m:d>
                    </m:den>
                  </m:f>
                </m:e>
              </m:d>
              <m:r>
                <w:rPr>
                  <w:rFonts w:ascii="Cambria Math" w:hAnsi="Cambria Math"/>
                </w:rPr>
                <m:t>K</m:t>
              </m:r>
            </m:den>
          </m:f>
        </m:oMath>
      </m:oMathPara>
    </w:p>
    <w:p w14:paraId="63869813" w14:textId="77777777" w:rsidR="267801CB" w:rsidRDefault="00DD62D9" w:rsidP="267801CB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+B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s+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B+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3D850724" w14:textId="77777777" w:rsidR="5778ED03" w:rsidRDefault="5778ED03" w:rsidP="267801CB">
      <w:pPr>
        <w:jc w:val="center"/>
      </w:pPr>
      <w:r>
        <w:rPr>
          <w:noProof/>
        </w:rPr>
        <w:drawing>
          <wp:inline distT="0" distB="0" distL="0" distR="0" wp14:anchorId="7C6C86CF" wp14:editId="6A7CBA98">
            <wp:extent cx="4572000" cy="2914650"/>
            <wp:effectExtent l="0" t="0" r="0" b="0"/>
            <wp:docPr id="1020008302" name="Picture 1020008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BBAF" w14:textId="77777777" w:rsidR="58C80FDC" w:rsidRDefault="58C80FDC" w:rsidP="267801CB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267801C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Impedance and Reactance </w:t>
      </w:r>
    </w:p>
    <w:p w14:paraId="607FE69D" w14:textId="77777777" w:rsidR="58C80FDC" w:rsidRDefault="58C80FDC" w:rsidP="267801CB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>Impedance of the winding is a vector summation of the DC resistance and the reactance of the winding</w:t>
      </w:r>
      <w:r w:rsidR="571BC201" w:rsidRPr="267801C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BEFE29" w14:textId="77777777" w:rsidR="267801CB" w:rsidRDefault="00DD62D9" w:rsidP="267801CB">
      <w:pPr>
        <w:ind w:firstLine="72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2B293EAA" w14:textId="77777777" w:rsidR="267801CB" w:rsidRDefault="00DD62D9" w:rsidP="267801CB">
      <w:pPr>
        <w:ind w:firstLine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</m:oMath>
      </m:oMathPara>
    </w:p>
    <w:p w14:paraId="6855DC71" w14:textId="77777777" w:rsidR="4FBC9B68" w:rsidRDefault="4FBC9B68" w:rsidP="267801CB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>The DC resistance</w:t>
      </w:r>
      <w:r w:rsidR="63F6042A" w:rsidRPr="267801CB">
        <w:rPr>
          <w:rFonts w:ascii="Times New Roman" w:eastAsia="Times New Roman" w:hAnsi="Times New Roman" w:cs="Times New Roman"/>
          <w:sz w:val="24"/>
          <w:szCs w:val="24"/>
        </w:rPr>
        <w:t xml:space="preserve"> (R)</w:t>
      </w:r>
      <w:r w:rsidR="313839EE" w:rsidRPr="267801CB">
        <w:rPr>
          <w:rFonts w:ascii="Times New Roman" w:eastAsia="Times New Roman" w:hAnsi="Times New Roman" w:cs="Times New Roman"/>
          <w:sz w:val="24"/>
          <w:szCs w:val="24"/>
        </w:rPr>
        <w:t xml:space="preserve"> of the motor</w:t>
      </w: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="1E659EE8" w:rsidRPr="267801CB">
        <w:rPr>
          <w:rFonts w:ascii="Times New Roman" w:eastAsia="Times New Roman" w:hAnsi="Times New Roman" w:cs="Times New Roman"/>
          <w:sz w:val="24"/>
          <w:szCs w:val="24"/>
        </w:rPr>
        <w:t>opposition of current when</w:t>
      </w: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 direct current is applied. Reactance</w:t>
      </w:r>
      <w:r w:rsidR="6574789C" w:rsidRPr="267801CB">
        <w:rPr>
          <w:rFonts w:ascii="Times New Roman" w:eastAsia="Times New Roman" w:hAnsi="Times New Roman" w:cs="Times New Roman"/>
          <w:sz w:val="24"/>
          <w:szCs w:val="24"/>
        </w:rPr>
        <w:t>(X)</w:t>
      </w: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17465CDD" w:rsidRPr="267801CB">
        <w:rPr>
          <w:rFonts w:ascii="Times New Roman" w:eastAsia="Times New Roman" w:hAnsi="Times New Roman" w:cs="Times New Roman"/>
          <w:sz w:val="24"/>
          <w:szCs w:val="24"/>
        </w:rPr>
        <w:t xml:space="preserve">of the motor </w:t>
      </w:r>
      <w:r w:rsidRPr="267801CB">
        <w:rPr>
          <w:rFonts w:ascii="Times New Roman" w:eastAsia="Times New Roman" w:hAnsi="Times New Roman" w:cs="Times New Roman"/>
          <w:sz w:val="24"/>
          <w:szCs w:val="24"/>
        </w:rPr>
        <w:t>is the opp</w:t>
      </w:r>
      <w:r w:rsidR="59FAE237" w:rsidRPr="267801CB">
        <w:rPr>
          <w:rFonts w:ascii="Times New Roman" w:eastAsia="Times New Roman" w:hAnsi="Times New Roman" w:cs="Times New Roman"/>
          <w:sz w:val="24"/>
          <w:szCs w:val="24"/>
        </w:rPr>
        <w:t>osition of current when alternating current is applied.</w:t>
      </w:r>
      <w:r w:rsidR="4602F39D" w:rsidRPr="267801CB">
        <w:rPr>
          <w:rFonts w:ascii="Times New Roman" w:eastAsia="Times New Roman" w:hAnsi="Times New Roman" w:cs="Times New Roman"/>
          <w:sz w:val="24"/>
          <w:szCs w:val="24"/>
        </w:rPr>
        <w:t xml:space="preserve"> The motor utilized has a capacitive reactance and an inductive reactance.</w:t>
      </w:r>
    </w:p>
    <w:p w14:paraId="40F6CF57" w14:textId="77777777" w:rsidR="267801CB" w:rsidRDefault="00DD62D9" w:rsidP="267801CB">
      <w:pPr>
        <w:ind w:firstLine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=2πfL</m:t>
          </m:r>
        </m:oMath>
      </m:oMathPara>
    </w:p>
    <w:p w14:paraId="577D12D9" w14:textId="77777777" w:rsidR="267801CB" w:rsidRDefault="00DD62D9" w:rsidP="267801CB">
      <w:pPr>
        <w:ind w:firstLine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2πfC</m:t>
              </m:r>
            </m:den>
          </m:f>
        </m:oMath>
      </m:oMathPara>
    </w:p>
    <w:p w14:paraId="7448EB4A" w14:textId="77777777" w:rsidR="66AC1813" w:rsidRDefault="66AC1813" w:rsidP="267801CB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means at low frequencies the motor’s reactance is inductive, at high frequencies it is capacitive, and </w:t>
      </w:r>
      <w:r w:rsidR="6E4D7C10" w:rsidRPr="267801CB">
        <w:rPr>
          <w:rFonts w:ascii="Times New Roman" w:eastAsia="Times New Roman" w:hAnsi="Times New Roman" w:cs="Times New Roman"/>
          <w:sz w:val="24"/>
          <w:szCs w:val="24"/>
        </w:rPr>
        <w:t>at medium frequencies it is both.</w:t>
      </w: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C777BA2" w14:textId="77777777" w:rsidR="3849D230" w:rsidRDefault="3849D230" w:rsidP="267801CB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267801C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Resonance Frequency</w:t>
      </w:r>
    </w:p>
    <w:p w14:paraId="7ECEB22A" w14:textId="77777777" w:rsidR="3849D230" w:rsidRDefault="3849D230" w:rsidP="267801CB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>The point when the reactance from the capacit</w:t>
      </w:r>
      <w:r w:rsidR="7B995110" w:rsidRPr="267801CB">
        <w:rPr>
          <w:rFonts w:ascii="Times New Roman" w:eastAsia="Times New Roman" w:hAnsi="Times New Roman" w:cs="Times New Roman"/>
          <w:sz w:val="24"/>
          <w:szCs w:val="24"/>
        </w:rPr>
        <w:t>ance</w:t>
      </w: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 and inductance</w:t>
      </w:r>
      <w:r w:rsidR="5726B136" w:rsidRPr="267801CB">
        <w:rPr>
          <w:rFonts w:ascii="Times New Roman" w:eastAsia="Times New Roman" w:hAnsi="Times New Roman" w:cs="Times New Roman"/>
          <w:sz w:val="24"/>
          <w:szCs w:val="24"/>
        </w:rPr>
        <w:t xml:space="preserve"> overlap is considered the resonance frequency of the motor. </w:t>
      </w:r>
      <w:r w:rsidR="4F11D6CE" w:rsidRPr="267801CB">
        <w:rPr>
          <w:rFonts w:ascii="Times New Roman" w:eastAsia="Times New Roman" w:hAnsi="Times New Roman" w:cs="Times New Roman"/>
          <w:sz w:val="24"/>
          <w:szCs w:val="24"/>
        </w:rPr>
        <w:t>At this point the;</w:t>
      </w:r>
    </w:p>
    <w:p w14:paraId="5A95FDED" w14:textId="77777777" w:rsidR="267801CB" w:rsidRDefault="00DD62D9" w:rsidP="267801CB">
      <w:pPr>
        <w:ind w:firstLine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</m:oMath>
      </m:oMathPara>
    </w:p>
    <w:p w14:paraId="473B52ED" w14:textId="77777777" w:rsidR="2B8CB58D" w:rsidRDefault="2B8CB58D" w:rsidP="267801CB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The motor </w:t>
      </w:r>
      <w:r w:rsidR="13776A72" w:rsidRPr="267801CB">
        <w:rPr>
          <w:rFonts w:ascii="Times New Roman" w:eastAsia="Times New Roman" w:hAnsi="Times New Roman" w:cs="Times New Roman"/>
          <w:sz w:val="24"/>
          <w:szCs w:val="24"/>
        </w:rPr>
        <w:t>capacitive</w:t>
      </w: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 component is parallel with the inductive component</w:t>
      </w:r>
      <w:r w:rsidR="0ECF7643" w:rsidRPr="267801CB">
        <w:rPr>
          <w:rFonts w:ascii="Times New Roman" w:eastAsia="Times New Roman" w:hAnsi="Times New Roman" w:cs="Times New Roman"/>
          <w:sz w:val="24"/>
          <w:szCs w:val="24"/>
        </w:rPr>
        <w:t>.</w:t>
      </w:r>
      <w:r w:rsidR="2F56D87C" w:rsidRPr="267801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9E9222B" w14:textId="77777777" w:rsidR="267801CB" w:rsidRDefault="00DD62D9" w:rsidP="267801CB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/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</m:oMath>
      </m:oMathPara>
    </w:p>
    <w:p w14:paraId="0FD09DD2" w14:textId="77777777" w:rsidR="38DD95E6" w:rsidRDefault="38DD95E6" w:rsidP="267801CB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This causes a max phase shift </w:t>
      </w:r>
      <w:r w:rsidR="7D5FC7FD" w:rsidRPr="267801CB">
        <w:rPr>
          <w:rFonts w:ascii="Times New Roman" w:eastAsia="Times New Roman" w:hAnsi="Times New Roman" w:cs="Times New Roman"/>
          <w:sz w:val="24"/>
          <w:szCs w:val="24"/>
        </w:rPr>
        <w:t>of 90 degrees.</w:t>
      </w:r>
    </w:p>
    <w:p w14:paraId="51433EBB" w14:textId="77777777" w:rsidR="0919CB04" w:rsidRDefault="507317E4" w:rsidP="20F974EC">
      <w:pPr>
        <w:pStyle w:val="Heading2"/>
      </w:pPr>
      <w:bookmarkStart w:id="19" w:name="_Toc1856844725"/>
      <w:r>
        <w:t>Calculations</w:t>
      </w:r>
      <w:bookmarkEnd w:id="19"/>
    </w:p>
    <w:p w14:paraId="1BCA63AD" w14:textId="77777777" w:rsidR="36964969" w:rsidRDefault="36964969" w:rsidP="267801CB">
      <w:p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>K</w:t>
      </w:r>
      <w:r w:rsidR="46BB44FD" w:rsidRPr="267801CB">
        <w:rPr>
          <w:rFonts w:ascii="Times New Roman" w:eastAsia="Times New Roman" w:hAnsi="Times New Roman" w:cs="Times New Roman"/>
          <w:sz w:val="24"/>
          <w:szCs w:val="24"/>
        </w:rPr>
        <w:t>dc</w:t>
      </w: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 = 69.279</w:t>
      </w:r>
    </w:p>
    <w:p w14:paraId="3E5EB239" w14:textId="77777777" w:rsidR="36964969" w:rsidRDefault="36964969" w:rsidP="267801CB">
      <w:p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>L = 318</w:t>
      </w:r>
      <w:r w:rsidR="25D0E4F9" w:rsidRPr="267801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3687B29B" w:rsidRPr="267801CB">
        <w:rPr>
          <w:rFonts w:ascii="Times New Roman" w:eastAsia="Times New Roman" w:hAnsi="Times New Roman" w:cs="Times New Roman"/>
          <w:sz w:val="24"/>
          <w:szCs w:val="24"/>
        </w:rPr>
        <w:t>nH</w:t>
      </w: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51E80E65" w14:textId="77777777" w:rsidR="36964969" w:rsidRDefault="36964969" w:rsidP="267801CB">
      <w:p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>R = 2.93;</w:t>
      </w:r>
    </w:p>
    <w:p w14:paraId="4E7D22CA" w14:textId="77777777" w:rsidR="36964969" w:rsidRDefault="36964969" w:rsidP="267801CB">
      <w:p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>K = .0086;</w:t>
      </w:r>
    </w:p>
    <w:p w14:paraId="31AC8104" w14:textId="77777777" w:rsidR="36964969" w:rsidRDefault="36964969" w:rsidP="267801CB">
      <w:p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>J = 1.3517E-11;</w:t>
      </w:r>
    </w:p>
    <w:p w14:paraId="41DE43EE" w14:textId="77777777" w:rsidR="36964969" w:rsidRDefault="36964969" w:rsidP="267801CB">
      <w:p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>B = 1.7149E-5;</w:t>
      </w:r>
    </w:p>
    <w:p w14:paraId="06E0D443" w14:textId="77777777" w:rsidR="36964969" w:rsidRDefault="36964969" w:rsidP="267801CB">
      <w:p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>T =</w:t>
      </w:r>
      <w:r w:rsidR="7847A01B" w:rsidRPr="267801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7016F116" w:rsidRPr="267801CB">
        <w:rPr>
          <w:rFonts w:ascii="Times New Roman" w:eastAsia="Times New Roman" w:hAnsi="Times New Roman" w:cs="Times New Roman"/>
          <w:sz w:val="24"/>
          <w:szCs w:val="24"/>
        </w:rPr>
        <w:t>400 ns</w:t>
      </w:r>
    </w:p>
    <w:p w14:paraId="7A3BB6CC" w14:textId="77777777" w:rsidR="507317E4" w:rsidRDefault="507317E4" w:rsidP="267801CB">
      <w:pPr>
        <w:pStyle w:val="Heading2"/>
      </w:pPr>
      <w:bookmarkStart w:id="20" w:name="_Toc1239416731"/>
      <w:r>
        <w:t>Code</w:t>
      </w:r>
      <w:bookmarkEnd w:id="20"/>
    </w:p>
    <w:p w14:paraId="5FE0B39B" w14:textId="77777777" w:rsidR="7F5112B4" w:rsidRDefault="7F5112B4" w:rsidP="267801CB">
      <w:p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>No code changes were made to the controller. Simulations were done util</w:t>
      </w:r>
      <w:r w:rsidR="64104A3F" w:rsidRPr="267801CB">
        <w:rPr>
          <w:rFonts w:ascii="Times New Roman" w:eastAsia="Times New Roman" w:hAnsi="Times New Roman" w:cs="Times New Roman"/>
          <w:sz w:val="24"/>
          <w:szCs w:val="24"/>
        </w:rPr>
        <w:t>i</w:t>
      </w: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zing </w:t>
      </w:r>
      <w:r w:rsidR="79DCCE2D" w:rsidRPr="267801CB">
        <w:rPr>
          <w:rFonts w:ascii="Times New Roman" w:eastAsia="Times New Roman" w:hAnsi="Times New Roman" w:cs="Times New Roman"/>
          <w:sz w:val="24"/>
          <w:szCs w:val="24"/>
        </w:rPr>
        <w:t>S</w:t>
      </w: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imlink to confirm </w:t>
      </w:r>
      <w:r w:rsidR="15DCD3DE" w:rsidRPr="267801CB">
        <w:rPr>
          <w:rFonts w:ascii="Times New Roman" w:eastAsia="Times New Roman" w:hAnsi="Times New Roman" w:cs="Times New Roman"/>
          <w:sz w:val="24"/>
          <w:szCs w:val="24"/>
        </w:rPr>
        <w:t>experimental findings. As well as MatLab to help with calculations.</w:t>
      </w:r>
    </w:p>
    <w:p w14:paraId="4A57391E" w14:textId="77777777" w:rsidR="566B7191" w:rsidRDefault="566B7191" w:rsidP="267801CB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267801CB">
        <w:rPr>
          <w:rFonts w:ascii="Times New Roman" w:eastAsia="Times New Roman" w:hAnsi="Times New Roman" w:cs="Times New Roman"/>
          <w:sz w:val="24"/>
          <w:szCs w:val="24"/>
          <w:u w:val="single"/>
        </w:rPr>
        <w:t>Simlink</w:t>
      </w:r>
    </w:p>
    <w:p w14:paraId="0F371EC0" w14:textId="77777777" w:rsidR="133B1DB3" w:rsidRDefault="133B1DB3">
      <w:r w:rsidRPr="267801CB">
        <w:rPr>
          <w:rFonts w:ascii="Consolas" w:eastAsia="Consolas" w:hAnsi="Consolas" w:cs="Consolas"/>
          <w:color w:val="008013"/>
          <w:sz w:val="20"/>
          <w:szCs w:val="20"/>
        </w:rPr>
        <w:t>%%Close figures and clear command window</w:t>
      </w:r>
    </w:p>
    <w:p w14:paraId="50A35FF9" w14:textId="77777777" w:rsidR="133B1DB3" w:rsidRDefault="133B1DB3">
      <w:r w:rsidRPr="267801CB">
        <w:rPr>
          <w:rFonts w:ascii="Consolas" w:eastAsia="Consolas" w:hAnsi="Consolas" w:cs="Consolas"/>
          <w:sz w:val="20"/>
          <w:szCs w:val="20"/>
        </w:rPr>
        <w:t xml:space="preserve">close </w:t>
      </w:r>
      <w:r w:rsidRPr="267801CB">
        <w:rPr>
          <w:rFonts w:ascii="Consolas" w:eastAsia="Consolas" w:hAnsi="Consolas" w:cs="Consolas"/>
          <w:color w:val="A709F5"/>
          <w:sz w:val="20"/>
          <w:szCs w:val="20"/>
        </w:rPr>
        <w:t>all</w:t>
      </w:r>
      <w:r w:rsidRPr="267801CB">
        <w:rPr>
          <w:rFonts w:ascii="Consolas" w:eastAsia="Consolas" w:hAnsi="Consolas" w:cs="Consolas"/>
          <w:sz w:val="20"/>
          <w:szCs w:val="20"/>
        </w:rPr>
        <w:t>;</w:t>
      </w:r>
    </w:p>
    <w:p w14:paraId="26A5C473" w14:textId="77777777" w:rsidR="133B1DB3" w:rsidRDefault="133B1DB3">
      <w:r w:rsidRPr="267801CB">
        <w:rPr>
          <w:rFonts w:ascii="Consolas" w:eastAsia="Consolas" w:hAnsi="Consolas" w:cs="Consolas"/>
          <w:sz w:val="20"/>
          <w:szCs w:val="20"/>
        </w:rPr>
        <w:t>clear;</w:t>
      </w:r>
    </w:p>
    <w:p w14:paraId="406E4652" w14:textId="77777777" w:rsidR="133B1DB3" w:rsidRDefault="133B1DB3">
      <w:r w:rsidRPr="267801CB">
        <w:rPr>
          <w:rFonts w:ascii="Consolas" w:eastAsia="Consolas" w:hAnsi="Consolas" w:cs="Consolas"/>
          <w:sz w:val="20"/>
          <w:szCs w:val="20"/>
        </w:rPr>
        <w:t>clc;</w:t>
      </w:r>
    </w:p>
    <w:p w14:paraId="618C89C2" w14:textId="77777777" w:rsidR="133B1DB3" w:rsidRDefault="133B1DB3">
      <w:r w:rsidRPr="267801CB">
        <w:rPr>
          <w:rFonts w:ascii="Consolas" w:eastAsia="Consolas" w:hAnsi="Consolas" w:cs="Consolas"/>
          <w:color w:val="008013"/>
          <w:sz w:val="20"/>
          <w:szCs w:val="20"/>
        </w:rPr>
        <w:t>%%Enter experimentally determined motor parameters</w:t>
      </w:r>
    </w:p>
    <w:p w14:paraId="678DCCBD" w14:textId="77777777" w:rsidR="133B1DB3" w:rsidRDefault="133B1DB3">
      <w:r w:rsidRPr="267801CB">
        <w:rPr>
          <w:rFonts w:ascii="Consolas" w:eastAsia="Consolas" w:hAnsi="Consolas" w:cs="Consolas"/>
          <w:sz w:val="20"/>
          <w:szCs w:val="20"/>
        </w:rPr>
        <w:t xml:space="preserve">L = 318E-9; </w:t>
      </w:r>
    </w:p>
    <w:p w14:paraId="45F452C4" w14:textId="77777777" w:rsidR="133B1DB3" w:rsidRDefault="133B1DB3">
      <w:r w:rsidRPr="267801CB">
        <w:rPr>
          <w:rFonts w:ascii="Consolas" w:eastAsia="Consolas" w:hAnsi="Consolas" w:cs="Consolas"/>
          <w:sz w:val="20"/>
          <w:szCs w:val="20"/>
        </w:rPr>
        <w:t>R = 2.93;</w:t>
      </w:r>
    </w:p>
    <w:p w14:paraId="4917F674" w14:textId="77777777" w:rsidR="133B1DB3" w:rsidRDefault="133B1DB3">
      <w:r w:rsidRPr="267801CB">
        <w:rPr>
          <w:rFonts w:ascii="Consolas" w:eastAsia="Consolas" w:hAnsi="Consolas" w:cs="Consolas"/>
          <w:sz w:val="20"/>
          <w:szCs w:val="20"/>
        </w:rPr>
        <w:t>K = .0086;</w:t>
      </w:r>
    </w:p>
    <w:p w14:paraId="3756A465" w14:textId="77777777" w:rsidR="133B1DB3" w:rsidRDefault="133B1DB3">
      <w:r w:rsidRPr="267801CB">
        <w:rPr>
          <w:rFonts w:ascii="Consolas" w:eastAsia="Consolas" w:hAnsi="Consolas" w:cs="Consolas"/>
          <w:sz w:val="20"/>
          <w:szCs w:val="20"/>
        </w:rPr>
        <w:t>J = 1.3517E-11;</w:t>
      </w:r>
    </w:p>
    <w:p w14:paraId="11ED91E2" w14:textId="77777777" w:rsidR="133B1DB3" w:rsidRDefault="133B1DB3">
      <w:r w:rsidRPr="267801CB">
        <w:rPr>
          <w:rFonts w:ascii="Consolas" w:eastAsia="Consolas" w:hAnsi="Consolas" w:cs="Consolas"/>
          <w:sz w:val="20"/>
          <w:szCs w:val="20"/>
        </w:rPr>
        <w:lastRenderedPageBreak/>
        <w:t>B = 1.7149E-5;</w:t>
      </w:r>
    </w:p>
    <w:p w14:paraId="620240C0" w14:textId="77777777" w:rsidR="133B1DB3" w:rsidRDefault="133B1DB3">
      <w:r w:rsidRPr="267801CB">
        <w:rPr>
          <w:rFonts w:ascii="Consolas" w:eastAsia="Consolas" w:hAnsi="Consolas" w:cs="Consolas"/>
          <w:sz w:val="20"/>
          <w:szCs w:val="20"/>
        </w:rPr>
        <w:t>D = 0.5;</w:t>
      </w:r>
    </w:p>
    <w:p w14:paraId="0B7AE1B1" w14:textId="77777777" w:rsidR="6284A1E3" w:rsidRDefault="6284A1E3" w:rsidP="267801CB">
      <w:pPr>
        <w:jc w:val="center"/>
      </w:pPr>
      <w:r>
        <w:rPr>
          <w:noProof/>
        </w:rPr>
        <w:drawing>
          <wp:inline distT="0" distB="0" distL="0" distR="0" wp14:anchorId="4E0F3BC0" wp14:editId="3974091F">
            <wp:extent cx="4572000" cy="1962150"/>
            <wp:effectExtent l="0" t="0" r="0" b="0"/>
            <wp:docPr id="1749575667" name="Picture 1749575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0F1E9" w14:textId="77777777" w:rsidR="6284A1E3" w:rsidRDefault="6284A1E3" w:rsidP="267801CB">
      <w:pPr>
        <w:jc w:val="center"/>
      </w:pPr>
      <w:del w:id="21" w:author="Hudson, Riley" w:date="2023-11-01T15:48:00Z">
        <w:r>
          <w:rPr>
            <w:noProof/>
          </w:rPr>
          <w:drawing>
            <wp:inline distT="0" distB="0" distL="0" distR="0" wp14:anchorId="338EB1F8" wp14:editId="266377A1">
              <wp:extent cx="4572000" cy="1552575"/>
              <wp:effectExtent l="0" t="0" r="0" b="0"/>
              <wp:docPr id="103807641" name="Picture 10380764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/>
                    </pic:nvPicPr>
                    <pic:blipFill>
                      <a:blip r:embed="rId47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0" cy="15525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64BD2A5E" w14:textId="77777777" w:rsidR="6284A1E3" w:rsidRDefault="6284A1E3" w:rsidP="267801CB">
      <w:pPr>
        <w:jc w:val="center"/>
      </w:pPr>
      <w:r>
        <w:rPr>
          <w:noProof/>
        </w:rPr>
        <w:drawing>
          <wp:inline distT="0" distB="0" distL="0" distR="0" wp14:anchorId="4A899DBF" wp14:editId="4CA66452">
            <wp:extent cx="4572000" cy="1781175"/>
            <wp:effectExtent l="0" t="0" r="0" b="0"/>
            <wp:docPr id="242175578" name="Picture 242175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F573A" w14:textId="77777777" w:rsidR="164B7E31" w:rsidRDefault="164B7E31" w:rsidP="267801CB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267801CB">
        <w:rPr>
          <w:rFonts w:ascii="Times New Roman" w:eastAsia="Times New Roman" w:hAnsi="Times New Roman" w:cs="Times New Roman"/>
          <w:sz w:val="24"/>
          <w:szCs w:val="24"/>
          <w:u w:val="single"/>
        </w:rPr>
        <w:t>Parameters</w:t>
      </w:r>
    </w:p>
    <w:p w14:paraId="0F92284F" w14:textId="77777777" w:rsidR="164B7E31" w:rsidRDefault="164B7E31">
      <w:r w:rsidRPr="267801CB">
        <w:rPr>
          <w:rFonts w:ascii="Consolas" w:eastAsia="Consolas" w:hAnsi="Consolas" w:cs="Consolas"/>
          <w:color w:val="008013"/>
          <w:sz w:val="20"/>
          <w:szCs w:val="20"/>
        </w:rPr>
        <w:t>%Parameters for Lab 2</w:t>
      </w:r>
    </w:p>
    <w:p w14:paraId="7521292D" w14:textId="77777777" w:rsidR="164B7E31" w:rsidRDefault="164B7E31">
      <w:r w:rsidRPr="267801CB">
        <w:rPr>
          <w:rFonts w:ascii="Consolas" w:eastAsia="Consolas" w:hAnsi="Consolas" w:cs="Consolas"/>
          <w:sz w:val="20"/>
          <w:szCs w:val="20"/>
        </w:rPr>
        <w:t>clc;</w:t>
      </w:r>
    </w:p>
    <w:p w14:paraId="14359252" w14:textId="77777777" w:rsidR="164B7E31" w:rsidRDefault="164B7E31">
      <w:r w:rsidRPr="267801CB">
        <w:rPr>
          <w:rFonts w:ascii="Consolas" w:eastAsia="Consolas" w:hAnsi="Consolas" w:cs="Consolas"/>
          <w:sz w:val="20"/>
          <w:szCs w:val="20"/>
        </w:rPr>
        <w:t xml:space="preserve">clear </w:t>
      </w:r>
      <w:r w:rsidRPr="267801CB">
        <w:rPr>
          <w:rFonts w:ascii="Consolas" w:eastAsia="Consolas" w:hAnsi="Consolas" w:cs="Consolas"/>
          <w:color w:val="A709F5"/>
          <w:sz w:val="20"/>
          <w:szCs w:val="20"/>
        </w:rPr>
        <w:t>all</w:t>
      </w:r>
      <w:r w:rsidRPr="267801CB">
        <w:rPr>
          <w:rFonts w:ascii="Consolas" w:eastAsia="Consolas" w:hAnsi="Consolas" w:cs="Consolas"/>
          <w:sz w:val="20"/>
          <w:szCs w:val="20"/>
        </w:rPr>
        <w:t>;</w:t>
      </w:r>
    </w:p>
    <w:p w14:paraId="663B07B6" w14:textId="77777777" w:rsidR="164B7E31" w:rsidRDefault="164B7E31">
      <w:r w:rsidRPr="267801CB">
        <w:rPr>
          <w:rFonts w:ascii="Consolas" w:eastAsia="Consolas" w:hAnsi="Consolas" w:cs="Consolas"/>
          <w:sz w:val="20"/>
          <w:szCs w:val="20"/>
        </w:rPr>
        <w:t xml:space="preserve">close </w:t>
      </w:r>
      <w:r w:rsidRPr="267801CB">
        <w:rPr>
          <w:rFonts w:ascii="Consolas" w:eastAsia="Consolas" w:hAnsi="Consolas" w:cs="Consolas"/>
          <w:color w:val="A709F5"/>
          <w:sz w:val="20"/>
          <w:szCs w:val="20"/>
        </w:rPr>
        <w:t>all</w:t>
      </w:r>
      <w:r w:rsidRPr="267801CB">
        <w:rPr>
          <w:rFonts w:ascii="Consolas" w:eastAsia="Consolas" w:hAnsi="Consolas" w:cs="Consolas"/>
          <w:sz w:val="20"/>
          <w:szCs w:val="20"/>
        </w:rPr>
        <w:t>;</w:t>
      </w:r>
    </w:p>
    <w:p w14:paraId="01A3CC9A" w14:textId="77777777" w:rsidR="164B7E31" w:rsidRDefault="164B7E31">
      <w:r w:rsidRPr="267801CB">
        <w:rPr>
          <w:rFonts w:ascii="Consolas" w:eastAsia="Consolas" w:hAnsi="Consolas" w:cs="Consolas"/>
          <w:color w:val="008013"/>
          <w:sz w:val="20"/>
          <w:szCs w:val="20"/>
        </w:rPr>
        <w:t>%K_dc</w:t>
      </w:r>
    </w:p>
    <w:p w14:paraId="03ECF09D" w14:textId="77777777" w:rsidR="164B7E31" w:rsidRDefault="164B7E31">
      <w:r w:rsidRPr="267801CB">
        <w:rPr>
          <w:rFonts w:ascii="Consolas" w:eastAsia="Consolas" w:hAnsi="Consolas" w:cs="Consolas"/>
          <w:sz w:val="20"/>
          <w:szCs w:val="20"/>
        </w:rPr>
        <w:t>K_dc=69.279</w:t>
      </w:r>
    </w:p>
    <w:p w14:paraId="33D76126" w14:textId="77777777" w:rsidR="164B7E31" w:rsidRDefault="164B7E31">
      <w:r w:rsidRPr="267801CB">
        <w:rPr>
          <w:rFonts w:ascii="Consolas" w:eastAsia="Consolas" w:hAnsi="Consolas" w:cs="Consolas"/>
          <w:color w:val="008013"/>
          <w:sz w:val="20"/>
          <w:szCs w:val="20"/>
        </w:rPr>
        <w:t>%K</w:t>
      </w:r>
    </w:p>
    <w:p w14:paraId="68B6B0EC" w14:textId="77777777" w:rsidR="164B7E31" w:rsidRDefault="164B7E31">
      <w:r w:rsidRPr="267801CB">
        <w:rPr>
          <w:rFonts w:ascii="Consolas" w:eastAsia="Consolas" w:hAnsi="Consolas" w:cs="Consolas"/>
          <w:sz w:val="20"/>
          <w:szCs w:val="20"/>
        </w:rPr>
        <w:t>omega=350;</w:t>
      </w:r>
      <w:r w:rsidRPr="267801CB">
        <w:rPr>
          <w:rFonts w:ascii="Consolas" w:eastAsia="Consolas" w:hAnsi="Consolas" w:cs="Consolas"/>
          <w:color w:val="008013"/>
          <w:sz w:val="20"/>
          <w:szCs w:val="20"/>
        </w:rPr>
        <w:t>%Motor Speed at 50% Duty Cycle</w:t>
      </w:r>
    </w:p>
    <w:p w14:paraId="43AE3E8A" w14:textId="77777777" w:rsidR="164B7E31" w:rsidRDefault="164B7E31">
      <w:r w:rsidRPr="267801CB">
        <w:rPr>
          <w:rFonts w:ascii="Consolas" w:eastAsia="Consolas" w:hAnsi="Consolas" w:cs="Consolas"/>
          <w:sz w:val="20"/>
          <w:szCs w:val="20"/>
        </w:rPr>
        <w:t xml:space="preserve">i=0.7; </w:t>
      </w:r>
      <w:r w:rsidRPr="267801CB">
        <w:rPr>
          <w:rFonts w:ascii="Consolas" w:eastAsia="Consolas" w:hAnsi="Consolas" w:cs="Consolas"/>
          <w:color w:val="008013"/>
          <w:sz w:val="20"/>
          <w:szCs w:val="20"/>
        </w:rPr>
        <w:t>%Motor Current</w:t>
      </w:r>
    </w:p>
    <w:p w14:paraId="0EA20C67" w14:textId="77777777" w:rsidR="164B7E31" w:rsidRDefault="164B7E31">
      <w:r w:rsidRPr="267801CB">
        <w:rPr>
          <w:rFonts w:ascii="Consolas" w:eastAsia="Consolas" w:hAnsi="Consolas" w:cs="Consolas"/>
          <w:sz w:val="20"/>
          <w:szCs w:val="20"/>
        </w:rPr>
        <w:t xml:space="preserve">R=2.93 </w:t>
      </w:r>
      <w:r w:rsidRPr="267801CB">
        <w:rPr>
          <w:rFonts w:ascii="Consolas" w:eastAsia="Consolas" w:hAnsi="Consolas" w:cs="Consolas"/>
          <w:color w:val="008013"/>
          <w:sz w:val="20"/>
          <w:szCs w:val="20"/>
        </w:rPr>
        <w:t>%Measured Armature Resistance</w:t>
      </w:r>
    </w:p>
    <w:p w14:paraId="79C27DD7" w14:textId="77777777" w:rsidR="164B7E31" w:rsidRDefault="164B7E31">
      <w:r w:rsidRPr="267801CB">
        <w:rPr>
          <w:rFonts w:ascii="Consolas" w:eastAsia="Consolas" w:hAnsi="Consolas" w:cs="Consolas"/>
          <w:sz w:val="20"/>
          <w:szCs w:val="20"/>
        </w:rPr>
        <w:t>K=(1/K_dc)-((i*R)/omega)</w:t>
      </w:r>
    </w:p>
    <w:p w14:paraId="3562AAAD" w14:textId="77777777" w:rsidR="164B7E31" w:rsidRDefault="164B7E31">
      <w:r w:rsidRPr="267801CB">
        <w:rPr>
          <w:rFonts w:ascii="Consolas" w:eastAsia="Consolas" w:hAnsi="Consolas" w:cs="Consolas"/>
          <w:color w:val="008013"/>
          <w:sz w:val="20"/>
          <w:szCs w:val="20"/>
        </w:rPr>
        <w:t>%B</w:t>
      </w:r>
    </w:p>
    <w:p w14:paraId="253A7535" w14:textId="77777777" w:rsidR="164B7E31" w:rsidRDefault="164B7E31">
      <w:r w:rsidRPr="267801CB">
        <w:rPr>
          <w:rFonts w:ascii="Consolas" w:eastAsia="Consolas" w:hAnsi="Consolas" w:cs="Consolas"/>
          <w:sz w:val="20"/>
          <w:szCs w:val="20"/>
        </w:rPr>
        <w:lastRenderedPageBreak/>
        <w:t>B=(K*i)/omega</w:t>
      </w:r>
    </w:p>
    <w:p w14:paraId="4EAF3B3C" w14:textId="77777777" w:rsidR="164B7E31" w:rsidRDefault="164B7E31">
      <w:r w:rsidRPr="267801CB">
        <w:rPr>
          <w:rFonts w:ascii="Consolas" w:eastAsia="Consolas" w:hAnsi="Consolas" w:cs="Consolas"/>
          <w:color w:val="008013"/>
          <w:sz w:val="20"/>
          <w:szCs w:val="20"/>
        </w:rPr>
        <w:t>%J</w:t>
      </w:r>
    </w:p>
    <w:p w14:paraId="3380437D" w14:textId="77777777" w:rsidR="164B7E31" w:rsidRDefault="164B7E31">
      <w:r w:rsidRPr="267801CB">
        <w:rPr>
          <w:rFonts w:ascii="Consolas" w:eastAsia="Consolas" w:hAnsi="Consolas" w:cs="Consolas"/>
          <w:sz w:val="20"/>
          <w:szCs w:val="20"/>
        </w:rPr>
        <w:t xml:space="preserve">t=24E-9; </w:t>
      </w:r>
      <w:r w:rsidRPr="267801CB">
        <w:rPr>
          <w:rFonts w:ascii="Consolas" w:eastAsia="Consolas" w:hAnsi="Consolas" w:cs="Consolas"/>
          <w:color w:val="008013"/>
          <w:sz w:val="20"/>
          <w:szCs w:val="20"/>
        </w:rPr>
        <w:t>%time for feedback voltage to reach 63.2% of the final value</w:t>
      </w:r>
    </w:p>
    <w:p w14:paraId="5AA9F251" w14:textId="77777777" w:rsidR="164B7E31" w:rsidRDefault="164B7E31">
      <w:r w:rsidRPr="267801CB">
        <w:rPr>
          <w:rFonts w:ascii="Consolas" w:eastAsia="Consolas" w:hAnsi="Consolas" w:cs="Consolas"/>
          <w:sz w:val="20"/>
          <w:szCs w:val="20"/>
        </w:rPr>
        <w:t>s=-(1/t)</w:t>
      </w:r>
    </w:p>
    <w:p w14:paraId="44C1FA72" w14:textId="77777777" w:rsidR="164B7E31" w:rsidRDefault="164B7E31">
      <w:r w:rsidRPr="267801CB">
        <w:rPr>
          <w:rFonts w:ascii="Consolas" w:eastAsia="Consolas" w:hAnsi="Consolas" w:cs="Consolas"/>
          <w:sz w:val="20"/>
          <w:szCs w:val="20"/>
        </w:rPr>
        <w:t>J=(-1*(B/s))-(K^2/(s*R))</w:t>
      </w:r>
    </w:p>
    <w:p w14:paraId="60B1CC44" w14:textId="77777777" w:rsidR="164B7E31" w:rsidRDefault="164B7E31">
      <w:r w:rsidRPr="267801CB">
        <w:rPr>
          <w:rFonts w:ascii="Consolas" w:eastAsia="Consolas" w:hAnsi="Consolas" w:cs="Consolas"/>
          <w:color w:val="008013"/>
          <w:sz w:val="20"/>
          <w:szCs w:val="20"/>
        </w:rPr>
        <w:t>%L</w:t>
      </w:r>
    </w:p>
    <w:p w14:paraId="1FF63947" w14:textId="77777777" w:rsidR="164B7E31" w:rsidRDefault="164B7E31">
      <w:r w:rsidRPr="267801CB">
        <w:rPr>
          <w:rFonts w:ascii="Consolas" w:eastAsia="Consolas" w:hAnsi="Consolas" w:cs="Consolas"/>
          <w:sz w:val="20"/>
          <w:szCs w:val="20"/>
        </w:rPr>
        <w:t>L=318.08E-</w:t>
      </w:r>
      <w:r w:rsidR="484A0EF2" w:rsidRPr="267801CB">
        <w:rPr>
          <w:rFonts w:ascii="Consolas" w:eastAsia="Consolas" w:hAnsi="Consolas" w:cs="Consolas"/>
          <w:sz w:val="20"/>
          <w:szCs w:val="20"/>
        </w:rPr>
        <w:t>9</w:t>
      </w:r>
      <w:r w:rsidRPr="267801CB">
        <w:rPr>
          <w:rFonts w:ascii="Consolas" w:eastAsia="Consolas" w:hAnsi="Consolas" w:cs="Consolas"/>
          <w:sz w:val="20"/>
          <w:szCs w:val="20"/>
        </w:rPr>
        <w:t xml:space="preserve"> </w:t>
      </w:r>
      <w:r w:rsidRPr="267801CB">
        <w:rPr>
          <w:rFonts w:ascii="Consolas" w:eastAsia="Consolas" w:hAnsi="Consolas" w:cs="Consolas"/>
          <w:color w:val="008013"/>
          <w:sz w:val="20"/>
          <w:szCs w:val="20"/>
        </w:rPr>
        <w:t>%Measured inductance</w:t>
      </w:r>
    </w:p>
    <w:p w14:paraId="440013D6" w14:textId="77777777" w:rsidR="164B7E31" w:rsidRDefault="164B7E31">
      <w:r w:rsidRPr="267801CB">
        <w:rPr>
          <w:rFonts w:ascii="Consolas" w:eastAsia="Consolas" w:hAnsi="Consolas" w:cs="Consolas"/>
          <w:color w:val="008013"/>
          <w:sz w:val="20"/>
          <w:szCs w:val="20"/>
        </w:rPr>
        <w:t>%Percent Error</w:t>
      </w:r>
    </w:p>
    <w:p w14:paraId="5205D7AD" w14:textId="77777777" w:rsidR="164B7E31" w:rsidRDefault="164B7E31">
      <w:r w:rsidRPr="267801CB">
        <w:rPr>
          <w:rFonts w:ascii="Consolas" w:eastAsia="Consolas" w:hAnsi="Consolas" w:cs="Consolas"/>
          <w:color w:val="008013"/>
          <w:sz w:val="20"/>
          <w:szCs w:val="20"/>
        </w:rPr>
        <w:t>%act=1.6E-6;</w:t>
      </w:r>
    </w:p>
    <w:p w14:paraId="452FE702" w14:textId="77777777" w:rsidR="164B7E31" w:rsidRDefault="164B7E31">
      <w:r w:rsidRPr="267801CB">
        <w:rPr>
          <w:rFonts w:ascii="Consolas" w:eastAsia="Consolas" w:hAnsi="Consolas" w:cs="Consolas"/>
          <w:color w:val="008013"/>
          <w:sz w:val="20"/>
          <w:szCs w:val="20"/>
        </w:rPr>
        <w:t>%mea=40E-6;</w:t>
      </w:r>
    </w:p>
    <w:p w14:paraId="59BE056D" w14:textId="77777777" w:rsidR="164B7E31" w:rsidRDefault="164B7E31">
      <w:r w:rsidRPr="267801CB">
        <w:rPr>
          <w:rFonts w:ascii="Consolas" w:eastAsia="Consolas" w:hAnsi="Consolas" w:cs="Consolas"/>
          <w:color w:val="008013"/>
          <w:sz w:val="20"/>
          <w:szCs w:val="20"/>
        </w:rPr>
        <w:t>%n=((act-mea)/mea)*100</w:t>
      </w:r>
    </w:p>
    <w:p w14:paraId="69E30E4C" w14:textId="77777777" w:rsidR="0919CB04" w:rsidRDefault="507317E4" w:rsidP="20F974EC">
      <w:pPr>
        <w:pStyle w:val="Heading2"/>
      </w:pPr>
      <w:bookmarkStart w:id="22" w:name="_Toc1349811945"/>
      <w:r>
        <w:t>Results</w:t>
      </w:r>
      <w:bookmarkEnd w:id="22"/>
    </w:p>
    <w:p w14:paraId="46A8626F" w14:textId="77777777" w:rsidR="04DA6756" w:rsidRDefault="04DA6756" w:rsidP="267801CB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267801C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Part I</w:t>
      </w:r>
    </w:p>
    <w:p w14:paraId="44D51A96" w14:textId="77777777" w:rsidR="04DA6756" w:rsidRDefault="04DA6756" w:rsidP="267801CB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267801C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Coil Resistance</w:t>
      </w:r>
    </w:p>
    <w:p w14:paraId="3E69B34D" w14:textId="77777777" w:rsidR="0919CB04" w:rsidRDefault="2BB1398A" w:rsidP="20F974EC">
      <w:p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>Meter Error for resistance = 0.2Ω</w:t>
      </w:r>
    </w:p>
    <w:tbl>
      <w:tblPr>
        <w:tblW w:w="0" w:type="auto"/>
        <w:tblInd w:w="7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560"/>
        <w:gridCol w:w="1575"/>
        <w:gridCol w:w="1920"/>
        <w:gridCol w:w="1980"/>
      </w:tblGrid>
      <w:tr w:rsidR="267801CB" w14:paraId="602B1F97" w14:textId="77777777" w:rsidTr="267801CB">
        <w:trPr>
          <w:trHeight w:val="285"/>
        </w:trPr>
        <w:tc>
          <w:tcPr>
            <w:tcW w:w="7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8105D65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b/>
                <w:bCs/>
                <w:color w:val="000000" w:themeColor="text1"/>
              </w:rPr>
              <w:t>Test #</w:t>
            </w:r>
          </w:p>
        </w:tc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6DBF663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b/>
                <w:bCs/>
                <w:color w:val="000000" w:themeColor="text1"/>
              </w:rPr>
              <w:t>Left Motor Resistance (Ohm)</w:t>
            </w:r>
          </w:p>
        </w:tc>
        <w:tc>
          <w:tcPr>
            <w:tcW w:w="15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F87EFD5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b/>
                <w:bCs/>
                <w:color w:val="000000" w:themeColor="text1"/>
              </w:rPr>
              <w:t>Right Motor Resistance (Ohms)</w:t>
            </w:r>
          </w:p>
        </w:tc>
        <w:tc>
          <w:tcPr>
            <w:tcW w:w="19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D089D3C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b/>
                <w:bCs/>
                <w:color w:val="000000" w:themeColor="text1"/>
              </w:rPr>
              <w:t>Actual Left Motor Resistance (Ohms)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E85055A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b/>
                <w:bCs/>
                <w:color w:val="000000" w:themeColor="text1"/>
              </w:rPr>
              <w:t>Actual Right Motor Resistance (Ohms)</w:t>
            </w:r>
          </w:p>
        </w:tc>
      </w:tr>
      <w:tr w:rsidR="267801CB" w14:paraId="630AF474" w14:textId="77777777" w:rsidTr="267801CB">
        <w:trPr>
          <w:trHeight w:val="285"/>
        </w:trPr>
        <w:tc>
          <w:tcPr>
            <w:tcW w:w="765" w:type="dxa"/>
            <w:tcBorders>
              <w:top w:val="single" w:sz="6" w:space="0" w:color="000000" w:themeColor="text1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167D226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</w:t>
            </w:r>
          </w:p>
        </w:tc>
        <w:tc>
          <w:tcPr>
            <w:tcW w:w="1560" w:type="dxa"/>
            <w:tcBorders>
              <w:top w:val="single" w:sz="6" w:space="0" w:color="000000" w:themeColor="text1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6F5E408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1.7</w:t>
            </w:r>
          </w:p>
        </w:tc>
        <w:tc>
          <w:tcPr>
            <w:tcW w:w="1575" w:type="dxa"/>
            <w:tcBorders>
              <w:top w:val="single" w:sz="6" w:space="0" w:color="000000" w:themeColor="text1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239D3DC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6.0</w:t>
            </w:r>
          </w:p>
        </w:tc>
        <w:tc>
          <w:tcPr>
            <w:tcW w:w="1920" w:type="dxa"/>
            <w:tcBorders>
              <w:top w:val="single" w:sz="6" w:space="0" w:color="000000" w:themeColor="text1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F81674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1.5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264E0A5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5.8</w:t>
            </w:r>
          </w:p>
        </w:tc>
      </w:tr>
      <w:tr w:rsidR="267801CB" w14:paraId="189A182B" w14:textId="77777777" w:rsidTr="267801CB">
        <w:trPr>
          <w:trHeight w:val="285"/>
        </w:trPr>
        <w:tc>
          <w:tcPr>
            <w:tcW w:w="7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650F02A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</w:t>
            </w:r>
          </w:p>
        </w:tc>
        <w:tc>
          <w:tcPr>
            <w:tcW w:w="15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A1A55EB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2.4</w:t>
            </w:r>
          </w:p>
        </w:tc>
        <w:tc>
          <w:tcPr>
            <w:tcW w:w="157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F5F1055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3.0</w:t>
            </w:r>
          </w:p>
        </w:tc>
        <w:tc>
          <w:tcPr>
            <w:tcW w:w="19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D025F4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2.2</w:t>
            </w:r>
          </w:p>
        </w:tc>
        <w:tc>
          <w:tcPr>
            <w:tcW w:w="19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F0EDF52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2.8</w:t>
            </w:r>
          </w:p>
        </w:tc>
      </w:tr>
      <w:tr w:rsidR="267801CB" w14:paraId="6543C03B" w14:textId="77777777" w:rsidTr="267801CB">
        <w:trPr>
          <w:trHeight w:val="285"/>
        </w:trPr>
        <w:tc>
          <w:tcPr>
            <w:tcW w:w="7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A9DF91E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</w:t>
            </w:r>
          </w:p>
        </w:tc>
        <w:tc>
          <w:tcPr>
            <w:tcW w:w="15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96AE963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1.6</w:t>
            </w:r>
          </w:p>
        </w:tc>
        <w:tc>
          <w:tcPr>
            <w:tcW w:w="157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5884D9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3.3</w:t>
            </w:r>
          </w:p>
        </w:tc>
        <w:tc>
          <w:tcPr>
            <w:tcW w:w="19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91640EB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1.4</w:t>
            </w:r>
          </w:p>
        </w:tc>
        <w:tc>
          <w:tcPr>
            <w:tcW w:w="19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5C5831C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3.1</w:t>
            </w:r>
          </w:p>
        </w:tc>
      </w:tr>
      <w:tr w:rsidR="267801CB" w14:paraId="0B9ED9E0" w14:textId="77777777" w:rsidTr="267801CB">
        <w:trPr>
          <w:trHeight w:val="285"/>
        </w:trPr>
        <w:tc>
          <w:tcPr>
            <w:tcW w:w="7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3328952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4</w:t>
            </w:r>
          </w:p>
        </w:tc>
        <w:tc>
          <w:tcPr>
            <w:tcW w:w="15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4CB1296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1.9</w:t>
            </w:r>
          </w:p>
        </w:tc>
        <w:tc>
          <w:tcPr>
            <w:tcW w:w="157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D94F1D0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4.3</w:t>
            </w:r>
          </w:p>
        </w:tc>
        <w:tc>
          <w:tcPr>
            <w:tcW w:w="19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60D9300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1.7</w:t>
            </w:r>
          </w:p>
        </w:tc>
        <w:tc>
          <w:tcPr>
            <w:tcW w:w="19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1CD4A0F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4.1</w:t>
            </w:r>
          </w:p>
        </w:tc>
      </w:tr>
      <w:tr w:rsidR="267801CB" w14:paraId="11D0ED96" w14:textId="77777777" w:rsidTr="267801CB">
        <w:trPr>
          <w:trHeight w:val="285"/>
        </w:trPr>
        <w:tc>
          <w:tcPr>
            <w:tcW w:w="7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819113B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5</w:t>
            </w:r>
          </w:p>
        </w:tc>
        <w:tc>
          <w:tcPr>
            <w:tcW w:w="15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4B700BE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2.2</w:t>
            </w:r>
          </w:p>
        </w:tc>
        <w:tc>
          <w:tcPr>
            <w:tcW w:w="157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BA4399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3.0</w:t>
            </w:r>
          </w:p>
        </w:tc>
        <w:tc>
          <w:tcPr>
            <w:tcW w:w="19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643058B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</w:t>
            </w:r>
          </w:p>
        </w:tc>
        <w:tc>
          <w:tcPr>
            <w:tcW w:w="19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438603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2.8</w:t>
            </w:r>
          </w:p>
        </w:tc>
      </w:tr>
      <w:tr w:rsidR="267801CB" w14:paraId="7474D65F" w14:textId="77777777" w:rsidTr="267801CB">
        <w:trPr>
          <w:trHeight w:val="285"/>
        </w:trPr>
        <w:tc>
          <w:tcPr>
            <w:tcW w:w="7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7375CC6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6</w:t>
            </w:r>
          </w:p>
        </w:tc>
        <w:tc>
          <w:tcPr>
            <w:tcW w:w="15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1EEE422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1.5</w:t>
            </w:r>
          </w:p>
        </w:tc>
        <w:tc>
          <w:tcPr>
            <w:tcW w:w="157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4B2BBC8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1.6</w:t>
            </w:r>
          </w:p>
        </w:tc>
        <w:tc>
          <w:tcPr>
            <w:tcW w:w="19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7DA8973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1.3</w:t>
            </w:r>
          </w:p>
        </w:tc>
        <w:tc>
          <w:tcPr>
            <w:tcW w:w="19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5D7D78B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1.4</w:t>
            </w:r>
          </w:p>
        </w:tc>
      </w:tr>
      <w:tr w:rsidR="267801CB" w14:paraId="07A326AB" w14:textId="77777777" w:rsidTr="267801CB">
        <w:trPr>
          <w:trHeight w:val="285"/>
        </w:trPr>
        <w:tc>
          <w:tcPr>
            <w:tcW w:w="7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150E37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7</w:t>
            </w:r>
          </w:p>
        </w:tc>
        <w:tc>
          <w:tcPr>
            <w:tcW w:w="15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733F851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1.7</w:t>
            </w:r>
          </w:p>
        </w:tc>
        <w:tc>
          <w:tcPr>
            <w:tcW w:w="157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FCA2752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2.7</w:t>
            </w:r>
          </w:p>
        </w:tc>
        <w:tc>
          <w:tcPr>
            <w:tcW w:w="19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9536436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1.5</w:t>
            </w:r>
          </w:p>
        </w:tc>
        <w:tc>
          <w:tcPr>
            <w:tcW w:w="19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F3822F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2.5</w:t>
            </w:r>
          </w:p>
        </w:tc>
      </w:tr>
      <w:tr w:rsidR="267801CB" w14:paraId="0C9B8C24" w14:textId="77777777" w:rsidTr="267801CB">
        <w:trPr>
          <w:trHeight w:val="285"/>
        </w:trPr>
        <w:tc>
          <w:tcPr>
            <w:tcW w:w="7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90F3109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8</w:t>
            </w:r>
          </w:p>
        </w:tc>
        <w:tc>
          <w:tcPr>
            <w:tcW w:w="15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6D8E19C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1.9</w:t>
            </w:r>
          </w:p>
        </w:tc>
        <w:tc>
          <w:tcPr>
            <w:tcW w:w="157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954187A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2.0</w:t>
            </w:r>
          </w:p>
        </w:tc>
        <w:tc>
          <w:tcPr>
            <w:tcW w:w="19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A3BF56F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1.7</w:t>
            </w:r>
          </w:p>
        </w:tc>
        <w:tc>
          <w:tcPr>
            <w:tcW w:w="19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9437991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1.8</w:t>
            </w:r>
          </w:p>
        </w:tc>
      </w:tr>
      <w:tr w:rsidR="267801CB" w14:paraId="3C28FB8B" w14:textId="77777777" w:rsidTr="267801CB">
        <w:trPr>
          <w:trHeight w:val="285"/>
        </w:trPr>
        <w:tc>
          <w:tcPr>
            <w:tcW w:w="7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65BFA19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9</w:t>
            </w:r>
          </w:p>
        </w:tc>
        <w:tc>
          <w:tcPr>
            <w:tcW w:w="15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19673B0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2.1</w:t>
            </w:r>
          </w:p>
        </w:tc>
        <w:tc>
          <w:tcPr>
            <w:tcW w:w="157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3E10247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1.8</w:t>
            </w:r>
          </w:p>
        </w:tc>
        <w:tc>
          <w:tcPr>
            <w:tcW w:w="19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A212161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1.9</w:t>
            </w:r>
          </w:p>
        </w:tc>
        <w:tc>
          <w:tcPr>
            <w:tcW w:w="19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40A59EF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1.6</w:t>
            </w:r>
          </w:p>
        </w:tc>
      </w:tr>
      <w:tr w:rsidR="267801CB" w14:paraId="356AD75A" w14:textId="77777777" w:rsidTr="267801CB">
        <w:trPr>
          <w:trHeight w:val="285"/>
        </w:trPr>
        <w:tc>
          <w:tcPr>
            <w:tcW w:w="765" w:type="dxa"/>
            <w:tcBorders>
              <w:top w:val="nil"/>
              <w:left w:val="single" w:sz="6" w:space="0" w:color="auto"/>
              <w:bottom w:val="single" w:sz="6" w:space="0" w:color="000000" w:themeColor="text1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B46D58C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10</w:t>
            </w:r>
          </w:p>
        </w:tc>
        <w:tc>
          <w:tcPr>
            <w:tcW w:w="1560" w:type="dxa"/>
            <w:tcBorders>
              <w:top w:val="nil"/>
              <w:left w:val="single" w:sz="6" w:space="0" w:color="auto"/>
              <w:bottom w:val="single" w:sz="6" w:space="0" w:color="000000" w:themeColor="text1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77B0B5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1.3</w:t>
            </w:r>
          </w:p>
        </w:tc>
        <w:tc>
          <w:tcPr>
            <w:tcW w:w="1575" w:type="dxa"/>
            <w:tcBorders>
              <w:top w:val="nil"/>
              <w:left w:val="single" w:sz="6" w:space="0" w:color="auto"/>
              <w:bottom w:val="single" w:sz="6" w:space="0" w:color="000000" w:themeColor="text1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66FCEC6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3.6</w:t>
            </w:r>
          </w:p>
        </w:tc>
        <w:tc>
          <w:tcPr>
            <w:tcW w:w="1920" w:type="dxa"/>
            <w:tcBorders>
              <w:top w:val="nil"/>
              <w:left w:val="single" w:sz="6" w:space="0" w:color="auto"/>
              <w:bottom w:val="single" w:sz="6" w:space="0" w:color="000000" w:themeColor="text1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A5C2932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1.1</w:t>
            </w:r>
          </w:p>
        </w:tc>
        <w:tc>
          <w:tcPr>
            <w:tcW w:w="1980" w:type="dxa"/>
            <w:tcBorders>
              <w:top w:val="nil"/>
              <w:left w:val="single" w:sz="6" w:space="0" w:color="auto"/>
              <w:bottom w:val="single" w:sz="6" w:space="0" w:color="000000" w:themeColor="text1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CA51D89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3.4</w:t>
            </w:r>
          </w:p>
        </w:tc>
      </w:tr>
      <w:tr w:rsidR="267801CB" w14:paraId="6519C9C8" w14:textId="77777777" w:rsidTr="267801CB">
        <w:trPr>
          <w:trHeight w:val="285"/>
        </w:trPr>
        <w:tc>
          <w:tcPr>
            <w:tcW w:w="7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ED47594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b/>
                <w:bCs/>
                <w:color w:val="000000" w:themeColor="text1"/>
              </w:rPr>
              <w:t>AVG</w:t>
            </w:r>
          </w:p>
        </w:tc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7AF9F76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b/>
                <w:bCs/>
                <w:color w:val="000000" w:themeColor="text1"/>
              </w:rPr>
              <w:t>1.83</w:t>
            </w:r>
          </w:p>
        </w:tc>
        <w:tc>
          <w:tcPr>
            <w:tcW w:w="15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7852C89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b/>
                <w:bCs/>
                <w:color w:val="000000" w:themeColor="text1"/>
              </w:rPr>
              <w:t>3.13</w:t>
            </w:r>
          </w:p>
        </w:tc>
        <w:tc>
          <w:tcPr>
            <w:tcW w:w="19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B0A6639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b/>
                <w:bCs/>
                <w:color w:val="000000" w:themeColor="text1"/>
              </w:rPr>
              <w:t>1.63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9008C79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b/>
                <w:bCs/>
                <w:color w:val="000000" w:themeColor="text1"/>
              </w:rPr>
              <w:t>2.93</w:t>
            </w:r>
          </w:p>
        </w:tc>
      </w:tr>
    </w:tbl>
    <w:p w14:paraId="295EF6F8" w14:textId="77777777" w:rsidR="7CE92E2B" w:rsidRDefault="7CE92E2B" w:rsidP="267801CB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267801C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Frequency Sweep</w:t>
      </w:r>
    </w:p>
    <w:tbl>
      <w:tblPr>
        <w:tblW w:w="0" w:type="auto"/>
        <w:tblInd w:w="1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985"/>
        <w:gridCol w:w="1043"/>
        <w:gridCol w:w="1000"/>
        <w:gridCol w:w="1072"/>
        <w:gridCol w:w="1072"/>
        <w:gridCol w:w="1579"/>
        <w:gridCol w:w="1333"/>
      </w:tblGrid>
      <w:tr w:rsidR="267801CB" w14:paraId="2EB16D5C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B353E7E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b/>
                <w:bCs/>
                <w:color w:val="000000" w:themeColor="text1"/>
              </w:rPr>
              <w:t>Frequency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4AB3CAC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b/>
                <w:bCs/>
                <w:color w:val="000000" w:themeColor="text1"/>
              </w:rPr>
              <w:t>Source Voltage (mV)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8433E3E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b/>
                <w:bCs/>
                <w:color w:val="000000" w:themeColor="text1"/>
              </w:rPr>
              <w:t>Resistor Voltage (mV)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6B7AD5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b/>
                <w:bCs/>
                <w:color w:val="000000" w:themeColor="text1"/>
              </w:rPr>
              <w:t>Motor Voltage (mV)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F827E49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b/>
                <w:bCs/>
                <w:color w:val="000000" w:themeColor="text1"/>
              </w:rPr>
              <w:t>Phase Shift (deg)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C338485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b/>
                <w:bCs/>
                <w:color w:val="000000" w:themeColor="text1"/>
              </w:rPr>
              <w:t>Motor Current (mA)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F6FBF87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b/>
                <w:bCs/>
                <w:color w:val="000000" w:themeColor="text1"/>
              </w:rPr>
              <w:t>Motor Impedance (Ohms)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D137662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b/>
                <w:bCs/>
                <w:color w:val="000000" w:themeColor="text1"/>
              </w:rPr>
              <w:t>Motor Inductance (</w:t>
            </w:r>
            <w:r w:rsidR="284BBE02" w:rsidRPr="267801CB">
              <w:rPr>
                <w:rFonts w:ascii="Calibri" w:eastAsia="Calibri" w:hAnsi="Calibri" w:cs="Calibri"/>
                <w:b/>
                <w:bCs/>
                <w:color w:val="000000" w:themeColor="text1"/>
              </w:rPr>
              <w:t>n</w:t>
            </w:r>
            <w:r w:rsidRPr="267801CB">
              <w:rPr>
                <w:rFonts w:ascii="Calibri" w:eastAsia="Calibri" w:hAnsi="Calibri" w:cs="Calibri"/>
                <w:b/>
                <w:bCs/>
                <w:color w:val="000000" w:themeColor="text1"/>
              </w:rPr>
              <w:t>H)</w:t>
            </w:r>
          </w:p>
        </w:tc>
      </w:tr>
      <w:tr w:rsidR="267801CB" w14:paraId="1DD9B726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BD4181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10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286DEF5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B2448D3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118.27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A0AAF1A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11.73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6EC5A61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0.00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453FE3A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2.32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54CB962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5.06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B70B4E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131.24</w:t>
            </w:r>
          </w:p>
        </w:tc>
      </w:tr>
      <w:tr w:rsidR="267801CB" w14:paraId="088BEC4C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453F87B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12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470720E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8D46817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121.45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7AA0E81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8.55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1FB1DA9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0.00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9ADE271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2.38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ED4E13E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3.59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7D1D959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54.11</w:t>
            </w:r>
          </w:p>
        </w:tc>
      </w:tr>
      <w:tr w:rsidR="267801CB" w14:paraId="5D7A8D7A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AF4E597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15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018C4B9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13FB237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121.81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3A4CCFC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8.19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458B3B1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0.00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9F26677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2.39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351C2EB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3.43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2AF6320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38.03</w:t>
            </w:r>
          </w:p>
        </w:tc>
      </w:tr>
      <w:tr w:rsidR="267801CB" w14:paraId="1BCF0D98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1926CC5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18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963872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A45995E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120.70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B19AB0E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9.30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2C3EDE2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0.00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189E0F9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2.37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188A3A0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3.93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1F9EB91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45.69</w:t>
            </w:r>
          </w:p>
        </w:tc>
      </w:tr>
      <w:tr w:rsidR="267801CB" w14:paraId="1F76B463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1493F3B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22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20BB16C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5A240CB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121.01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C9C8D4E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8.99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CE5AFD9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0.00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297C862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2.37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3EF4C69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3.79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E535F2A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34.31</w:t>
            </w:r>
          </w:p>
        </w:tc>
      </w:tr>
      <w:tr w:rsidR="267801CB" w14:paraId="5B201638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7F3038C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lastRenderedPageBreak/>
              <w:t>27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0DBD393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C506D57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121.17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47F92A0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8.83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D28CCE2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0.00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148BBE4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2.38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E5CDFB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3.72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C001B31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26.76</w:t>
            </w:r>
          </w:p>
        </w:tc>
      </w:tr>
      <w:tr w:rsidR="267801CB" w14:paraId="263A2285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9014013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33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0042205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99A033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121.42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47B2ACE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8.58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425ED31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0.00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E0927CC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2.38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048A364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3.60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DB0E47C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20.10</w:t>
            </w:r>
          </w:p>
        </w:tc>
      </w:tr>
      <w:tr w:rsidR="267801CB" w14:paraId="70A62207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F4B0802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41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C7EF757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DE38A70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121.83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D42CF9E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8.17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723AD92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0.00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EC6BDB0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2.39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967E853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3.42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2487465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13.83</w:t>
            </w:r>
          </w:p>
        </w:tc>
      </w:tr>
      <w:tr w:rsidR="267801CB" w14:paraId="48C61A03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074507E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50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940C59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4EA220E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121.94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5293D0A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8.07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A178D2F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0.00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4903B22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2.39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C397951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3.37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3EFFCE8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10.72</w:t>
            </w:r>
          </w:p>
        </w:tc>
      </w:tr>
      <w:tr w:rsidR="267801CB" w14:paraId="169712DA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2E0B4BC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61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18293B9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969EAC2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120.53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F600A69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9.47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27C5AC0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0.02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7B2544A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2.36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F585ADF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4.01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BA2FB7F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14.35</w:t>
            </w:r>
          </w:p>
        </w:tc>
      </w:tr>
      <w:tr w:rsidR="267801CB" w14:paraId="51114989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CBAF542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74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B5FCA6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4E5B58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120.84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B72C91A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9.16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D99ACFB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0.05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B8DFE6A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2.37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165EB32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3.87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DFCA9F8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10.83</w:t>
            </w:r>
          </w:p>
        </w:tc>
      </w:tr>
      <w:tr w:rsidR="267801CB" w14:paraId="58FE1E61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F3F00B0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90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F0A1356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094BB4F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120.29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4E2A335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9.71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59C1C78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0.10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0FCF6F1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2.36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39A631A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4.12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4D8B756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10.18</w:t>
            </w:r>
          </w:p>
        </w:tc>
      </w:tr>
      <w:tr w:rsidR="267801CB" w14:paraId="2DB437DE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7E05BA9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111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52935D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9044675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120.77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40FFB47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9.23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427A789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0.16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0531D51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2.37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F989180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3.90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B12DCFA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7.41</w:t>
            </w:r>
          </w:p>
        </w:tc>
      </w:tr>
      <w:tr w:rsidR="267801CB" w14:paraId="45BB2BC0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5CFF957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135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69D7990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24D6600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120.53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E4EDBEE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9.47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257E958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0.24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19F8B12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2.36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0A6EA8F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4.01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E81698C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6.45</w:t>
            </w:r>
          </w:p>
        </w:tc>
      </w:tr>
      <w:tr w:rsidR="267801CB" w14:paraId="39082AB3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88A4363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165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B47F041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1D8A570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120.58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F4F7986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9.43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6F60098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0.36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6819BD0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2.36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543572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3.99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374204F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5.22</w:t>
            </w:r>
          </w:p>
        </w:tc>
      </w:tr>
      <w:tr w:rsidR="267801CB" w14:paraId="47F7F36F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95AF11E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202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0E0C872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A7667E6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120.72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B7CBC05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9.29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B45EC79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0.51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48DC3F0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2.37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DA289D4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3.92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F8E7A55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4.12</w:t>
            </w:r>
          </w:p>
        </w:tc>
      </w:tr>
      <w:tr w:rsidR="267801CB" w14:paraId="1B50EDD4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E42BA2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246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0ED0373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FAA27F9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120.44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DCC4318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9.56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03695B4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0.71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91A1E1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2.36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A0224F5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4.05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F50D6E5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3.61</w:t>
            </w:r>
          </w:p>
        </w:tc>
      </w:tr>
      <w:tr w:rsidR="267801CB" w14:paraId="1747FC03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AC0A14E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301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AF8E529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97C15BB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120.65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85A9DD9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9.35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7664B6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0.97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A6853E9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2.37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F67FE25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3.95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38D8584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2.81</w:t>
            </w:r>
          </w:p>
        </w:tc>
      </w:tr>
      <w:tr w:rsidR="267801CB" w14:paraId="69B68ADE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F9BB7A9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367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3E1AD8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3CBEE4A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120.99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1814E39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9.01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8A2A32C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1.32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25A86E3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2.37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5F552E8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3.80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F7A8114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2.09</w:t>
            </w:r>
          </w:p>
        </w:tc>
      </w:tr>
      <w:tr w:rsidR="267801CB" w14:paraId="6076698C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AFA661B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449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32BCC2A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2441D22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120.49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A1E6BD4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9.51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C1B92FC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3.23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8E2A7C3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2.36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A4AB1FE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4.03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E9B220F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1.96</w:t>
            </w:r>
          </w:p>
        </w:tc>
      </w:tr>
      <w:tr w:rsidR="267801CB" w14:paraId="5D453FD1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9BC005E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548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C66EE30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3CC91B0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122.26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9FDD64B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7.74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A12CE6C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5.92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E85AA2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2.40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8DE48E1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3.23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29EB2FC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0.79</w:t>
            </w:r>
          </w:p>
        </w:tc>
      </w:tr>
      <w:tr w:rsidR="267801CB" w14:paraId="6CB20AAE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4AE1FB3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670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02E9A5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5CA540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121.21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E077340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8.79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EDD5A42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9.65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CDC6120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2.38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D870FF2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3.70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17B928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1.07</w:t>
            </w:r>
          </w:p>
        </w:tc>
      </w:tr>
      <w:tr w:rsidR="267801CB" w14:paraId="57934843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5509ECA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819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0E85C51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D2A33F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120.80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7196355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9.20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4045A9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14.73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61535B7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2.37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6BA90E9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3.88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E5615E8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0.99</w:t>
            </w:r>
          </w:p>
        </w:tc>
      </w:tr>
      <w:tr w:rsidR="267801CB" w14:paraId="69D300CF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8480A28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1000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EBA75E1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248E7F2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120.86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1F6F306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9.14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9D60B4A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22.28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37BF51F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2.37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5775491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3.86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DF42242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0.80</w:t>
            </w:r>
          </w:p>
        </w:tc>
      </w:tr>
      <w:tr w:rsidR="267801CB" w14:paraId="1EC627FB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ED3064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1222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0A59089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AA6CC6F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120.19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BFD910B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9.82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9B24137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16.67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67CBC50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2.36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A512108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4.16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56CECD2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0.77</w:t>
            </w:r>
          </w:p>
        </w:tc>
      </w:tr>
      <w:tr w:rsidR="267801CB" w14:paraId="2D9862CF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2F88D0B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1493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447B611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E206033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120.62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B175CF1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9.38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A557047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24.19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AC12EC2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2.37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02B8F96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3.97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2302F6E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0.57</w:t>
            </w:r>
          </w:p>
        </w:tc>
      </w:tr>
      <w:tr w:rsidR="267801CB" w14:paraId="46EF834B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A136AE0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1823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5F7FEBF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5F4CA63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119.41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B053279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10.59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16E2533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21.66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995D5D2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2.34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43886EC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4.52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79CD6F7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0.60</w:t>
            </w:r>
          </w:p>
        </w:tc>
      </w:tr>
      <w:tr w:rsidR="267801CB" w14:paraId="1074414B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D8CAB9C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2228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8A077EE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F25D3D4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119.05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93C5B35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10.95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B83EF60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32.88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F82F7B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2.33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E66DA89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4.69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ADAA18B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0.52</w:t>
            </w:r>
          </w:p>
        </w:tc>
      </w:tr>
      <w:tr w:rsidR="267801CB" w14:paraId="3E5594F7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6F98E05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2721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ECA435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0870FB0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118.17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871C907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11.83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039CF36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37.03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4CF10E7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2.32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6C82FEE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5.11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8E39847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0.49</w:t>
            </w:r>
          </w:p>
        </w:tc>
      </w:tr>
      <w:tr w:rsidR="267801CB" w14:paraId="4C68F88F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44091E8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3325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C2A6AB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24DBF6F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116.82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BB5D904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13.18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A536A89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37.22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D2ADBD1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2.29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03FB6CB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5.75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75469BC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0.47</w:t>
            </w:r>
          </w:p>
        </w:tc>
      </w:tr>
      <w:tr w:rsidR="267801CB" w14:paraId="6927AF35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21466AE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4062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3B40E29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D8FF290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115.87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6597CF2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14.13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21B027F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36.12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13B668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2.27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EDA13B4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6.22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F32C11F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0.43</w:t>
            </w:r>
          </w:p>
        </w:tc>
      </w:tr>
      <w:tr w:rsidR="267801CB" w14:paraId="57D7AE96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2796224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4962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5B6C967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0597BD1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114.30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3EFBD19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15.70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F361618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40.55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8FA466E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2.24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46CEE53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7.01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1FFA7D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0.41</w:t>
            </w:r>
          </w:p>
        </w:tc>
      </w:tr>
      <w:tr w:rsidR="267801CB" w14:paraId="0401300B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851A084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6062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E878A45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0D05A3F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115.86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4231348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14.14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0A77650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41.25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372CE01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2.27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655C844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6.22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3F0B29E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0.29</w:t>
            </w:r>
          </w:p>
        </w:tc>
      </w:tr>
      <w:tr w:rsidR="267801CB" w14:paraId="412A7043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C9CC4E7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7406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53AA084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52CD68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113.00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42F9698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17.00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0B127F9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39.72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75764E3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2.22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EC5FB62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7.67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C49AACE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0.30</w:t>
            </w:r>
          </w:p>
        </w:tc>
      </w:tr>
      <w:tr w:rsidR="267801CB" w14:paraId="0C89ED12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4218280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b/>
                <w:bCs/>
                <w:color w:val="000000" w:themeColor="text1"/>
              </w:rPr>
              <w:t>9047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49818E7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b/>
                <w:bCs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A003CCC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b/>
                <w:bCs/>
                <w:color w:val="000000" w:themeColor="text1"/>
              </w:rPr>
              <w:t>109.58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62920A6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b/>
                <w:bCs/>
                <w:color w:val="000000" w:themeColor="text1"/>
              </w:rPr>
              <w:t>20.42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2D63F2B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b/>
                <w:bCs/>
                <w:color w:val="000000" w:themeColor="text1"/>
              </w:rPr>
              <w:t>44.62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0423DAB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b/>
                <w:bCs/>
                <w:color w:val="000000" w:themeColor="text1"/>
              </w:rPr>
              <w:t>2.15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844BC4A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b/>
                <w:bCs/>
                <w:color w:val="000000" w:themeColor="text1"/>
              </w:rPr>
              <w:t>9.50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FF81D54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b/>
                <w:bCs/>
                <w:color w:val="000000" w:themeColor="text1"/>
              </w:rPr>
              <w:t>0.32</w:t>
            </w:r>
          </w:p>
        </w:tc>
      </w:tr>
      <w:tr w:rsidR="267801CB" w14:paraId="74B95FC4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2587EF1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11053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80AAE41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CCBD121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106.53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222867B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23.47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18DC599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38.88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6E238CE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2.09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FAA067B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11.24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8C766A3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0.31</w:t>
            </w:r>
          </w:p>
        </w:tc>
      </w:tr>
      <w:tr w:rsidR="267801CB" w14:paraId="0E923FAC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69BD945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13503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3EAD14F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26C81BE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99.74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7BA18CA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30.26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955AACA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37.33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685FB12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1.96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CFDCCC4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15.47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FA52BE8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0.36</w:t>
            </w:r>
          </w:p>
        </w:tc>
      </w:tr>
      <w:tr w:rsidR="267801CB" w14:paraId="4196BCFA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BA15B8A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16496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8417D80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3784C1A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96.10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90C488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33.90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7483186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38.48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7A0B586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1.88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B60B956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17.99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8B2E20C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0.34</w:t>
            </w:r>
          </w:p>
        </w:tc>
      </w:tr>
      <w:tr w:rsidR="267801CB" w14:paraId="6CFFA3FB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EDC9BC2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20153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050529F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47E5BE1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91.94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E979079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38.06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78E29A1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32.50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3DFDDC0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1.80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E4B0DE8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21.11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0613A20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0.33</w:t>
            </w:r>
          </w:p>
        </w:tc>
      </w:tr>
      <w:tr w:rsidR="267801CB" w14:paraId="4F70A9E9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642C387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24621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A53E8E2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01A13F3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88.27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37C0FB1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41.73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972DEE6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29.07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6DE2972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1.73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3E8D90C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24.11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6DB8B03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0.31</w:t>
            </w:r>
          </w:p>
        </w:tc>
      </w:tr>
      <w:tr w:rsidR="267801CB" w14:paraId="0D34980E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03335D9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30079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7A59661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686EB31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84.28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0F99C7A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45.72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2F4E0D1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26.85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618C5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1.65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452AED8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27.67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30A4CE5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0.29</w:t>
            </w:r>
          </w:p>
        </w:tc>
      </w:tr>
      <w:tr w:rsidR="267801CB" w14:paraId="3F127580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5BA00AB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36747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BB860B6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B62EFA0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85.52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D8F87DF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44.48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65C3912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26.85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B06572F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1.68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D4B7247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26.53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26BDD38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0.23</w:t>
            </w:r>
          </w:p>
        </w:tc>
      </w:tr>
      <w:tr w:rsidR="267801CB" w14:paraId="03592853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2328644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44893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755C595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089A7AB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80.77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BF209FC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49.23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F75F198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22.46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AC24763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1.58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A395B7C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31.08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5777890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0.22</w:t>
            </w:r>
          </w:p>
        </w:tc>
      </w:tr>
      <w:tr w:rsidR="267801CB" w14:paraId="7C71DF35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E6C9CF2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54844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7CDAA81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81318B7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74.96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FA7F613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55.04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9982FAF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22.71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E6A4549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1.47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DF0CCE6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37.45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9F1630E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0.22</w:t>
            </w:r>
          </w:p>
        </w:tc>
      </w:tr>
      <w:tr w:rsidR="267801CB" w14:paraId="0A202462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78CED44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67002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4770AAB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5E1081A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68.95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500C050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61.05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8DE81FE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18.72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B2DF1A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1.35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C9D2BD2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45.16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4A71D69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0.21</w:t>
            </w:r>
          </w:p>
        </w:tc>
      </w:tr>
      <w:tr w:rsidR="267801CB" w14:paraId="75D897F3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E2071E9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81855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DBEB4D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82D451E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63.50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BC19100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66.50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BE48591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21.89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8E4D9FA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1.25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E8B1E8B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53.41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A1F825B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0.21</w:t>
            </w:r>
          </w:p>
        </w:tc>
      </w:tr>
      <w:tr w:rsidR="267801CB" w14:paraId="1560FF90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14A3CA4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100000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80520B0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7C3FA39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57.16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46320F8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72.84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9F48FC8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15.23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63C9C4A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1.12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E4471F0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64.99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2D3E0BA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0.21</w:t>
            </w:r>
          </w:p>
        </w:tc>
      </w:tr>
      <w:tr w:rsidR="267801CB" w14:paraId="7D76E451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538EF70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122168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446680A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C1224FF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55.36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F220A8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74.64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7FB9AB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11.57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A6C247F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1.09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1C0DBD3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68.76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EBE16A1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0.18</w:t>
            </w:r>
          </w:p>
        </w:tc>
      </w:tr>
      <w:tr w:rsidR="267801CB" w14:paraId="19CE1BF2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52202B7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lastRenderedPageBreak/>
              <w:t>149250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4CF1A19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828EEF8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51.01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564A1A6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78.99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09A12F5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10.69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1D5F694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1.00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86160BB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78.97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AC8F0E3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0.17</w:t>
            </w:r>
          </w:p>
        </w:tc>
      </w:tr>
      <w:tr w:rsidR="267801CB" w14:paraId="5456FF49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312C079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182335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16EA637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CEB7808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39.13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0687B8A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90.87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3580C31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11.22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3D869FA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0.77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0665BD0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118.44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1DCF2AF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0.21</w:t>
            </w:r>
          </w:p>
        </w:tc>
      </w:tr>
      <w:tr w:rsidR="267801CB" w14:paraId="13E04986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88C79F3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222754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02F1E5E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AACD3BE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39.66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343E075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90.34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E06F0C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7.35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B50AB89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0.78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0D1700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116.17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DC46EE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0.17</w:t>
            </w:r>
          </w:p>
        </w:tc>
      </w:tr>
      <w:tr w:rsidR="267801CB" w14:paraId="63DC0DB0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E7161D7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272134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EC32581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F82D31B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27.30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8E9756B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102.70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F4A7612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8.05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6A04F1A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0.54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F078BFC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191.86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F921FD5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0.22</w:t>
            </w:r>
          </w:p>
        </w:tc>
      </w:tr>
      <w:tr w:rsidR="267801CB" w14:paraId="4ED13700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C05F494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332460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B848ADC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6D00380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27.00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522F65A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103.00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951C504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5.48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1002111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0.53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D015141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194.56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69720C6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0.19</w:t>
            </w:r>
          </w:p>
        </w:tc>
      </w:tr>
      <w:tr w:rsidR="267801CB" w14:paraId="606132F4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B37EA7E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406159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B2BC867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9B3EF16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25.50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6E7E667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104.50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97EB4DE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4.91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CED6C01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0.50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B556DE1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209.00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76532F8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0.16</w:t>
            </w:r>
          </w:p>
        </w:tc>
      </w:tr>
      <w:tr w:rsidR="267801CB" w14:paraId="76E32E39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BEC92D6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496195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DC9C734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0EBD6DB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22.30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29E558B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107.70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F4481FF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4.84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23BFEF0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0.44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2AFF4D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246.31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3517430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0.16</w:t>
            </w:r>
          </w:p>
        </w:tc>
      </w:tr>
      <w:tr w:rsidR="267801CB" w14:paraId="63ACCD94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4714A48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606190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93B4C28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2E53D26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12.90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F67B17F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117.10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811350B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0.00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72CD404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0.25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DCE8262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462.95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66CB6C8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0.24</w:t>
            </w:r>
          </w:p>
        </w:tc>
      </w:tr>
      <w:tr w:rsidR="267801CB" w14:paraId="6FBA41F7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7578612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740568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3BF6289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03427AB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18.20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BE29560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111.80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E895DEF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0.00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6E5A6C3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0.36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33B7A4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313.29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BCFD8BA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0.13</w:t>
            </w:r>
          </w:p>
        </w:tc>
      </w:tr>
      <w:tr w:rsidR="267801CB" w14:paraId="1F14B62E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7819E3C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904736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2A0473B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9D95754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9.00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1F83AD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121.00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AF6E1D0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0.00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C41C4DF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0.18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22A96D3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685.67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6E8E136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0.24</w:t>
            </w:r>
          </w:p>
        </w:tc>
      </w:tr>
      <w:tr w:rsidR="267801CB" w14:paraId="370D93E0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89DB9DB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1105295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5EFFAC5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2744D47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13.10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2C58457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116.90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E72FF02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0.00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CADBDE1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0.26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05A2585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455.11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D5E55C7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0.13</w:t>
            </w:r>
          </w:p>
        </w:tc>
      </w:tr>
      <w:tr w:rsidR="267801CB" w14:paraId="32C45124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EEED763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1350314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BC9B0BA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38DBF84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9.30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FF8ECAA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120.70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B9C1B0F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0.00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EC6FE78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0.18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31D0A45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661.90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C20009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0.16</w:t>
            </w:r>
          </w:p>
        </w:tc>
      </w:tr>
      <w:tr w:rsidR="267801CB" w14:paraId="58D8E637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0699E35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1649648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EE71FB5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3B85564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7.50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1B0DA16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122.50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8AB4206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0.00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D10DDB0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0.15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B1565EE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833.00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EF42FC1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0.16</w:t>
            </w:r>
          </w:p>
        </w:tc>
      </w:tr>
      <w:tr w:rsidR="267801CB" w14:paraId="7C91D42A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404A36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2015338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0FE3F1A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4C78C42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5.70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65C8236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124.30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5FC4156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0.00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963537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0.11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286B4AF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1112.16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4CE61F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0.18</w:t>
            </w:r>
          </w:p>
        </w:tc>
      </w:tr>
      <w:tr w:rsidR="267801CB" w14:paraId="08054AEF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1855B5E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2462092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40EE31C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A2BB1B0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1.10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94CB6BA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128.90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F0AFF46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0.00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3EFE417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0.02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50E2106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5976.27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A158E69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0.77</w:t>
            </w:r>
          </w:p>
        </w:tc>
      </w:tr>
      <w:tr w:rsidR="267801CB" w14:paraId="012F4F12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E185ECE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3007883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7F9F694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B755B43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-3.30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03B0ED5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133.30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4B4ADA9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0.00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27713A5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-0.06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D398653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-2060.09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2E2C869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0.22</w:t>
            </w:r>
          </w:p>
        </w:tc>
      </w:tr>
      <w:tr w:rsidR="267801CB" w14:paraId="28879ABA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EF920D0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3674662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66C72AE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9783526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4.10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39BA9EA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125.90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5D2538E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0.00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0DC5324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0.08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F6E5CC7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1566.07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7EA09D2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0.14</w:t>
            </w:r>
          </w:p>
        </w:tc>
      </w:tr>
      <w:tr w:rsidR="267801CB" w14:paraId="5E84CEC3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5479873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4489251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6B06D89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967010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3.00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FA0393A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127.00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0C00FF5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-7.76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330F216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0.06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7C405CA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2159.00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61F0162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0.15</w:t>
            </w:r>
          </w:p>
        </w:tc>
      </w:tr>
      <w:tr w:rsidR="267801CB" w14:paraId="4D66F583" w14:textId="77777777" w:rsidTr="267801CB">
        <w:trPr>
          <w:trHeight w:val="285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7FCF797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5000000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EB33326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130.00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BBE03BC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-2.80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3A20F5A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132.80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B33B12E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-5.76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9212879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-0.05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81A800D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-2418.86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BAF4140" w14:textId="77777777" w:rsidR="267801CB" w:rsidRDefault="267801CB" w:rsidP="267801C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67801CB">
              <w:rPr>
                <w:rFonts w:ascii="Calibri" w:eastAsia="Calibri" w:hAnsi="Calibri" w:cs="Calibri"/>
                <w:color w:val="000000" w:themeColor="text1"/>
              </w:rPr>
              <w:t>0.15</w:t>
            </w:r>
          </w:p>
        </w:tc>
      </w:tr>
    </w:tbl>
    <w:p w14:paraId="01E58473" w14:textId="77777777" w:rsidR="3503F669" w:rsidRDefault="3503F669" w:rsidP="267801CB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267801C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Oscilloscope Images</w:t>
      </w:r>
    </w:p>
    <w:p w14:paraId="5D16EBCB" w14:textId="77777777" w:rsidR="0EADD3FF" w:rsidRDefault="0EADD3FF" w:rsidP="267801CB">
      <w:pPr>
        <w:pStyle w:val="ListParagraph"/>
        <w:numPr>
          <w:ilvl w:val="2"/>
          <w:numId w:val="9"/>
        </w:num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267801C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Left Motor</w:t>
      </w:r>
    </w:p>
    <w:p w14:paraId="5360B78B" w14:textId="77777777" w:rsidR="5958F562" w:rsidRDefault="5958F562" w:rsidP="267801CB">
      <w:p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  <w:u w:val="single"/>
        </w:rPr>
        <w:t>1Hz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67801CB">
        <w:rPr>
          <w:rFonts w:ascii="Times New Roman" w:eastAsia="Times New Roman" w:hAnsi="Times New Roman" w:cs="Times New Roman"/>
          <w:sz w:val="24"/>
          <w:szCs w:val="24"/>
          <w:u w:val="single"/>
        </w:rPr>
        <w:t>28Hz</w:t>
      </w:r>
    </w:p>
    <w:p w14:paraId="406E3673" w14:textId="77777777" w:rsidR="5ED43400" w:rsidRDefault="5ED43400" w:rsidP="267801CB">
      <w:r>
        <w:rPr>
          <w:noProof/>
        </w:rPr>
        <w:drawing>
          <wp:inline distT="0" distB="0" distL="0" distR="0" wp14:anchorId="64FD46A0" wp14:editId="714A5B88">
            <wp:extent cx="2657475" cy="1993106"/>
            <wp:effectExtent l="0" t="0" r="0" b="0"/>
            <wp:docPr id="2025998216" name="Picture 2025998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99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73FDA967" wp14:editId="47430602">
            <wp:extent cx="2667000" cy="2000250"/>
            <wp:effectExtent l="0" t="0" r="0" b="0"/>
            <wp:docPr id="998951838" name="Picture 998951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BA348" w14:textId="77777777" w:rsidR="79383EF6" w:rsidRDefault="79383EF6" w:rsidP="267801CB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267801CB">
        <w:rPr>
          <w:rFonts w:ascii="Times New Roman" w:eastAsia="Times New Roman" w:hAnsi="Times New Roman" w:cs="Times New Roman"/>
          <w:sz w:val="24"/>
          <w:szCs w:val="24"/>
          <w:u w:val="single"/>
        </w:rPr>
        <w:t>154Hz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1C8541D2" w:rsidRPr="267801CB">
        <w:rPr>
          <w:rFonts w:ascii="Times New Roman" w:eastAsia="Times New Roman" w:hAnsi="Times New Roman" w:cs="Times New Roman"/>
          <w:sz w:val="24"/>
          <w:szCs w:val="24"/>
          <w:u w:val="single"/>
        </w:rPr>
        <w:t>855</w:t>
      </w:r>
      <w:r w:rsidRPr="267801CB">
        <w:rPr>
          <w:rFonts w:ascii="Times New Roman" w:eastAsia="Times New Roman" w:hAnsi="Times New Roman" w:cs="Times New Roman"/>
          <w:sz w:val="24"/>
          <w:szCs w:val="24"/>
          <w:u w:val="single"/>
        </w:rPr>
        <w:t>Hz</w:t>
      </w:r>
    </w:p>
    <w:p w14:paraId="2823E244" w14:textId="77777777" w:rsidR="79383EF6" w:rsidRDefault="79383EF6" w:rsidP="267801CB">
      <w:r>
        <w:rPr>
          <w:noProof/>
        </w:rPr>
        <w:lastRenderedPageBreak/>
        <w:drawing>
          <wp:inline distT="0" distB="0" distL="0" distR="0" wp14:anchorId="1B82CDDB" wp14:editId="15DC80B9">
            <wp:extent cx="2616200" cy="1962150"/>
            <wp:effectExtent l="0" t="0" r="0" b="0"/>
            <wp:docPr id="141159921" name="Picture 141159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59C917CB" wp14:editId="50C7A39C">
            <wp:extent cx="2638425" cy="1978819"/>
            <wp:effectExtent l="0" t="0" r="0" b="0"/>
            <wp:docPr id="1278146776" name="Picture 1278146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97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C0DC5" w14:textId="77777777" w:rsidR="267801CB" w:rsidRDefault="267801CB" w:rsidP="267801CB"/>
    <w:p w14:paraId="7A98E17B" w14:textId="77777777" w:rsidR="267801CB" w:rsidRDefault="267801CB" w:rsidP="267801CB"/>
    <w:p w14:paraId="560F1E3F" w14:textId="77777777" w:rsidR="3033A620" w:rsidRDefault="3033A620" w:rsidP="267801CB">
      <w:p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  <w:u w:val="single"/>
        </w:rPr>
        <w:t>4745</w:t>
      </w:r>
      <w:r w:rsidR="79383EF6" w:rsidRPr="267801CB">
        <w:rPr>
          <w:rFonts w:ascii="Times New Roman" w:eastAsia="Times New Roman" w:hAnsi="Times New Roman" w:cs="Times New Roman"/>
          <w:sz w:val="24"/>
          <w:szCs w:val="24"/>
          <w:u w:val="single"/>
        </w:rPr>
        <w:t>Hz</w:t>
      </w:r>
      <w:r>
        <w:tab/>
      </w:r>
      <w:r>
        <w:tab/>
      </w:r>
      <w:r>
        <w:tab/>
      </w:r>
      <w:r>
        <w:tab/>
      </w:r>
      <w:r>
        <w:tab/>
      </w:r>
      <w:r w:rsidR="79383EF6" w:rsidRPr="267801CB">
        <w:rPr>
          <w:rFonts w:ascii="Times New Roman" w:eastAsia="Times New Roman" w:hAnsi="Times New Roman" w:cs="Times New Roman"/>
          <w:sz w:val="24"/>
          <w:szCs w:val="24"/>
          <w:u w:val="single"/>
        </w:rPr>
        <w:t>2</w:t>
      </w:r>
      <w:r w:rsidR="07ED7EC1" w:rsidRPr="267801CB">
        <w:rPr>
          <w:rFonts w:ascii="Times New Roman" w:eastAsia="Times New Roman" w:hAnsi="Times New Roman" w:cs="Times New Roman"/>
          <w:sz w:val="24"/>
          <w:szCs w:val="24"/>
          <w:u w:val="single"/>
        </w:rPr>
        <w:t>6k</w:t>
      </w:r>
      <w:r w:rsidR="79383EF6" w:rsidRPr="267801CB">
        <w:rPr>
          <w:rFonts w:ascii="Times New Roman" w:eastAsia="Times New Roman" w:hAnsi="Times New Roman" w:cs="Times New Roman"/>
          <w:sz w:val="24"/>
          <w:szCs w:val="24"/>
          <w:u w:val="single"/>
        </w:rPr>
        <w:t>Hz</w:t>
      </w:r>
    </w:p>
    <w:p w14:paraId="1D084CC0" w14:textId="77777777" w:rsidR="5FDB0D02" w:rsidRDefault="5FDB0D02" w:rsidP="267801CB">
      <w:r>
        <w:rPr>
          <w:noProof/>
        </w:rPr>
        <w:drawing>
          <wp:inline distT="0" distB="0" distL="0" distR="0" wp14:anchorId="07E29F08" wp14:editId="3C34CDCA">
            <wp:extent cx="2670175" cy="2002631"/>
            <wp:effectExtent l="0" t="0" r="0" b="0"/>
            <wp:docPr id="185932990" name="Picture 185932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0175" cy="200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48AD1D6A">
        <w:rPr>
          <w:noProof/>
        </w:rPr>
        <w:drawing>
          <wp:inline distT="0" distB="0" distL="0" distR="0" wp14:anchorId="237AE54C" wp14:editId="7DD70056">
            <wp:extent cx="2667000" cy="2000250"/>
            <wp:effectExtent l="0" t="0" r="0" b="0"/>
            <wp:docPr id="837858560" name="Picture 837858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30DF" w14:textId="77777777" w:rsidR="79383EF6" w:rsidRDefault="79383EF6" w:rsidP="267801CB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267801CB">
        <w:rPr>
          <w:rFonts w:ascii="Times New Roman" w:eastAsia="Times New Roman" w:hAnsi="Times New Roman" w:cs="Times New Roman"/>
          <w:sz w:val="24"/>
          <w:szCs w:val="24"/>
          <w:u w:val="single"/>
        </w:rPr>
        <w:t>1</w:t>
      </w:r>
      <w:r w:rsidR="3671F30D" w:rsidRPr="267801CB">
        <w:rPr>
          <w:rFonts w:ascii="Times New Roman" w:eastAsia="Times New Roman" w:hAnsi="Times New Roman" w:cs="Times New Roman"/>
          <w:sz w:val="24"/>
          <w:szCs w:val="24"/>
          <w:u w:val="single"/>
        </w:rPr>
        <w:t>46k</w:t>
      </w:r>
      <w:r w:rsidRPr="267801CB">
        <w:rPr>
          <w:rFonts w:ascii="Times New Roman" w:eastAsia="Times New Roman" w:hAnsi="Times New Roman" w:cs="Times New Roman"/>
          <w:sz w:val="24"/>
          <w:szCs w:val="24"/>
          <w:u w:val="single"/>
        </w:rPr>
        <w:t>Hz</w:t>
      </w:r>
      <w:r>
        <w:tab/>
      </w:r>
      <w:r>
        <w:tab/>
      </w:r>
      <w:r>
        <w:tab/>
      </w:r>
      <w:r>
        <w:tab/>
      </w:r>
      <w:r>
        <w:tab/>
      </w:r>
      <w:r w:rsidR="5DFDD8F5" w:rsidRPr="267801CB">
        <w:rPr>
          <w:rFonts w:ascii="Times New Roman" w:eastAsia="Times New Roman" w:hAnsi="Times New Roman" w:cs="Times New Roman"/>
          <w:sz w:val="24"/>
          <w:szCs w:val="24"/>
          <w:u w:val="single"/>
        </w:rPr>
        <w:t>811k</w:t>
      </w:r>
      <w:r w:rsidRPr="267801CB">
        <w:rPr>
          <w:rFonts w:ascii="Times New Roman" w:eastAsia="Times New Roman" w:hAnsi="Times New Roman" w:cs="Times New Roman"/>
          <w:sz w:val="24"/>
          <w:szCs w:val="24"/>
          <w:u w:val="single"/>
        </w:rPr>
        <w:t>Hz</w:t>
      </w:r>
    </w:p>
    <w:p w14:paraId="44E0D405" w14:textId="77777777" w:rsidR="1E9B571D" w:rsidRDefault="1E9B571D" w:rsidP="267801CB">
      <w:r>
        <w:rPr>
          <w:noProof/>
        </w:rPr>
        <w:drawing>
          <wp:inline distT="0" distB="0" distL="0" distR="0" wp14:anchorId="7B35FE37" wp14:editId="2BB5F078">
            <wp:extent cx="2635250" cy="1976437"/>
            <wp:effectExtent l="0" t="0" r="0" b="0"/>
            <wp:docPr id="952895902" name="Picture 952895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250" cy="197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5B6847DE">
        <w:rPr>
          <w:noProof/>
        </w:rPr>
        <w:drawing>
          <wp:inline distT="0" distB="0" distL="0" distR="0" wp14:anchorId="36346206" wp14:editId="7F6A4A6B">
            <wp:extent cx="2654300" cy="1990725"/>
            <wp:effectExtent l="0" t="0" r="0" b="0"/>
            <wp:docPr id="1252306714" name="Picture 1252306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2AB12" w14:textId="77777777" w:rsidR="06A8AA1D" w:rsidRDefault="06A8AA1D" w:rsidP="267801CB">
      <w:p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  <w:u w:val="single"/>
        </w:rPr>
        <w:t>4M</w:t>
      </w:r>
      <w:r w:rsidR="79383EF6" w:rsidRPr="267801CB">
        <w:rPr>
          <w:rFonts w:ascii="Times New Roman" w:eastAsia="Times New Roman" w:hAnsi="Times New Roman" w:cs="Times New Roman"/>
          <w:sz w:val="24"/>
          <w:szCs w:val="24"/>
          <w:u w:val="single"/>
        </w:rPr>
        <w:t>Hz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192651FF" w:rsidRPr="267801CB">
        <w:rPr>
          <w:rFonts w:ascii="Times New Roman" w:eastAsia="Times New Roman" w:hAnsi="Times New Roman" w:cs="Times New Roman"/>
          <w:sz w:val="24"/>
          <w:szCs w:val="24"/>
          <w:u w:val="single"/>
        </w:rPr>
        <w:t>5M</w:t>
      </w:r>
      <w:r w:rsidR="79383EF6" w:rsidRPr="267801CB">
        <w:rPr>
          <w:rFonts w:ascii="Times New Roman" w:eastAsia="Times New Roman" w:hAnsi="Times New Roman" w:cs="Times New Roman"/>
          <w:sz w:val="24"/>
          <w:szCs w:val="24"/>
          <w:u w:val="single"/>
        </w:rPr>
        <w:t>Hz</w:t>
      </w:r>
    </w:p>
    <w:p w14:paraId="32D9908E" w14:textId="77777777" w:rsidR="1D3ABF2D" w:rsidRDefault="1D3ABF2D" w:rsidP="267801CB">
      <w:r>
        <w:rPr>
          <w:noProof/>
        </w:rPr>
        <w:lastRenderedPageBreak/>
        <w:drawing>
          <wp:inline distT="0" distB="0" distL="0" distR="0" wp14:anchorId="5304639E" wp14:editId="5639B890">
            <wp:extent cx="2654300" cy="1990725"/>
            <wp:effectExtent l="0" t="0" r="0" b="0"/>
            <wp:docPr id="961408384" name="Picture 961408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67DDEC4C">
        <w:rPr>
          <w:noProof/>
        </w:rPr>
        <w:drawing>
          <wp:inline distT="0" distB="0" distL="0" distR="0" wp14:anchorId="2C7A957F" wp14:editId="67021703">
            <wp:extent cx="2679700" cy="2009775"/>
            <wp:effectExtent l="0" t="0" r="0" b="0"/>
            <wp:docPr id="1930461642" name="Picture 1930461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B6835" w14:textId="77777777" w:rsidR="0EADD3FF" w:rsidRDefault="0EADD3FF" w:rsidP="267801CB">
      <w:pPr>
        <w:pStyle w:val="ListParagraph"/>
        <w:numPr>
          <w:ilvl w:val="2"/>
          <w:numId w:val="9"/>
        </w:num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267801C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Right Motor</w:t>
      </w:r>
    </w:p>
    <w:p w14:paraId="0229B291" w14:textId="77777777" w:rsidR="6D2CD880" w:rsidRDefault="6D2CD880" w:rsidP="267801CB">
      <w:p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  <w:u w:val="single"/>
        </w:rPr>
        <w:t>1Hz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67801CB">
        <w:rPr>
          <w:rFonts w:ascii="Times New Roman" w:eastAsia="Times New Roman" w:hAnsi="Times New Roman" w:cs="Times New Roman"/>
          <w:sz w:val="24"/>
          <w:szCs w:val="24"/>
          <w:u w:val="single"/>
        </w:rPr>
        <w:t>28Hz</w:t>
      </w:r>
    </w:p>
    <w:p w14:paraId="14B41B14" w14:textId="77777777" w:rsidR="6D2CD880" w:rsidRDefault="6D2CD880" w:rsidP="267801CB">
      <w:r>
        <w:rPr>
          <w:noProof/>
        </w:rPr>
        <w:drawing>
          <wp:inline distT="0" distB="0" distL="0" distR="0" wp14:anchorId="46D7B4BA" wp14:editId="66690C19">
            <wp:extent cx="2663825" cy="1997869"/>
            <wp:effectExtent l="0" t="0" r="0" b="0"/>
            <wp:docPr id="1163553268" name="Picture 1163553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3825" cy="199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30674DC4" wp14:editId="4107E1AA">
            <wp:extent cx="2679700" cy="2009775"/>
            <wp:effectExtent l="0" t="0" r="0" b="0"/>
            <wp:docPr id="354454327" name="Picture 354454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F7CCC" w14:textId="77777777" w:rsidR="6D2CD880" w:rsidRDefault="6D2CD880" w:rsidP="267801CB">
      <w:p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  <w:u w:val="single"/>
        </w:rPr>
        <w:t>154Hz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67801CB">
        <w:rPr>
          <w:rFonts w:ascii="Times New Roman" w:eastAsia="Times New Roman" w:hAnsi="Times New Roman" w:cs="Times New Roman"/>
          <w:sz w:val="24"/>
          <w:szCs w:val="24"/>
          <w:u w:val="single"/>
        </w:rPr>
        <w:t>855Hz</w:t>
      </w:r>
    </w:p>
    <w:p w14:paraId="21E3873C" w14:textId="77777777" w:rsidR="272F6BC6" w:rsidRDefault="272F6BC6" w:rsidP="267801CB">
      <w:r>
        <w:rPr>
          <w:noProof/>
        </w:rPr>
        <w:drawing>
          <wp:inline distT="0" distB="0" distL="0" distR="0" wp14:anchorId="72C1C4D7" wp14:editId="704FD0BD">
            <wp:extent cx="2667000" cy="2000250"/>
            <wp:effectExtent l="0" t="0" r="0" b="0"/>
            <wp:docPr id="1590324943" name="Picture 1590324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15DD96BE" wp14:editId="147F3CE5">
            <wp:extent cx="2667000" cy="2000250"/>
            <wp:effectExtent l="0" t="0" r="0" b="0"/>
            <wp:docPr id="1579623334" name="Picture 1579623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7DC91" w14:textId="77777777" w:rsidR="6D2CD880" w:rsidRDefault="6D2CD880" w:rsidP="267801CB">
      <w:p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  <w:u w:val="single"/>
        </w:rPr>
        <w:t>4745Hz</w:t>
      </w:r>
      <w:r>
        <w:tab/>
      </w:r>
      <w:r>
        <w:tab/>
      </w:r>
      <w:r>
        <w:tab/>
      </w:r>
      <w:r>
        <w:tab/>
      </w:r>
      <w:r>
        <w:tab/>
      </w:r>
      <w:r w:rsidRPr="267801CB">
        <w:rPr>
          <w:rFonts w:ascii="Times New Roman" w:eastAsia="Times New Roman" w:hAnsi="Times New Roman" w:cs="Times New Roman"/>
          <w:sz w:val="24"/>
          <w:szCs w:val="24"/>
          <w:u w:val="single"/>
        </w:rPr>
        <w:t>26kHz</w:t>
      </w:r>
    </w:p>
    <w:p w14:paraId="7E65835C" w14:textId="77777777" w:rsidR="5AA9CF82" w:rsidRDefault="5AA9CF82" w:rsidP="267801CB">
      <w:r>
        <w:rPr>
          <w:noProof/>
        </w:rPr>
        <w:lastRenderedPageBreak/>
        <w:drawing>
          <wp:inline distT="0" distB="0" distL="0" distR="0" wp14:anchorId="4116B087" wp14:editId="5B6D8B20">
            <wp:extent cx="2647950" cy="1985962"/>
            <wp:effectExtent l="0" t="0" r="0" b="0"/>
            <wp:docPr id="1769297879" name="Picture 1769297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98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096CA978" wp14:editId="520315F0">
            <wp:extent cx="2660650" cy="1995488"/>
            <wp:effectExtent l="0" t="0" r="0" b="0"/>
            <wp:docPr id="1689077334" name="Picture 1689077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650" cy="199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54B7" w14:textId="77777777" w:rsidR="6D2CD880" w:rsidRDefault="6D2CD880" w:rsidP="267801CB">
      <w:p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  <w:u w:val="single"/>
        </w:rPr>
        <w:t>146kHz</w:t>
      </w:r>
      <w:r>
        <w:tab/>
      </w:r>
      <w:r>
        <w:tab/>
      </w:r>
      <w:r>
        <w:tab/>
      </w:r>
      <w:r>
        <w:tab/>
      </w:r>
      <w:r>
        <w:tab/>
      </w:r>
      <w:r w:rsidRPr="267801CB">
        <w:rPr>
          <w:rFonts w:ascii="Times New Roman" w:eastAsia="Times New Roman" w:hAnsi="Times New Roman" w:cs="Times New Roman"/>
          <w:sz w:val="24"/>
          <w:szCs w:val="24"/>
          <w:u w:val="single"/>
        </w:rPr>
        <w:t>811kHz</w:t>
      </w:r>
    </w:p>
    <w:p w14:paraId="5857A05C" w14:textId="77777777" w:rsidR="61F2A95D" w:rsidRDefault="61F2A95D" w:rsidP="267801CB">
      <w:r>
        <w:rPr>
          <w:noProof/>
        </w:rPr>
        <w:drawing>
          <wp:inline distT="0" distB="0" distL="0" distR="0" wp14:anchorId="37A11B18" wp14:editId="153FF768">
            <wp:extent cx="2679700" cy="2009775"/>
            <wp:effectExtent l="0" t="0" r="0" b="0"/>
            <wp:docPr id="342891013" name="Picture 342891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2291F25A" wp14:editId="7F5C5BF0">
            <wp:extent cx="2647950" cy="1985962"/>
            <wp:effectExtent l="0" t="0" r="0" b="0"/>
            <wp:docPr id="290278191" name="Picture 290278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98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FC5E2" w14:textId="77777777" w:rsidR="6D2CD880" w:rsidRDefault="6D2CD880" w:rsidP="267801CB">
      <w:p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  <w:u w:val="single"/>
        </w:rPr>
        <w:t>4MHz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67801CB">
        <w:rPr>
          <w:rFonts w:ascii="Times New Roman" w:eastAsia="Times New Roman" w:hAnsi="Times New Roman" w:cs="Times New Roman"/>
          <w:sz w:val="24"/>
          <w:szCs w:val="24"/>
          <w:u w:val="single"/>
        </w:rPr>
        <w:t>5MHz</w:t>
      </w:r>
    </w:p>
    <w:p w14:paraId="56474E7C" w14:textId="77777777" w:rsidR="6CCF49E5" w:rsidRDefault="6CCF49E5" w:rsidP="267801CB">
      <w:r>
        <w:rPr>
          <w:noProof/>
        </w:rPr>
        <w:drawing>
          <wp:inline distT="0" distB="0" distL="0" distR="0" wp14:anchorId="492B9954" wp14:editId="6A594FEE">
            <wp:extent cx="2679700" cy="2009775"/>
            <wp:effectExtent l="0" t="0" r="0" b="0"/>
            <wp:docPr id="1139302700" name="Picture 1139302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0478C21D" wp14:editId="494EAD40">
            <wp:extent cx="2679700" cy="2009775"/>
            <wp:effectExtent l="0" t="0" r="0" b="0"/>
            <wp:docPr id="651713216" name="Picture 651713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ACDA8" w14:textId="77777777" w:rsidR="267801CB" w:rsidRDefault="00DD62D9" w:rsidP="267801CB">
      <w:pPr>
        <w:pStyle w:val="ListParagraph"/>
        <w:numPr>
          <w:ilvl w:val="2"/>
          <w:numId w:val="9"/>
        </w:num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</w:p>
    <w:p w14:paraId="35D05B02" w14:textId="77777777" w:rsidR="5870A832" w:rsidRDefault="5870A832" w:rsidP="267801C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FF4340E" wp14:editId="367DD953">
            <wp:extent cx="3937000" cy="2952750"/>
            <wp:effectExtent l="0" t="0" r="0" b="0"/>
            <wp:docPr id="2142227549" name="Picture 2142227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01F51" w14:textId="77777777" w:rsidR="61DE609E" w:rsidRDefault="61DE609E" w:rsidP="267801CB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267801C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Part I</w:t>
      </w:r>
      <w:r w:rsidR="685E335D" w:rsidRPr="267801C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</w:t>
      </w:r>
    </w:p>
    <w:p w14:paraId="57FE13C2" w14:textId="77777777" w:rsidR="74A20F52" w:rsidRDefault="74A20F52" w:rsidP="267801CB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267801CB">
        <w:rPr>
          <w:rFonts w:ascii="Times New Roman" w:eastAsia="Times New Roman" w:hAnsi="Times New Roman" w:cs="Times New Roman"/>
          <w:sz w:val="24"/>
          <w:szCs w:val="24"/>
          <w:u w:val="single"/>
        </w:rPr>
        <w:t>Tm</w:t>
      </w:r>
    </w:p>
    <w:p w14:paraId="4948CF32" w14:textId="77777777" w:rsidR="685E335D" w:rsidRDefault="685E335D" w:rsidP="267801CB">
      <w:pPr>
        <w:jc w:val="center"/>
      </w:pPr>
      <w:r>
        <w:rPr>
          <w:noProof/>
        </w:rPr>
        <w:drawing>
          <wp:inline distT="0" distB="0" distL="0" distR="0" wp14:anchorId="15070FA2" wp14:editId="4AEF8275">
            <wp:extent cx="2934016" cy="2212737"/>
            <wp:effectExtent l="0" t="0" r="0" b="0"/>
            <wp:docPr id="154864279" name="Picture 154864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016" cy="221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8337" w14:textId="77777777" w:rsidR="267801CB" w:rsidRDefault="267801CB" w:rsidP="267801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53847C" w14:textId="77777777" w:rsidR="38C6589D" w:rsidRDefault="38C6589D" w:rsidP="267801CB">
      <w:p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>Measured Time Constant = 3</w:t>
      </w:r>
      <w:r w:rsidR="6342A69A" w:rsidRPr="267801CB">
        <w:rPr>
          <w:rFonts w:ascii="Times New Roman" w:eastAsia="Times New Roman" w:hAnsi="Times New Roman" w:cs="Times New Roman"/>
          <w:sz w:val="24"/>
          <w:szCs w:val="24"/>
        </w:rPr>
        <w:t>8</w:t>
      </w:r>
      <w:r w:rsidRPr="267801CB">
        <w:rPr>
          <w:rFonts w:ascii="Times New Roman" w:eastAsia="Times New Roman" w:hAnsi="Times New Roman" w:cs="Times New Roman"/>
          <w:sz w:val="24"/>
          <w:szCs w:val="24"/>
        </w:rPr>
        <w:t>0n</w:t>
      </w:r>
      <w:r w:rsidR="0E9D031C" w:rsidRPr="267801CB">
        <w:rPr>
          <w:rFonts w:ascii="Times New Roman" w:eastAsia="Times New Roman" w:hAnsi="Times New Roman" w:cs="Times New Roman"/>
          <w:sz w:val="24"/>
          <w:szCs w:val="24"/>
        </w:rPr>
        <w:t>s</w:t>
      </w:r>
    </w:p>
    <w:p w14:paraId="6C0E6907" w14:textId="77777777" w:rsidR="38C6589D" w:rsidRDefault="38C6589D" w:rsidP="267801CB">
      <w:p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Simulated Time Constant = </w:t>
      </w:r>
      <w:r w:rsidR="631E3CB8" w:rsidRPr="267801CB">
        <w:rPr>
          <w:rFonts w:ascii="Times New Roman" w:eastAsia="Times New Roman" w:hAnsi="Times New Roman" w:cs="Times New Roman"/>
          <w:sz w:val="24"/>
          <w:szCs w:val="24"/>
        </w:rPr>
        <w:t>380n</w:t>
      </w:r>
      <w:r w:rsidR="326DAA50" w:rsidRPr="267801CB">
        <w:rPr>
          <w:rFonts w:ascii="Times New Roman" w:eastAsia="Times New Roman" w:hAnsi="Times New Roman" w:cs="Times New Roman"/>
          <w:sz w:val="24"/>
          <w:szCs w:val="24"/>
        </w:rPr>
        <w:t>s</w:t>
      </w:r>
    </w:p>
    <w:p w14:paraId="7FE02587" w14:textId="77777777" w:rsidR="1091D7E4" w:rsidRDefault="1091D7E4" w:rsidP="267801CB">
      <w:p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>Percent Error = 0</w:t>
      </w:r>
    </w:p>
    <w:p w14:paraId="550CB323" w14:textId="77777777" w:rsidR="267801CB" w:rsidRDefault="267801CB" w:rsidP="267801CB">
      <w:pPr>
        <w:jc w:val="center"/>
      </w:pPr>
    </w:p>
    <w:p w14:paraId="634132BC" w14:textId="77777777" w:rsidR="485BD194" w:rsidRDefault="485BD194" w:rsidP="267801CB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267801CB">
        <w:rPr>
          <w:rFonts w:ascii="Times New Roman" w:eastAsia="Times New Roman" w:hAnsi="Times New Roman" w:cs="Times New Roman"/>
          <w:sz w:val="24"/>
          <w:szCs w:val="24"/>
          <w:u w:val="single"/>
        </w:rPr>
        <w:t>Motor Voltage vs. Speed</w:t>
      </w:r>
    </w:p>
    <w:p w14:paraId="57443B26" w14:textId="77777777" w:rsidR="41C543E5" w:rsidRDefault="41C543E5" w:rsidP="267801CB">
      <w:pPr>
        <w:ind w:firstLine="7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267801CB">
        <w:rPr>
          <w:rFonts w:ascii="Times New Roman" w:eastAsia="Times New Roman" w:hAnsi="Times New Roman" w:cs="Times New Roman"/>
          <w:sz w:val="24"/>
          <w:szCs w:val="24"/>
          <w:u w:val="single"/>
        </w:rPr>
        <w:t>Simulated</w:t>
      </w:r>
      <w:r>
        <w:tab/>
      </w:r>
      <w:r>
        <w:tab/>
      </w:r>
      <w:r>
        <w:tab/>
      </w:r>
      <w:r>
        <w:tab/>
      </w:r>
      <w:r>
        <w:tab/>
      </w:r>
      <w:r w:rsidRPr="267801CB">
        <w:rPr>
          <w:rFonts w:ascii="Times New Roman" w:eastAsia="Times New Roman" w:hAnsi="Times New Roman" w:cs="Times New Roman"/>
          <w:sz w:val="24"/>
          <w:szCs w:val="24"/>
          <w:u w:val="single"/>
        </w:rPr>
        <w:t>Actual</w:t>
      </w:r>
    </w:p>
    <w:p w14:paraId="6F9E0D60" w14:textId="77777777" w:rsidR="5D3D5406" w:rsidRDefault="5D3D5406" w:rsidP="267801CB">
      <w:pPr>
        <w:jc w:val="center"/>
      </w:pPr>
      <w:r>
        <w:rPr>
          <w:noProof/>
        </w:rPr>
        <w:lastRenderedPageBreak/>
        <w:drawing>
          <wp:inline distT="0" distB="0" distL="0" distR="0" wp14:anchorId="616C9CB7" wp14:editId="7F43061E">
            <wp:extent cx="2486543" cy="1497106"/>
            <wp:effectExtent l="0" t="0" r="0" b="0"/>
            <wp:docPr id="142872052" name="Picture 142872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543" cy="149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2C98A602">
        <w:rPr>
          <w:noProof/>
        </w:rPr>
        <w:drawing>
          <wp:inline distT="0" distB="0" distL="0" distR="0" wp14:anchorId="0890576D" wp14:editId="24769A56">
            <wp:extent cx="2440664" cy="1502352"/>
            <wp:effectExtent l="0" t="0" r="0" b="0"/>
            <wp:docPr id="985086928" name="Picture 985086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0664" cy="150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3FD49" w14:textId="77777777" w:rsidR="267801CB" w:rsidRDefault="267801CB" w:rsidP="267801CB">
      <w:pPr>
        <w:jc w:val="center"/>
      </w:pPr>
    </w:p>
    <w:p w14:paraId="05C89218" w14:textId="77777777" w:rsidR="1A0270C9" w:rsidRDefault="1A0270C9" w:rsidP="267801CB">
      <w:p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Measured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dc</m:t>
            </m:r>
          </m:sub>
        </m:sSub>
      </m:oMath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="4813F9FB" w:rsidRPr="267801CB">
        <w:rPr>
          <w:rFonts w:ascii="Times New Roman" w:eastAsia="Times New Roman" w:hAnsi="Times New Roman" w:cs="Times New Roman"/>
          <w:sz w:val="24"/>
          <w:szCs w:val="24"/>
        </w:rPr>
        <w:t>7.256 rad/s</w:t>
      </w:r>
    </w:p>
    <w:p w14:paraId="7A995B83" w14:textId="77777777" w:rsidR="1A0270C9" w:rsidRDefault="1A0270C9" w:rsidP="267801CB">
      <w:p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Simulated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dc</m:t>
            </m:r>
          </m:sub>
        </m:sSub>
      </m:oMath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="68297255" w:rsidRPr="267801CB">
        <w:rPr>
          <w:rFonts w:ascii="Times New Roman" w:eastAsia="Times New Roman" w:hAnsi="Times New Roman" w:cs="Times New Roman"/>
          <w:sz w:val="24"/>
          <w:szCs w:val="24"/>
        </w:rPr>
        <w:t>7.248 rad/s</w:t>
      </w:r>
    </w:p>
    <w:p w14:paraId="6858A4A7" w14:textId="77777777" w:rsidR="1A0270C9" w:rsidRDefault="1A0270C9" w:rsidP="267801CB">
      <w:p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>Percent Error = 0</w:t>
      </w:r>
      <w:r w:rsidR="1F7605B2" w:rsidRPr="267801CB">
        <w:rPr>
          <w:rFonts w:ascii="Times New Roman" w:eastAsia="Times New Roman" w:hAnsi="Times New Roman" w:cs="Times New Roman"/>
          <w:sz w:val="24"/>
          <w:szCs w:val="24"/>
        </w:rPr>
        <w:t>.11%</w:t>
      </w:r>
    </w:p>
    <w:p w14:paraId="2BB18272" w14:textId="77777777" w:rsidR="267801CB" w:rsidRDefault="267801CB" w:rsidP="267801CB"/>
    <w:p w14:paraId="53E618D8" w14:textId="77777777" w:rsidR="0919CB04" w:rsidRDefault="507317E4" w:rsidP="20F974EC">
      <w:pPr>
        <w:pStyle w:val="Heading2"/>
      </w:pPr>
      <w:bookmarkStart w:id="23" w:name="_Toc1643851260"/>
      <w:r>
        <w:t>Problems Encountered</w:t>
      </w:r>
      <w:bookmarkEnd w:id="23"/>
      <w:r>
        <w:t xml:space="preserve"> </w:t>
      </w:r>
    </w:p>
    <w:p w14:paraId="3D53F09C" w14:textId="77777777" w:rsidR="1B632CD5" w:rsidRDefault="1B632CD5" w:rsidP="267801CB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>Knowing how to get the resonance frequency from frequency sweep</w:t>
      </w:r>
    </w:p>
    <w:p w14:paraId="584257DA" w14:textId="77777777" w:rsidR="1B632CD5" w:rsidRDefault="1B632CD5" w:rsidP="267801CB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>Recording data for the frequency sweep to get inductance</w:t>
      </w:r>
    </w:p>
    <w:p w14:paraId="04313578" w14:textId="77777777" w:rsidR="1B632CD5" w:rsidRDefault="1B632CD5" w:rsidP="267801CB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Understanding the </w:t>
      </w:r>
      <w:r w:rsidR="436ADB20" w:rsidRPr="267801CB">
        <w:rPr>
          <w:rFonts w:ascii="Times New Roman" w:eastAsia="Times New Roman" w:hAnsi="Times New Roman" w:cs="Times New Roman"/>
          <w:sz w:val="24"/>
          <w:szCs w:val="24"/>
        </w:rPr>
        <w:t>correlation between state equations</w:t>
      </w:r>
    </w:p>
    <w:p w14:paraId="6EDCE5F4" w14:textId="77777777" w:rsidR="436ADB20" w:rsidRDefault="436ADB20" w:rsidP="267801CB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Implementing the Simlink model </w:t>
      </w:r>
    </w:p>
    <w:p w14:paraId="2B6EA5AC" w14:textId="77777777" w:rsidR="0919CB04" w:rsidRDefault="507317E4" w:rsidP="20F974EC">
      <w:pPr>
        <w:pStyle w:val="Heading2"/>
      </w:pPr>
      <w:bookmarkStart w:id="24" w:name="_Toc187709277"/>
      <w:r>
        <w:t>Questions</w:t>
      </w:r>
      <w:bookmarkEnd w:id="24"/>
      <w:r>
        <w:t xml:space="preserve"> </w:t>
      </w:r>
    </w:p>
    <w:p w14:paraId="4ED67DD7" w14:textId="77777777" w:rsidR="0919CB04" w:rsidRDefault="36EFD459" w:rsidP="20F974EC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0F974EC">
        <w:rPr>
          <w:rFonts w:ascii="Times New Roman" w:eastAsia="Times New Roman" w:hAnsi="Times New Roman" w:cs="Times New Roman"/>
          <w:sz w:val="24"/>
          <w:szCs w:val="24"/>
        </w:rPr>
        <w:t>Why do we need to take multiple measurements of the winding resistance?</w:t>
      </w:r>
    </w:p>
    <w:p w14:paraId="15A69074" w14:textId="77777777" w:rsidR="0919CB04" w:rsidRDefault="37DEFAE8" w:rsidP="20F974EC">
      <w:pPr>
        <w:pStyle w:val="ListParagraph"/>
        <w:numPr>
          <w:ilvl w:val="1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>Why do we need to account for the DMM lead resistance in the measurement?</w:t>
      </w:r>
    </w:p>
    <w:p w14:paraId="32006278" w14:textId="77777777" w:rsidR="37D01A74" w:rsidRDefault="37D01A74" w:rsidP="267801CB">
      <w:p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 The DMM has an internal lead resistance that is small but </w:t>
      </w:r>
      <w:r w:rsidR="37D2D5D4" w:rsidRPr="267801CB">
        <w:rPr>
          <w:rFonts w:ascii="Times New Roman" w:eastAsia="Times New Roman" w:hAnsi="Times New Roman" w:cs="Times New Roman"/>
          <w:sz w:val="24"/>
          <w:szCs w:val="24"/>
        </w:rPr>
        <w:t>does</w:t>
      </w: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5BDBF7C6" w:rsidRPr="267801CB">
        <w:rPr>
          <w:rFonts w:ascii="Times New Roman" w:eastAsia="Times New Roman" w:hAnsi="Times New Roman" w:cs="Times New Roman"/>
          <w:sz w:val="24"/>
          <w:szCs w:val="24"/>
        </w:rPr>
        <w:t>affect</w:t>
      </w: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 the</w:t>
      </w:r>
      <w:r w:rsidR="7D252C31" w:rsidRPr="267801CB">
        <w:rPr>
          <w:rFonts w:ascii="Times New Roman" w:eastAsia="Times New Roman" w:hAnsi="Times New Roman" w:cs="Times New Roman"/>
          <w:sz w:val="24"/>
          <w:szCs w:val="24"/>
        </w:rPr>
        <w:t xml:space="preserve"> motor resistance</w:t>
      </w: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 measurement</w:t>
      </w:r>
      <w:r w:rsidR="2B0F4FC5" w:rsidRPr="267801CB">
        <w:rPr>
          <w:rFonts w:ascii="Times New Roman" w:eastAsia="Times New Roman" w:hAnsi="Times New Roman" w:cs="Times New Roman"/>
          <w:sz w:val="24"/>
          <w:szCs w:val="24"/>
        </w:rPr>
        <w:t>.</w:t>
      </w: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3CE7580" w14:textId="77777777" w:rsidR="0919CB04" w:rsidRDefault="37DEFAE8" w:rsidP="20F974EC">
      <w:pPr>
        <w:pStyle w:val="ListParagraph"/>
        <w:numPr>
          <w:ilvl w:val="1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>Why does the resistance change with respect to the shaft position?</w:t>
      </w:r>
    </w:p>
    <w:p w14:paraId="327E9C86" w14:textId="77777777" w:rsidR="79731260" w:rsidRDefault="79731260" w:rsidP="267801CB">
      <w:p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 The resistance varies depending on the location of the shaft </w:t>
      </w:r>
      <w:r w:rsidR="43D34D3D" w:rsidRPr="267801CB">
        <w:rPr>
          <w:rFonts w:ascii="Times New Roman" w:eastAsia="Times New Roman" w:hAnsi="Times New Roman" w:cs="Times New Roman"/>
          <w:sz w:val="24"/>
          <w:szCs w:val="24"/>
        </w:rPr>
        <w:t>because</w:t>
      </w: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FBC55AB" w:rsidRPr="267801CB">
        <w:rPr>
          <w:rFonts w:ascii="Times New Roman" w:eastAsia="Times New Roman" w:hAnsi="Times New Roman" w:cs="Times New Roman"/>
          <w:sz w:val="24"/>
          <w:szCs w:val="24"/>
        </w:rPr>
        <w:t xml:space="preserve">the gap between the brushes </w:t>
      </w:r>
      <w:r w:rsidR="011C523C" w:rsidRPr="267801CB">
        <w:rPr>
          <w:rFonts w:ascii="Times New Roman" w:eastAsia="Times New Roman" w:hAnsi="Times New Roman" w:cs="Times New Roman"/>
          <w:sz w:val="24"/>
          <w:szCs w:val="24"/>
        </w:rPr>
        <w:t>and commutator is not fixed.</w:t>
      </w:r>
    </w:p>
    <w:p w14:paraId="3E477F2C" w14:textId="77777777" w:rsidR="0919CB04" w:rsidRDefault="37DEFAE8" w:rsidP="20F974EC">
      <w:pPr>
        <w:pStyle w:val="ListParagraph"/>
        <w:numPr>
          <w:ilvl w:val="1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>Over the lifetime of the motor, what is expected to happen to the resistance? Why?</w:t>
      </w:r>
    </w:p>
    <w:p w14:paraId="57E68131" w14:textId="77777777" w:rsidR="5A5A26E6" w:rsidRDefault="5A5A26E6" w:rsidP="267801CB">
      <w:p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="2CBB2AA1" w:rsidRPr="267801CB">
        <w:rPr>
          <w:rFonts w:ascii="Times New Roman" w:eastAsia="Times New Roman" w:hAnsi="Times New Roman" w:cs="Times New Roman"/>
          <w:sz w:val="24"/>
          <w:szCs w:val="24"/>
        </w:rPr>
        <w:t>resistance is expected to increase due to the wearing of the brush, which c</w:t>
      </w:r>
      <w:r w:rsidR="6C89AB7C" w:rsidRPr="267801CB">
        <w:rPr>
          <w:rFonts w:ascii="Times New Roman" w:eastAsia="Times New Roman" w:hAnsi="Times New Roman" w:cs="Times New Roman"/>
          <w:sz w:val="24"/>
          <w:szCs w:val="24"/>
        </w:rPr>
        <w:t>reates</w:t>
      </w:r>
      <w:r w:rsidR="2CBB2AA1" w:rsidRPr="267801CB">
        <w:rPr>
          <w:rFonts w:ascii="Times New Roman" w:eastAsia="Times New Roman" w:hAnsi="Times New Roman" w:cs="Times New Roman"/>
          <w:sz w:val="24"/>
          <w:szCs w:val="24"/>
        </w:rPr>
        <w:t xml:space="preserve"> a larger gap.</w:t>
      </w:r>
    </w:p>
    <w:p w14:paraId="40F71635" w14:textId="77777777" w:rsidR="0919CB04" w:rsidRDefault="37DEFAE8" w:rsidP="20F974EC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>Why perform a frequency sweep?</w:t>
      </w:r>
    </w:p>
    <w:p w14:paraId="621BCE30" w14:textId="77777777" w:rsidR="0919CB04" w:rsidRDefault="37DEFAE8" w:rsidP="20F974EC">
      <w:pPr>
        <w:pStyle w:val="ListParagraph"/>
        <w:numPr>
          <w:ilvl w:val="1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>What assumption(s) can be verified by this test?</w:t>
      </w:r>
    </w:p>
    <w:p w14:paraId="5FC1E698" w14:textId="77777777" w:rsidR="06638BCE" w:rsidRDefault="06638BCE" w:rsidP="267801CB">
      <w:p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1759DE58" w:rsidRPr="267801CB">
        <w:rPr>
          <w:rFonts w:ascii="Times New Roman" w:eastAsia="Times New Roman" w:hAnsi="Times New Roman" w:cs="Times New Roman"/>
          <w:sz w:val="24"/>
          <w:szCs w:val="24"/>
        </w:rPr>
        <w:t>A frequency sweep will give a visual representation of the phase shift as a change in frequency. Once the phase sh</w:t>
      </w:r>
      <w:r w:rsidR="34270E74" w:rsidRPr="267801CB">
        <w:rPr>
          <w:rFonts w:ascii="Times New Roman" w:eastAsia="Times New Roman" w:hAnsi="Times New Roman" w:cs="Times New Roman"/>
          <w:sz w:val="24"/>
          <w:szCs w:val="24"/>
        </w:rPr>
        <w:t>ift reaches 90 degrees an assumption can be made that the reactance of the capacitance and inductance is equal.</w:t>
      </w:r>
    </w:p>
    <w:p w14:paraId="2CB84949" w14:textId="77777777" w:rsidR="0919CB04" w:rsidRDefault="37DEFAE8" w:rsidP="20F974EC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lastRenderedPageBreak/>
        <w:t>What frequency is the inductance of the motor measured at and why?</w:t>
      </w:r>
    </w:p>
    <w:p w14:paraId="34E036DC" w14:textId="77777777" w:rsidR="3B9196CD" w:rsidRDefault="3B9196CD" w:rsidP="267801CB">
      <w:p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="4F272623" w:rsidRPr="267801CB">
        <w:rPr>
          <w:rFonts w:ascii="Times New Roman" w:eastAsia="Times New Roman" w:hAnsi="Times New Roman" w:cs="Times New Roman"/>
          <w:sz w:val="24"/>
          <w:szCs w:val="24"/>
        </w:rPr>
        <w:t xml:space="preserve">inductance of the motor is measured at resonance frequency. This is because we do not know the capacitance or inductance. At resonance frequency we can </w:t>
      </w:r>
      <w:r w:rsidR="7C986667" w:rsidRPr="267801CB">
        <w:rPr>
          <w:rFonts w:ascii="Times New Roman" w:eastAsia="Times New Roman" w:hAnsi="Times New Roman" w:cs="Times New Roman"/>
          <w:sz w:val="24"/>
          <w:szCs w:val="24"/>
        </w:rPr>
        <w:t>assume the capacitance and inductance is the same, which allows for simplification in the calculations by removing un</w:t>
      </w:r>
      <w:r w:rsidR="3A101A4E" w:rsidRPr="267801CB">
        <w:rPr>
          <w:rFonts w:ascii="Times New Roman" w:eastAsia="Times New Roman" w:hAnsi="Times New Roman" w:cs="Times New Roman"/>
          <w:sz w:val="24"/>
          <w:szCs w:val="24"/>
        </w:rPr>
        <w:t>known variables.</w:t>
      </w:r>
    </w:p>
    <w:p w14:paraId="18A55863" w14:textId="77777777" w:rsidR="0919CB04" w:rsidRDefault="507317E4" w:rsidP="20F974EC">
      <w:pPr>
        <w:pStyle w:val="Heading2"/>
      </w:pPr>
      <w:bookmarkStart w:id="25" w:name="_Toc1707212034"/>
      <w:r>
        <w:t>Requirements</w:t>
      </w:r>
      <w:bookmarkEnd w:id="25"/>
    </w:p>
    <w:p w14:paraId="1A3C85DD" w14:textId="77777777" w:rsidR="0919CB04" w:rsidRDefault="333F7392" w:rsidP="20F974EC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0F974EC">
        <w:rPr>
          <w:rFonts w:ascii="Times New Roman" w:eastAsia="Times New Roman" w:hAnsi="Times New Roman" w:cs="Times New Roman"/>
          <w:sz w:val="24"/>
          <w:szCs w:val="24"/>
        </w:rPr>
        <w:t>Check-off requirements:</w:t>
      </w:r>
    </w:p>
    <w:p w14:paraId="1EE83618" w14:textId="77777777" w:rsidR="0919CB04" w:rsidRDefault="70FF9711" w:rsidP="20F974EC">
      <w:pPr>
        <w:pStyle w:val="ListParagraph"/>
        <w:numPr>
          <w:ilvl w:val="1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0F974EC">
        <w:rPr>
          <w:rFonts w:ascii="Times New Roman" w:eastAsia="Times New Roman" w:hAnsi="Times New Roman" w:cs="Times New Roman"/>
          <w:sz w:val="24"/>
          <w:szCs w:val="24"/>
        </w:rPr>
        <w:t xml:space="preserve">Completion of measured motor parameters </w:t>
      </w:r>
    </w:p>
    <w:p w14:paraId="4D700325" w14:textId="77777777" w:rsidR="0919CB04" w:rsidRDefault="70FF9711" w:rsidP="20F974EC">
      <w:pPr>
        <w:pStyle w:val="ListParagraph"/>
        <w:numPr>
          <w:ilvl w:val="1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0F974EC">
        <w:rPr>
          <w:rFonts w:ascii="Times New Roman" w:eastAsia="Times New Roman" w:hAnsi="Times New Roman" w:cs="Times New Roman"/>
          <w:sz w:val="24"/>
          <w:szCs w:val="24"/>
        </w:rPr>
        <w:t xml:space="preserve">Tabularized chart of frequency sweep </w:t>
      </w:r>
    </w:p>
    <w:p w14:paraId="5D3586C5" w14:textId="77777777" w:rsidR="0919CB04" w:rsidRDefault="70FF9711" w:rsidP="20F974EC">
      <w:pPr>
        <w:pStyle w:val="ListParagraph"/>
        <w:numPr>
          <w:ilvl w:val="1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0F974EC">
        <w:rPr>
          <w:rFonts w:ascii="Times New Roman" w:eastAsia="Times New Roman" w:hAnsi="Times New Roman" w:cs="Times New Roman"/>
          <w:sz w:val="24"/>
          <w:szCs w:val="24"/>
        </w:rPr>
        <w:t xml:space="preserve">Description of derivation and identification processes and main results </w:t>
      </w:r>
    </w:p>
    <w:p w14:paraId="698015B8" w14:textId="77777777" w:rsidR="0919CB04" w:rsidRDefault="70FF9711" w:rsidP="20F974EC">
      <w:pPr>
        <w:pStyle w:val="ListParagraph"/>
        <w:numPr>
          <w:ilvl w:val="1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0F974EC">
        <w:rPr>
          <w:rFonts w:ascii="Times New Roman" w:eastAsia="Times New Roman" w:hAnsi="Times New Roman" w:cs="Times New Roman"/>
          <w:sz w:val="24"/>
          <w:szCs w:val="24"/>
        </w:rPr>
        <w:t xml:space="preserve">Completion and demonstration of motor simulation </w:t>
      </w:r>
    </w:p>
    <w:p w14:paraId="71CE3218" w14:textId="77777777" w:rsidR="0919CB04" w:rsidRDefault="70FF9711" w:rsidP="20F974EC">
      <w:pPr>
        <w:pStyle w:val="ListParagraph"/>
        <w:numPr>
          <w:ilvl w:val="1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0F974EC">
        <w:rPr>
          <w:rFonts w:ascii="Times New Roman" w:eastAsia="Times New Roman" w:hAnsi="Times New Roman" w:cs="Times New Roman"/>
          <w:sz w:val="24"/>
          <w:szCs w:val="24"/>
        </w:rPr>
        <w:t>Transfer function coefficients for the DC model must be within acceptable range (≤1%)</w:t>
      </w:r>
    </w:p>
    <w:p w14:paraId="0E64C566" w14:textId="77777777" w:rsidR="0919CB04" w:rsidRDefault="70FF9711" w:rsidP="20F974EC">
      <w:pPr>
        <w:pStyle w:val="ListParagraph"/>
        <w:numPr>
          <w:ilvl w:val="1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0F974EC">
        <w:rPr>
          <w:rFonts w:ascii="Times New Roman" w:eastAsia="Times New Roman" w:hAnsi="Times New Roman" w:cs="Times New Roman"/>
          <w:sz w:val="24"/>
          <w:szCs w:val="24"/>
        </w:rPr>
        <w:t>Comparison of Part 1 experimental results with the simulated model in Simulink</w:t>
      </w:r>
    </w:p>
    <w:p w14:paraId="4AF58523" w14:textId="77777777" w:rsidR="0919CB04" w:rsidRDefault="70FF9711" w:rsidP="20F974EC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0F974EC">
        <w:rPr>
          <w:rFonts w:ascii="Times New Roman" w:eastAsia="Times New Roman" w:hAnsi="Times New Roman" w:cs="Times New Roman"/>
          <w:sz w:val="24"/>
          <w:szCs w:val="24"/>
        </w:rPr>
        <w:t xml:space="preserve">Check-off report: (Group) </w:t>
      </w:r>
    </w:p>
    <w:p w14:paraId="48017A90" w14:textId="77777777" w:rsidR="0919CB04" w:rsidRDefault="70FF9711" w:rsidP="20F974EC">
      <w:pPr>
        <w:pStyle w:val="ListParagraph"/>
        <w:numPr>
          <w:ilvl w:val="1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0F974EC">
        <w:rPr>
          <w:rFonts w:ascii="Times New Roman" w:eastAsia="Times New Roman" w:hAnsi="Times New Roman" w:cs="Times New Roman"/>
          <w:sz w:val="24"/>
          <w:szCs w:val="24"/>
        </w:rPr>
        <w:t xml:space="preserve">Refer to rubric and template from Blackboard </w:t>
      </w:r>
    </w:p>
    <w:p w14:paraId="7BC7C0E6" w14:textId="77777777" w:rsidR="0919CB04" w:rsidRDefault="70FF9711" w:rsidP="20F974EC">
      <w:pPr>
        <w:pStyle w:val="ListParagraph"/>
        <w:numPr>
          <w:ilvl w:val="1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0F974EC">
        <w:rPr>
          <w:rFonts w:ascii="Times New Roman" w:eastAsia="Times New Roman" w:hAnsi="Times New Roman" w:cs="Times New Roman"/>
          <w:sz w:val="24"/>
          <w:szCs w:val="24"/>
        </w:rPr>
        <w:t xml:space="preserve">Be sure to include: </w:t>
      </w:r>
    </w:p>
    <w:p w14:paraId="3940288C" w14:textId="77777777" w:rsidR="0919CB04" w:rsidRDefault="70FF9711" w:rsidP="20F974EC">
      <w:pPr>
        <w:pStyle w:val="ListParagraph"/>
        <w:numPr>
          <w:ilvl w:val="2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0F974EC">
        <w:rPr>
          <w:rFonts w:ascii="Times New Roman" w:eastAsia="Times New Roman" w:hAnsi="Times New Roman" w:cs="Times New Roman"/>
          <w:sz w:val="24"/>
          <w:szCs w:val="24"/>
        </w:rPr>
        <w:t xml:space="preserve">Description of identification process </w:t>
      </w:r>
    </w:p>
    <w:p w14:paraId="6D605966" w14:textId="77777777" w:rsidR="0919CB04" w:rsidRDefault="70FF9711" w:rsidP="20F974EC">
      <w:pPr>
        <w:pStyle w:val="ListParagraph"/>
        <w:numPr>
          <w:ilvl w:val="2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0F974EC">
        <w:rPr>
          <w:rFonts w:ascii="Times New Roman" w:eastAsia="Times New Roman" w:hAnsi="Times New Roman" w:cs="Times New Roman"/>
          <w:sz w:val="24"/>
          <w:szCs w:val="24"/>
        </w:rPr>
        <w:t xml:space="preserve">Description of the frequency sweep. </w:t>
      </w:r>
    </w:p>
    <w:p w14:paraId="24529664" w14:textId="77777777" w:rsidR="0919CB04" w:rsidRDefault="70FF9711" w:rsidP="20F974EC">
      <w:pPr>
        <w:pStyle w:val="ListParagraph"/>
        <w:numPr>
          <w:ilvl w:val="2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0F974EC">
        <w:rPr>
          <w:rFonts w:ascii="Times New Roman" w:eastAsia="Times New Roman" w:hAnsi="Times New Roman" w:cs="Times New Roman"/>
          <w:sz w:val="24"/>
          <w:szCs w:val="24"/>
        </w:rPr>
        <w:t xml:space="preserve">Derivation of Transfer Function </w:t>
      </w:r>
    </w:p>
    <w:p w14:paraId="0F604961" w14:textId="77777777" w:rsidR="0919CB04" w:rsidRDefault="70FF9711" w:rsidP="20F974EC">
      <w:pPr>
        <w:pStyle w:val="ListParagraph"/>
        <w:numPr>
          <w:ilvl w:val="2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0F974EC">
        <w:rPr>
          <w:rFonts w:ascii="Times New Roman" w:eastAsia="Times New Roman" w:hAnsi="Times New Roman" w:cs="Times New Roman"/>
          <w:sz w:val="24"/>
          <w:szCs w:val="24"/>
        </w:rPr>
        <w:t xml:space="preserve">Description of Transfer Function Coefficients </w:t>
      </w:r>
    </w:p>
    <w:p w14:paraId="7BEBD9EA" w14:textId="77777777" w:rsidR="0919CB04" w:rsidRDefault="70FF9711" w:rsidP="20F974EC">
      <w:pPr>
        <w:pStyle w:val="ListParagraph"/>
        <w:numPr>
          <w:ilvl w:val="2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0F974EC">
        <w:rPr>
          <w:rFonts w:ascii="Times New Roman" w:eastAsia="Times New Roman" w:hAnsi="Times New Roman" w:cs="Times New Roman"/>
          <w:sz w:val="24"/>
          <w:szCs w:val="24"/>
        </w:rPr>
        <w:t>Results presentation (include o-scope images, measurement records, etc.)</w:t>
      </w:r>
    </w:p>
    <w:p w14:paraId="2213D162" w14:textId="77777777" w:rsidR="0919CB04" w:rsidRDefault="70FF9711" w:rsidP="20F974EC">
      <w:pPr>
        <w:pStyle w:val="ListParagraph"/>
        <w:numPr>
          <w:ilvl w:val="2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0F974EC">
        <w:rPr>
          <w:rFonts w:ascii="Times New Roman" w:eastAsia="Times New Roman" w:hAnsi="Times New Roman" w:cs="Times New Roman"/>
          <w:sz w:val="24"/>
          <w:szCs w:val="24"/>
        </w:rPr>
        <w:t xml:space="preserve">Results analysis and discussion </w:t>
      </w:r>
    </w:p>
    <w:p w14:paraId="6D545B50" w14:textId="77777777" w:rsidR="0919CB04" w:rsidRDefault="70FF9711" w:rsidP="20F974EC">
      <w:pPr>
        <w:pStyle w:val="ListParagraph"/>
        <w:numPr>
          <w:ilvl w:val="2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0F974EC">
        <w:rPr>
          <w:rFonts w:ascii="Times New Roman" w:eastAsia="Times New Roman" w:hAnsi="Times New Roman" w:cs="Times New Roman"/>
          <w:sz w:val="24"/>
          <w:szCs w:val="24"/>
        </w:rPr>
        <w:t xml:space="preserve">Hardware schematic (using PSpice, TinyCAD, EAGLE, etc.) </w:t>
      </w:r>
    </w:p>
    <w:p w14:paraId="58400D8A" w14:textId="77777777" w:rsidR="0919CB04" w:rsidRDefault="70FF9711" w:rsidP="20F974EC">
      <w:pPr>
        <w:pStyle w:val="ListParagraph"/>
        <w:numPr>
          <w:ilvl w:val="2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0F974EC">
        <w:rPr>
          <w:rFonts w:ascii="Times New Roman" w:eastAsia="Times New Roman" w:hAnsi="Times New Roman" w:cs="Times New Roman"/>
          <w:sz w:val="24"/>
          <w:szCs w:val="24"/>
        </w:rPr>
        <w:t>Problem-solving (describe problems you encountered and how you solved them)</w:t>
      </w:r>
    </w:p>
    <w:p w14:paraId="2C543C2E" w14:textId="77777777" w:rsidR="0919CB04" w:rsidRDefault="507317E4" w:rsidP="20F974EC">
      <w:pPr>
        <w:pStyle w:val="Heading2"/>
      </w:pPr>
      <w:bookmarkStart w:id="26" w:name="_Toc1582979755"/>
      <w:r>
        <w:t>Time Sheet</w:t>
      </w:r>
      <w:bookmarkEnd w:id="26"/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1190"/>
        <w:gridCol w:w="1290"/>
        <w:gridCol w:w="825"/>
        <w:gridCol w:w="750"/>
        <w:gridCol w:w="1288"/>
        <w:gridCol w:w="4007"/>
      </w:tblGrid>
      <w:tr w:rsidR="20F974EC" w14:paraId="04C19EA7" w14:textId="77777777" w:rsidTr="267801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36956A68" w14:textId="77777777" w:rsidR="20F974EC" w:rsidRDefault="20F974EC">
            <w:r>
              <w:t>Name</w:t>
            </w:r>
          </w:p>
        </w:tc>
        <w:tc>
          <w:tcPr>
            <w:tcW w:w="1290" w:type="dxa"/>
          </w:tcPr>
          <w:p w14:paraId="1D1FEC61" w14:textId="77777777" w:rsidR="20F974EC" w:rsidRDefault="20F974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825" w:type="dxa"/>
          </w:tcPr>
          <w:p w14:paraId="6CBBFB7C" w14:textId="77777777" w:rsidR="20F974EC" w:rsidRDefault="20F974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Start Time</w:t>
            </w:r>
          </w:p>
        </w:tc>
        <w:tc>
          <w:tcPr>
            <w:tcW w:w="750" w:type="dxa"/>
          </w:tcPr>
          <w:p w14:paraId="02ABB15F" w14:textId="77777777" w:rsidR="20F974EC" w:rsidRDefault="20F974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End Time</w:t>
            </w:r>
          </w:p>
        </w:tc>
        <w:tc>
          <w:tcPr>
            <w:tcW w:w="1290" w:type="dxa"/>
          </w:tcPr>
          <w:p w14:paraId="0FC03D97" w14:textId="77777777" w:rsidR="20F974EC" w:rsidRDefault="20F974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Time Spent</w:t>
            </w:r>
          </w:p>
        </w:tc>
        <w:tc>
          <w:tcPr>
            <w:tcW w:w="4014" w:type="dxa"/>
          </w:tcPr>
          <w:p w14:paraId="5D07868C" w14:textId="77777777" w:rsidR="20F974EC" w:rsidRDefault="20F974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Tasks / Notes</w:t>
            </w:r>
          </w:p>
        </w:tc>
      </w:tr>
      <w:tr w:rsidR="20F974EC" w14:paraId="577EF747" w14:textId="77777777" w:rsidTr="267801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12F00E77" w14:textId="77777777" w:rsidR="20F974EC" w:rsidRDefault="20F974EC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Nicholas George</w:t>
            </w:r>
          </w:p>
        </w:tc>
        <w:tc>
          <w:tcPr>
            <w:tcW w:w="1290" w:type="dxa"/>
          </w:tcPr>
          <w:p w14:paraId="1E679BA3" w14:textId="77777777" w:rsidR="366BA237" w:rsidRDefault="366BA2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  <w:r w:rsidR="20F974EC">
              <w:t>/0</w:t>
            </w:r>
            <w:r w:rsidR="51D22D44">
              <w:t>8</w:t>
            </w:r>
            <w:r w:rsidR="20F974EC">
              <w:t>/2023</w:t>
            </w:r>
          </w:p>
        </w:tc>
        <w:tc>
          <w:tcPr>
            <w:tcW w:w="825" w:type="dxa"/>
          </w:tcPr>
          <w:p w14:paraId="07CA7CBB" w14:textId="77777777" w:rsidR="20F974EC" w:rsidRDefault="20F974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20:00</w:t>
            </w:r>
          </w:p>
        </w:tc>
        <w:tc>
          <w:tcPr>
            <w:tcW w:w="750" w:type="dxa"/>
          </w:tcPr>
          <w:p w14:paraId="7E1FD477" w14:textId="77777777" w:rsidR="20F974EC" w:rsidRDefault="5353B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21:30</w:t>
            </w:r>
          </w:p>
        </w:tc>
        <w:tc>
          <w:tcPr>
            <w:tcW w:w="1290" w:type="dxa"/>
          </w:tcPr>
          <w:p w14:paraId="2626E4D3" w14:textId="77777777" w:rsidR="20F974EC" w:rsidRDefault="20F974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Hr. 30 Min.</w:t>
            </w:r>
          </w:p>
        </w:tc>
        <w:tc>
          <w:tcPr>
            <w:tcW w:w="4014" w:type="dxa"/>
          </w:tcPr>
          <w:p w14:paraId="3D25356A" w14:textId="77777777" w:rsidR="20F974EC" w:rsidRDefault="20F974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Lab Notebook 0</w:t>
            </w:r>
            <w:r w:rsidR="215A7215">
              <w:t>2</w:t>
            </w:r>
            <w:r>
              <w:t xml:space="preserve"> documentation</w:t>
            </w:r>
          </w:p>
        </w:tc>
      </w:tr>
      <w:tr w:rsidR="20F974EC" w14:paraId="6513B5F0" w14:textId="77777777" w:rsidTr="267801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3CE13B7B" w14:textId="77777777" w:rsidR="24A05C92" w:rsidRDefault="24A05C9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Team</w:t>
            </w:r>
          </w:p>
        </w:tc>
        <w:tc>
          <w:tcPr>
            <w:tcW w:w="1290" w:type="dxa"/>
          </w:tcPr>
          <w:p w14:paraId="27B3AB9C" w14:textId="77777777" w:rsidR="24A05C92" w:rsidRDefault="24A05C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10/09/2023</w:t>
            </w:r>
          </w:p>
        </w:tc>
        <w:tc>
          <w:tcPr>
            <w:tcW w:w="825" w:type="dxa"/>
          </w:tcPr>
          <w:p w14:paraId="32CB55EA" w14:textId="77777777" w:rsidR="24A05C92" w:rsidRDefault="24A05C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13:30</w:t>
            </w:r>
          </w:p>
        </w:tc>
        <w:tc>
          <w:tcPr>
            <w:tcW w:w="750" w:type="dxa"/>
          </w:tcPr>
          <w:p w14:paraId="3DABCE78" w14:textId="77777777" w:rsidR="20F974EC" w:rsidRDefault="2B902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</w:t>
            </w:r>
            <w:r w:rsidR="0E097F39">
              <w:t>:00</w:t>
            </w:r>
          </w:p>
        </w:tc>
        <w:tc>
          <w:tcPr>
            <w:tcW w:w="1290" w:type="dxa"/>
          </w:tcPr>
          <w:p w14:paraId="031CB0FB" w14:textId="77777777" w:rsidR="20F974EC" w:rsidRDefault="0E097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Hr. 30 Min.</w:t>
            </w:r>
          </w:p>
        </w:tc>
        <w:tc>
          <w:tcPr>
            <w:tcW w:w="4014" w:type="dxa"/>
          </w:tcPr>
          <w:p w14:paraId="7EBE496C" w14:textId="77777777" w:rsidR="24A05C92" w:rsidRDefault="24A05C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Lab 02 Measurements</w:t>
            </w:r>
          </w:p>
        </w:tc>
      </w:tr>
      <w:tr w:rsidR="20F974EC" w14:paraId="58587C79" w14:textId="77777777" w:rsidTr="267801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403792C7" w14:textId="77777777" w:rsidR="267801CB" w:rsidRDefault="267801C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Team</w:t>
            </w:r>
          </w:p>
        </w:tc>
        <w:tc>
          <w:tcPr>
            <w:tcW w:w="1290" w:type="dxa"/>
          </w:tcPr>
          <w:p w14:paraId="2F06A6EC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</w:t>
            </w:r>
            <w:r w:rsidR="130C764A">
              <w:t>1</w:t>
            </w:r>
            <w:r w:rsidR="44E36637">
              <w:t>4</w:t>
            </w:r>
            <w:r>
              <w:t>/2023</w:t>
            </w:r>
          </w:p>
        </w:tc>
        <w:tc>
          <w:tcPr>
            <w:tcW w:w="825" w:type="dxa"/>
          </w:tcPr>
          <w:p w14:paraId="2D3E8247" w14:textId="77777777" w:rsidR="3BE8FDF8" w:rsidRDefault="3BE8F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09</w:t>
            </w:r>
            <w:r w:rsidR="267801CB">
              <w:t>:</w:t>
            </w:r>
            <w:r w:rsidR="3553AE30">
              <w:t>0</w:t>
            </w:r>
            <w:r w:rsidR="267801CB">
              <w:t>0</w:t>
            </w:r>
          </w:p>
        </w:tc>
        <w:tc>
          <w:tcPr>
            <w:tcW w:w="750" w:type="dxa"/>
          </w:tcPr>
          <w:p w14:paraId="5218AFC4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5ECEAEF2">
              <w:t>2</w:t>
            </w:r>
            <w:r>
              <w:t>:00</w:t>
            </w:r>
          </w:p>
        </w:tc>
        <w:tc>
          <w:tcPr>
            <w:tcW w:w="1290" w:type="dxa"/>
          </w:tcPr>
          <w:p w14:paraId="181BC11B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 Hr. </w:t>
            </w:r>
            <w:r w:rsidR="4DDB7B83">
              <w:t>0</w:t>
            </w:r>
            <w:r>
              <w:t xml:space="preserve"> Min</w:t>
            </w:r>
            <w:r w:rsidR="2518DE85">
              <w:t>.</w:t>
            </w:r>
          </w:p>
        </w:tc>
        <w:tc>
          <w:tcPr>
            <w:tcW w:w="4014" w:type="dxa"/>
          </w:tcPr>
          <w:p w14:paraId="7BCBE68C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Lab 02 Measurements</w:t>
            </w:r>
          </w:p>
        </w:tc>
      </w:tr>
      <w:tr w:rsidR="20F974EC" w14:paraId="3C4AA0CB" w14:textId="77777777" w:rsidTr="267801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55AC1249" w14:textId="77777777" w:rsidR="267801CB" w:rsidRDefault="267801C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Team</w:t>
            </w:r>
          </w:p>
        </w:tc>
        <w:tc>
          <w:tcPr>
            <w:tcW w:w="1290" w:type="dxa"/>
          </w:tcPr>
          <w:p w14:paraId="45465CAD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</w:t>
            </w:r>
            <w:r w:rsidR="3F05F970">
              <w:t>16</w:t>
            </w:r>
            <w:r>
              <w:t>/2023</w:t>
            </w:r>
          </w:p>
        </w:tc>
        <w:tc>
          <w:tcPr>
            <w:tcW w:w="825" w:type="dxa"/>
          </w:tcPr>
          <w:p w14:paraId="375E30BD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13:30</w:t>
            </w:r>
          </w:p>
        </w:tc>
        <w:tc>
          <w:tcPr>
            <w:tcW w:w="750" w:type="dxa"/>
          </w:tcPr>
          <w:p w14:paraId="33809EF9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17:00</w:t>
            </w:r>
          </w:p>
        </w:tc>
        <w:tc>
          <w:tcPr>
            <w:tcW w:w="1290" w:type="dxa"/>
          </w:tcPr>
          <w:p w14:paraId="685F87E7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Hr. 30 Min.</w:t>
            </w:r>
          </w:p>
        </w:tc>
        <w:tc>
          <w:tcPr>
            <w:tcW w:w="4014" w:type="dxa"/>
          </w:tcPr>
          <w:p w14:paraId="33ED93C4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Lab 02 Measurements</w:t>
            </w:r>
          </w:p>
        </w:tc>
      </w:tr>
      <w:tr w:rsidR="20F974EC" w14:paraId="0A8F748B" w14:textId="77777777" w:rsidTr="267801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16075661" w14:textId="77777777" w:rsidR="267801CB" w:rsidRDefault="267801C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Team</w:t>
            </w:r>
          </w:p>
        </w:tc>
        <w:tc>
          <w:tcPr>
            <w:tcW w:w="1290" w:type="dxa"/>
          </w:tcPr>
          <w:p w14:paraId="3289776B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</w:t>
            </w:r>
            <w:r w:rsidR="3B33C9D0">
              <w:t>19</w:t>
            </w:r>
            <w:r>
              <w:t>/2023</w:t>
            </w:r>
          </w:p>
        </w:tc>
        <w:tc>
          <w:tcPr>
            <w:tcW w:w="825" w:type="dxa"/>
          </w:tcPr>
          <w:p w14:paraId="5EB715D7" w14:textId="77777777" w:rsidR="468F7C88" w:rsidRDefault="468F7C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09</w:t>
            </w:r>
            <w:r w:rsidR="267801CB">
              <w:t>:</w:t>
            </w:r>
            <w:r w:rsidR="29646EC5">
              <w:t>00</w:t>
            </w:r>
          </w:p>
        </w:tc>
        <w:tc>
          <w:tcPr>
            <w:tcW w:w="750" w:type="dxa"/>
          </w:tcPr>
          <w:p w14:paraId="30CDCE5F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2091AD4A">
              <w:t>2</w:t>
            </w:r>
            <w:r>
              <w:t>:00</w:t>
            </w:r>
          </w:p>
        </w:tc>
        <w:tc>
          <w:tcPr>
            <w:tcW w:w="1290" w:type="dxa"/>
          </w:tcPr>
          <w:p w14:paraId="6272D040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 Hr. </w:t>
            </w:r>
            <w:r w:rsidR="2A0E462A">
              <w:t>0</w:t>
            </w:r>
            <w:r>
              <w:t xml:space="preserve"> Min.</w:t>
            </w:r>
          </w:p>
        </w:tc>
        <w:tc>
          <w:tcPr>
            <w:tcW w:w="4014" w:type="dxa"/>
          </w:tcPr>
          <w:p w14:paraId="69AC1ADD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Lab 02 </w:t>
            </w:r>
            <w:r w:rsidR="308B5D89">
              <w:t>Calculations</w:t>
            </w:r>
          </w:p>
        </w:tc>
      </w:tr>
      <w:tr w:rsidR="20F974EC" w14:paraId="6AF6A657" w14:textId="77777777" w:rsidTr="267801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3C76AD52" w14:textId="77777777" w:rsidR="267801CB" w:rsidRDefault="267801C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Team</w:t>
            </w:r>
          </w:p>
        </w:tc>
        <w:tc>
          <w:tcPr>
            <w:tcW w:w="1290" w:type="dxa"/>
          </w:tcPr>
          <w:p w14:paraId="2FE3FECD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10/2</w:t>
            </w:r>
            <w:r w:rsidR="18C6178C">
              <w:t>0</w:t>
            </w:r>
            <w:r>
              <w:t>/2023</w:t>
            </w:r>
          </w:p>
        </w:tc>
        <w:tc>
          <w:tcPr>
            <w:tcW w:w="825" w:type="dxa"/>
          </w:tcPr>
          <w:p w14:paraId="58B2DA69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09:00</w:t>
            </w:r>
          </w:p>
        </w:tc>
        <w:tc>
          <w:tcPr>
            <w:tcW w:w="750" w:type="dxa"/>
          </w:tcPr>
          <w:p w14:paraId="6071C31D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3BA12C6B">
              <w:t>2</w:t>
            </w:r>
            <w:r>
              <w:t>:00</w:t>
            </w:r>
          </w:p>
        </w:tc>
        <w:tc>
          <w:tcPr>
            <w:tcW w:w="1290" w:type="dxa"/>
          </w:tcPr>
          <w:p w14:paraId="075708A1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Hr. 0 Min.</w:t>
            </w:r>
          </w:p>
        </w:tc>
        <w:tc>
          <w:tcPr>
            <w:tcW w:w="4014" w:type="dxa"/>
          </w:tcPr>
          <w:p w14:paraId="30F2BAD7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Lab 02 Calculations</w:t>
            </w:r>
          </w:p>
        </w:tc>
      </w:tr>
      <w:tr w:rsidR="20F974EC" w14:paraId="58CBDB80" w14:textId="77777777" w:rsidTr="267801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13584873" w14:textId="77777777" w:rsidR="267801CB" w:rsidRDefault="267801C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Team</w:t>
            </w:r>
          </w:p>
        </w:tc>
        <w:tc>
          <w:tcPr>
            <w:tcW w:w="1290" w:type="dxa"/>
          </w:tcPr>
          <w:p w14:paraId="3CE02C89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10/2</w:t>
            </w:r>
            <w:r w:rsidR="383356D5">
              <w:t>3</w:t>
            </w:r>
            <w:r>
              <w:t>/2023</w:t>
            </w:r>
          </w:p>
        </w:tc>
        <w:tc>
          <w:tcPr>
            <w:tcW w:w="825" w:type="dxa"/>
          </w:tcPr>
          <w:p w14:paraId="7F19458E" w14:textId="77777777" w:rsidR="1529F0BB" w:rsidRDefault="1529F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</w:t>
            </w:r>
            <w:r w:rsidR="267801CB">
              <w:t>:</w:t>
            </w:r>
            <w:r w:rsidR="1F4AEF7B">
              <w:t>3</w:t>
            </w:r>
            <w:r w:rsidR="267801CB">
              <w:t>0</w:t>
            </w:r>
          </w:p>
        </w:tc>
        <w:tc>
          <w:tcPr>
            <w:tcW w:w="750" w:type="dxa"/>
          </w:tcPr>
          <w:p w14:paraId="078E44DC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17:00</w:t>
            </w:r>
          </w:p>
        </w:tc>
        <w:tc>
          <w:tcPr>
            <w:tcW w:w="1290" w:type="dxa"/>
          </w:tcPr>
          <w:p w14:paraId="77F47187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 Hr. </w:t>
            </w:r>
            <w:r w:rsidR="22B154A5">
              <w:t>3</w:t>
            </w:r>
            <w:r>
              <w:t>0 Min.</w:t>
            </w:r>
          </w:p>
        </w:tc>
        <w:tc>
          <w:tcPr>
            <w:tcW w:w="4014" w:type="dxa"/>
          </w:tcPr>
          <w:p w14:paraId="77B43E6D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Lab 02 </w:t>
            </w:r>
            <w:r w:rsidR="0F7585A8">
              <w:t>Simulations</w:t>
            </w:r>
          </w:p>
        </w:tc>
      </w:tr>
      <w:tr w:rsidR="20F974EC" w14:paraId="15D384B0" w14:textId="77777777" w:rsidTr="267801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1FB099BD" w14:textId="77777777" w:rsidR="267801CB" w:rsidRDefault="267801C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Team</w:t>
            </w:r>
          </w:p>
        </w:tc>
        <w:tc>
          <w:tcPr>
            <w:tcW w:w="1290" w:type="dxa"/>
          </w:tcPr>
          <w:p w14:paraId="5506B223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10/23/2023</w:t>
            </w:r>
          </w:p>
        </w:tc>
        <w:tc>
          <w:tcPr>
            <w:tcW w:w="825" w:type="dxa"/>
          </w:tcPr>
          <w:p w14:paraId="7CECD7AE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6E01AAAD">
              <w:t>1</w:t>
            </w:r>
            <w:r>
              <w:t>:30</w:t>
            </w:r>
          </w:p>
        </w:tc>
        <w:tc>
          <w:tcPr>
            <w:tcW w:w="750" w:type="dxa"/>
          </w:tcPr>
          <w:p w14:paraId="251B2ECA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17:00</w:t>
            </w:r>
          </w:p>
        </w:tc>
        <w:tc>
          <w:tcPr>
            <w:tcW w:w="1290" w:type="dxa"/>
          </w:tcPr>
          <w:p w14:paraId="1EDEC989" w14:textId="77777777" w:rsidR="150A1944" w:rsidRDefault="150A19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  <w:r w:rsidR="267801CB">
              <w:t xml:space="preserve"> Hr. 30 Min.</w:t>
            </w:r>
          </w:p>
        </w:tc>
        <w:tc>
          <w:tcPr>
            <w:tcW w:w="4014" w:type="dxa"/>
          </w:tcPr>
          <w:p w14:paraId="63E6518D" w14:textId="77777777" w:rsidR="70B3A889" w:rsidRDefault="70B3A8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Adjusting Data from Lab01</w:t>
            </w:r>
          </w:p>
        </w:tc>
      </w:tr>
    </w:tbl>
    <w:p w14:paraId="6E960E14" w14:textId="77777777" w:rsidR="0919CB04" w:rsidRDefault="0919CB04" w:rsidP="6FEB947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A713AC" w14:textId="77777777" w:rsidR="6183852E" w:rsidRDefault="6183852E" w:rsidP="267801CB">
      <w:pPr>
        <w:pStyle w:val="Heading1"/>
        <w:rPr>
          <w:rFonts w:ascii="Times New Roman" w:eastAsia="Times New Roman" w:hAnsi="Times New Roman" w:cs="Times New Roman"/>
        </w:rPr>
      </w:pPr>
      <w:bookmarkStart w:id="27" w:name="_Toc1809090248"/>
      <w:r>
        <w:t>Lab 03:</w:t>
      </w:r>
      <w:bookmarkEnd w:id="27"/>
      <w:r>
        <w:t xml:space="preserve"> </w:t>
      </w:r>
    </w:p>
    <w:p w14:paraId="5DAA7171" w14:textId="77777777" w:rsidR="153EC7AA" w:rsidRDefault="153EC7AA" w:rsidP="267801CB">
      <w:p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>Motor Control (Group A)</w:t>
      </w:r>
    </w:p>
    <w:p w14:paraId="6ECEF296" w14:textId="77777777" w:rsidR="65DB6254" w:rsidRDefault="65DB6254" w:rsidP="267801CB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bookmarkStart w:id="28" w:name="_Toc988101488"/>
      <w:r>
        <w:t>General Objectives</w:t>
      </w:r>
      <w:bookmarkEnd w:id="28"/>
      <w:r>
        <w:t xml:space="preserve"> </w:t>
      </w:r>
    </w:p>
    <w:p w14:paraId="143D4BF9" w14:textId="77777777" w:rsidR="65DB6254" w:rsidRDefault="65DB6254" w:rsidP="267801CB">
      <w:pPr>
        <w:pStyle w:val="ListParagraph"/>
        <w:numPr>
          <w:ilvl w:val="0"/>
          <w:numId w:val="3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Design a closed-loop DC motor controller and determine necessary coefficient values </w:t>
      </w:r>
    </w:p>
    <w:p w14:paraId="0E983D17" w14:textId="77777777" w:rsidR="65DB6254" w:rsidRDefault="65DB6254" w:rsidP="267801CB">
      <w:pPr>
        <w:pStyle w:val="ListParagraph"/>
        <w:numPr>
          <w:ilvl w:val="0"/>
          <w:numId w:val="3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Simulate open vs. closed-loop system continuous time response using MATLAB </w:t>
      </w:r>
    </w:p>
    <w:p w14:paraId="016C6696" w14:textId="77777777" w:rsidR="65DB6254" w:rsidRDefault="65DB6254" w:rsidP="267801CB">
      <w:pPr>
        <w:pStyle w:val="ListParagraph"/>
        <w:numPr>
          <w:ilvl w:val="0"/>
          <w:numId w:val="3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Determine system stability by its transfer function using the Nyquist stability criterion </w:t>
      </w:r>
    </w:p>
    <w:p w14:paraId="36A84A0E" w14:textId="77777777" w:rsidR="65DB6254" w:rsidRDefault="65DB6254" w:rsidP="267801CB">
      <w:pPr>
        <w:pStyle w:val="ListParagraph"/>
        <w:numPr>
          <w:ilvl w:val="1"/>
          <w:numId w:val="3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Simulate the discretized closed-loop system model using Simulink software; compare with continuous time MATLAB results </w:t>
      </w:r>
    </w:p>
    <w:p w14:paraId="712DD273" w14:textId="77777777" w:rsidR="65DB6254" w:rsidRDefault="65DB6254" w:rsidP="267801CB">
      <w:pPr>
        <w:pStyle w:val="ListParagraph"/>
        <w:numPr>
          <w:ilvl w:val="0"/>
          <w:numId w:val="3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Implementation of micro-controller based closed-loop DC motor control </w:t>
      </w:r>
    </w:p>
    <w:p w14:paraId="05EF8981" w14:textId="77777777" w:rsidR="65DB6254" w:rsidRDefault="65DB6254" w:rsidP="267801CB">
      <w:pPr>
        <w:pStyle w:val="ListParagraph"/>
        <w:numPr>
          <w:ilvl w:val="0"/>
          <w:numId w:val="3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>Testing and validation of the complete control system</w:t>
      </w:r>
    </w:p>
    <w:p w14:paraId="517AD9ED" w14:textId="77777777" w:rsidR="65DB6254" w:rsidRDefault="65DB6254" w:rsidP="267801CB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bookmarkStart w:id="29" w:name="_Toc437248114"/>
      <w:r>
        <w:t>Main Specifications</w:t>
      </w:r>
      <w:bookmarkEnd w:id="29"/>
      <w:r>
        <w:t xml:space="preserve"> </w:t>
      </w:r>
    </w:p>
    <w:p w14:paraId="71073E8C" w14:textId="77777777" w:rsidR="65DB6254" w:rsidRDefault="65DB6254" w:rsidP="267801CB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Motor voltage: 7.2V </w:t>
      </w:r>
    </w:p>
    <w:p w14:paraId="3DF77ED0" w14:textId="77777777" w:rsidR="65DB6254" w:rsidRDefault="65DB6254" w:rsidP="267801CB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Switching frequency: ≥20 kHz </w:t>
      </w:r>
    </w:p>
    <w:p w14:paraId="5AC8D870" w14:textId="77777777" w:rsidR="65DB6254" w:rsidRDefault="65DB6254" w:rsidP="267801CB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Speed range: 0-100% (Design to match the DC motor’s rated voltage!!!) </w:t>
      </w:r>
    </w:p>
    <w:p w14:paraId="66242996" w14:textId="77777777" w:rsidR="65DB6254" w:rsidRDefault="65DB6254" w:rsidP="267801CB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External voltage (speed) reference: 0-3.3V </w:t>
      </w:r>
    </w:p>
    <w:p w14:paraId="145C44B9" w14:textId="77777777" w:rsidR="65DB6254" w:rsidRDefault="65DB6254" w:rsidP="267801CB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>Feedback: Incremental Encoder</w:t>
      </w:r>
    </w:p>
    <w:p w14:paraId="32C52FE5" w14:textId="77777777" w:rsidR="65DB6254" w:rsidRDefault="65DB6254" w:rsidP="267801CB">
      <w:pPr>
        <w:pStyle w:val="Heading2"/>
      </w:pPr>
      <w:bookmarkStart w:id="30" w:name="_Toc1247290629"/>
      <w:r>
        <w:t xml:space="preserve">Tasks: </w:t>
      </w:r>
      <w:r w:rsidR="0C82632E">
        <w:t>Motor Control Design and Simulation</w:t>
      </w:r>
      <w:bookmarkEnd w:id="30"/>
    </w:p>
    <w:p w14:paraId="51CB30FE" w14:textId="77777777" w:rsidR="65DB6254" w:rsidRDefault="65DB6254" w:rsidP="267801CB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Research data sheets for components and understand why they are used (their ratings) </w:t>
      </w:r>
    </w:p>
    <w:p w14:paraId="7B236114" w14:textId="77777777" w:rsidR="65DB6254" w:rsidRDefault="65DB6254" w:rsidP="267801CB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Determine appropriate gains (conversion factors) present in your system (i.e. gear ratio, frequency-to-voltage, ADC, etc.) put into Matlab </w:t>
      </w:r>
    </w:p>
    <w:p w14:paraId="1750302F" w14:textId="77777777" w:rsidR="65DB6254" w:rsidRDefault="65DB6254" w:rsidP="267801CB">
      <w:pPr>
        <w:pStyle w:val="ListParagraph"/>
        <w:numPr>
          <w:ilvl w:val="1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The ADC gain can be noted as a normalized value due to mbed software. </w:t>
      </w:r>
    </w:p>
    <w:p w14:paraId="7A552E8C" w14:textId="77777777" w:rsidR="65DB6254" w:rsidRDefault="65DB6254" w:rsidP="267801CB">
      <w:pPr>
        <w:pStyle w:val="ListParagraph"/>
        <w:numPr>
          <w:ilvl w:val="1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Normally you would need the associated bit value representation for the Analog to Digital Converter (ADC) and the Digital to Analog Converter (DAC). </w:t>
      </w:r>
    </w:p>
    <w:p w14:paraId="30E7A8E5" w14:textId="77777777" w:rsidR="65DB6254" w:rsidRDefault="65DB6254" w:rsidP="267801CB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>UNDERSTAND the provided Matlab code and each plotted figure, explanations will be expected.</w:t>
      </w:r>
    </w:p>
    <w:p w14:paraId="424732BB" w14:textId="77777777" w:rsidR="65DB6254" w:rsidRDefault="65DB6254" w:rsidP="267801CB">
      <w:pPr>
        <w:pStyle w:val="ListParagraph"/>
        <w:numPr>
          <w:ilvl w:val="1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You may need to alter some code in order to get more effective plots. </w:t>
      </w:r>
    </w:p>
    <w:p w14:paraId="40720C18" w14:textId="77777777" w:rsidR="65DB6254" w:rsidRDefault="65DB6254" w:rsidP="267801CB">
      <w:pPr>
        <w:pStyle w:val="ListParagraph"/>
        <w:numPr>
          <w:ilvl w:val="1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Make note of the resulting ‘kp’ and ‘ki’ values in your lab notebook. </w:t>
      </w:r>
    </w:p>
    <w:p w14:paraId="7246DE97" w14:textId="77777777" w:rsidR="65DB6254" w:rsidRDefault="65DB6254" w:rsidP="267801CB">
      <w:pPr>
        <w:pStyle w:val="ListParagraph"/>
        <w:numPr>
          <w:ilvl w:val="1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Determine stability from bode plot </w:t>
      </w:r>
    </w:p>
    <w:p w14:paraId="23D639F3" w14:textId="77777777" w:rsidR="65DB6254" w:rsidRDefault="65DB6254" w:rsidP="267801CB">
      <w:pPr>
        <w:pStyle w:val="ListParagraph"/>
        <w:numPr>
          <w:ilvl w:val="1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Determine stability from Nyquist plot </w:t>
      </w:r>
    </w:p>
    <w:p w14:paraId="6C79D2C0" w14:textId="77777777" w:rsidR="65DB6254" w:rsidRDefault="65DB6254" w:rsidP="267801CB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Build system model in Simulink including gains, the feedback loop, and a discretized PI controller similar to the schematic below. </w:t>
      </w:r>
    </w:p>
    <w:p w14:paraId="189707CA" w14:textId="77777777" w:rsidR="65DB6254" w:rsidRDefault="65DB6254" w:rsidP="267801CB">
      <w:pPr>
        <w:pStyle w:val="ListParagraph"/>
        <w:numPr>
          <w:ilvl w:val="1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>For sample time ‘ti’ and the controller’s unit delay use 1 kHz for this lab.</w:t>
      </w:r>
    </w:p>
    <w:p w14:paraId="7512838E" w14:textId="77777777" w:rsidR="19024C32" w:rsidRDefault="19024C32" w:rsidP="267801CB">
      <w:pPr>
        <w:jc w:val="center"/>
      </w:pPr>
      <w:r>
        <w:rPr>
          <w:noProof/>
        </w:rPr>
        <w:lastRenderedPageBreak/>
        <w:drawing>
          <wp:inline distT="0" distB="0" distL="0" distR="0" wp14:anchorId="750B8F62" wp14:editId="5788A101">
            <wp:extent cx="4572000" cy="1943100"/>
            <wp:effectExtent l="0" t="0" r="0" b="0"/>
            <wp:docPr id="2082637460" name="Picture 2082637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DE11C" w14:textId="77777777" w:rsidR="65DB6254" w:rsidRDefault="65DB6254" w:rsidP="267801CB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Plot step response using a three channel scope in Simulink. </w:t>
      </w:r>
    </w:p>
    <w:p w14:paraId="60C1D932" w14:textId="77777777" w:rsidR="65DB6254" w:rsidRDefault="65DB6254" w:rsidP="267801CB">
      <w:pPr>
        <w:pStyle w:val="ListParagraph"/>
        <w:numPr>
          <w:ilvl w:val="1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Step Input </w:t>
      </w:r>
    </w:p>
    <w:p w14:paraId="07B62DD5" w14:textId="77777777" w:rsidR="65DB6254" w:rsidRDefault="65DB6254" w:rsidP="267801CB">
      <w:pPr>
        <w:pStyle w:val="ListParagraph"/>
        <w:numPr>
          <w:ilvl w:val="1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Controller Output </w:t>
      </w:r>
    </w:p>
    <w:p w14:paraId="7308EF9C" w14:textId="77777777" w:rsidR="65DB6254" w:rsidRDefault="65DB6254" w:rsidP="267801CB">
      <w:pPr>
        <w:pStyle w:val="ListParagraph"/>
        <w:numPr>
          <w:ilvl w:val="1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System Output </w:t>
      </w:r>
    </w:p>
    <w:p w14:paraId="38DD2C75" w14:textId="77777777" w:rsidR="65DB6254" w:rsidRDefault="65DB6254" w:rsidP="267801CB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Inject disturbances to the system and insure rejection from controller. </w:t>
      </w:r>
    </w:p>
    <w:p w14:paraId="17FF56DA" w14:textId="77777777" w:rsidR="65DB6254" w:rsidRDefault="65DB6254" w:rsidP="267801CB">
      <w:pPr>
        <w:pStyle w:val="ListParagraph"/>
        <w:numPr>
          <w:ilvl w:val="1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Change in supply voltage. ELCT 302 – 001 Laboratory Worksheet Real Time Systems Laboratory 6 </w:t>
      </w:r>
    </w:p>
    <w:p w14:paraId="39B3B493" w14:textId="77777777" w:rsidR="65DB6254" w:rsidRDefault="65DB6254" w:rsidP="267801CB">
      <w:pPr>
        <w:pStyle w:val="ListParagraph"/>
        <w:numPr>
          <w:ilvl w:val="1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Change in motor load. </w:t>
      </w:r>
    </w:p>
    <w:p w14:paraId="3E233AE7" w14:textId="77777777" w:rsidR="65DB6254" w:rsidRDefault="65DB6254" w:rsidP="267801CB">
      <w:pPr>
        <w:pStyle w:val="ListParagraph"/>
        <w:numPr>
          <w:ilvl w:val="2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Increase and decrease the load, vary the damping coefficient ‘B’ during the simulation using a switch or math logic. </w:t>
      </w:r>
    </w:p>
    <w:p w14:paraId="68977F0A" w14:textId="77777777" w:rsidR="65DB6254" w:rsidRDefault="65DB6254" w:rsidP="267801CB">
      <w:pPr>
        <w:pStyle w:val="ListParagraph"/>
        <w:numPr>
          <w:ilvl w:val="1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Controller Saturation. </w:t>
      </w:r>
    </w:p>
    <w:p w14:paraId="16F19BA5" w14:textId="77777777" w:rsidR="65DB6254" w:rsidRDefault="65DB6254" w:rsidP="267801CB">
      <w:pPr>
        <w:pStyle w:val="ListParagraph"/>
        <w:numPr>
          <w:ilvl w:val="2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When the controller exceeds the physical limitation. </w:t>
      </w:r>
    </w:p>
    <w:p w14:paraId="4DECC9D4" w14:textId="77777777" w:rsidR="65DB6254" w:rsidRDefault="65DB6254" w:rsidP="267801CB">
      <w:pPr>
        <w:pStyle w:val="ListParagraph"/>
        <w:numPr>
          <w:ilvl w:val="2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Be able to explain the concept and show in a plot. </w:t>
      </w:r>
    </w:p>
    <w:p w14:paraId="1007AF66" w14:textId="77777777" w:rsidR="65DB6254" w:rsidRDefault="65DB6254" w:rsidP="267801CB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Determine if the controller can respond correctly to the Supply Voltage Range of the selected battery. </w:t>
      </w:r>
    </w:p>
    <w:p w14:paraId="11E08651" w14:textId="77777777" w:rsidR="65DB6254" w:rsidRDefault="65DB6254" w:rsidP="267801CB">
      <w:pPr>
        <w:pStyle w:val="ListParagraph"/>
        <w:numPr>
          <w:ilvl w:val="1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>Vary the ‘Vbat’ constant from the upper charge limit to the lower charge limit.</w:t>
      </w:r>
    </w:p>
    <w:p w14:paraId="6D8D95FC" w14:textId="77777777" w:rsidR="22DD9F4A" w:rsidRDefault="22DD9F4A" w:rsidP="267801CB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Determine the loading range of the controller before saturation occurs. </w:t>
      </w:r>
    </w:p>
    <w:p w14:paraId="6BBFC61A" w14:textId="77777777" w:rsidR="22DD9F4A" w:rsidRDefault="22DD9F4A" w:rsidP="267801CB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>Tabularize results</w:t>
      </w:r>
    </w:p>
    <w:p w14:paraId="371FC078" w14:textId="77777777" w:rsidR="61531286" w:rsidRDefault="61531286" w:rsidP="267801CB">
      <w:pPr>
        <w:jc w:val="center"/>
      </w:pPr>
      <w:r>
        <w:rPr>
          <w:noProof/>
        </w:rPr>
        <w:drawing>
          <wp:inline distT="0" distB="0" distL="0" distR="0" wp14:anchorId="2F958DB0" wp14:editId="1769691D">
            <wp:extent cx="3419475" cy="1381125"/>
            <wp:effectExtent l="0" t="0" r="0" b="0"/>
            <wp:docPr id="290871676" name="Picture 290871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77A28" w14:textId="77777777" w:rsidR="65DB6254" w:rsidRDefault="65DB6254" w:rsidP="267801CB">
      <w:pPr>
        <w:spacing w:before="40" w:after="0"/>
        <w:rPr>
          <w:rStyle w:val="Heading2Char"/>
        </w:rPr>
      </w:pPr>
      <w:bookmarkStart w:id="31" w:name="_Toc1101405615"/>
      <w:r w:rsidRPr="7B4D39D6">
        <w:rPr>
          <w:rStyle w:val="Heading2Char"/>
        </w:rPr>
        <w:t xml:space="preserve">Tasks: </w:t>
      </w:r>
      <w:r w:rsidR="701724CB" w:rsidRPr="7B4D39D6">
        <w:rPr>
          <w:rStyle w:val="Heading2Char"/>
        </w:rPr>
        <w:t>Controller Implementation</w:t>
      </w:r>
      <w:bookmarkEnd w:id="31"/>
    </w:p>
    <w:p w14:paraId="7D864411" w14:textId="77777777" w:rsidR="701724CB" w:rsidRDefault="701724CB" w:rsidP="267801CB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Using mbed, program the microcontroller and test closed-loop controller operation. </w:t>
      </w:r>
    </w:p>
    <w:p w14:paraId="22EE43D4" w14:textId="77777777" w:rsidR="701724CB" w:rsidRDefault="701724CB" w:rsidP="267801CB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Use Euler Forward integration method to implement the following PI controller in the discrete domain. </w:t>
      </w:r>
    </w:p>
    <w:p w14:paraId="29ACD50A" w14:textId="77777777" w:rsidR="701724CB" w:rsidRDefault="701724CB" w:rsidP="267801CB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Use the Simulink schematic from Lab 2. as a guide. </w:t>
      </w:r>
    </w:p>
    <w:p w14:paraId="66759CE0" w14:textId="77777777" w:rsidR="701724CB" w:rsidRDefault="701724CB" w:rsidP="267801CB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 a software interrupt in order to sample the current speed and update the PWM duty cycle at a predetermined interval. Call this interval interrupt time ‘TI’. </w:t>
      </w:r>
    </w:p>
    <w:p w14:paraId="491018B6" w14:textId="77777777" w:rsidR="701724CB" w:rsidRDefault="701724CB" w:rsidP="267801CB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Constants can be set as compiler defines at the top of code or in ‘.h’ files: </w:t>
      </w:r>
    </w:p>
    <w:p w14:paraId="0990E812" w14:textId="77777777" w:rsidR="701724CB" w:rsidRDefault="701724CB" w:rsidP="267801CB">
      <w:pPr>
        <w:ind w:left="2160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267801CB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#define TI 0.001 %1kHz sample time </w:t>
      </w:r>
    </w:p>
    <w:p w14:paraId="1723A7E0" w14:textId="77777777" w:rsidR="701724CB" w:rsidRDefault="701724CB" w:rsidP="267801CB">
      <w:pPr>
        <w:ind w:left="2160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267801CB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#define KP 1.0f %Proportional Gain </w:t>
      </w:r>
    </w:p>
    <w:p w14:paraId="4DEBEBBB" w14:textId="77777777" w:rsidR="701724CB" w:rsidRDefault="701724CB" w:rsidP="267801CB">
      <w:pPr>
        <w:ind w:left="2160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267801CB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#define KI 1.0f %Integral Gain </w:t>
      </w:r>
    </w:p>
    <w:p w14:paraId="6EBF36FA" w14:textId="77777777" w:rsidR="701724CB" w:rsidRDefault="701724CB" w:rsidP="267801CB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>The PI controller can be represented as follows:</w:t>
      </w:r>
    </w:p>
    <w:p w14:paraId="38AD110D" w14:textId="77777777" w:rsidR="267801CB" w:rsidRDefault="267801CB" w:rsidP="267801CB">
      <w:pPr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 = 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 + 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 </m:t>
          </m:r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dt</m:t>
              </m:r>
            </m:e>
          </m:nary>
          <m:r>
            <w:rPr>
              <w:rFonts w:ascii="Cambria Math" w:hAnsi="Cambria Math"/>
            </w:rPr>
            <m:t> → u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 = 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 + 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 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e>
          </m:nary>
          <m:r>
            <w:rPr>
              <w:rFonts w:ascii="Cambria Math" w:hAnsi="Cambria Math"/>
            </w:rPr>
            <m:t>*ti</m:t>
          </m:r>
        </m:oMath>
      </m:oMathPara>
    </w:p>
    <w:p w14:paraId="6273FFDB" w14:textId="77777777" w:rsidR="701724CB" w:rsidRDefault="701724CB" w:rsidP="267801CB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>The PI controller with Eular forward approximation can be implemented in code as:</w:t>
      </w:r>
    </w:p>
    <w:p w14:paraId="172B5020" w14:textId="77777777" w:rsidR="701724CB" w:rsidRDefault="701724CB" w:rsidP="267801CB">
      <w:pPr>
        <w:ind w:left="2160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267801CB">
        <w:rPr>
          <w:rFonts w:ascii="Times New Roman" w:eastAsia="Times New Roman" w:hAnsi="Times New Roman" w:cs="Times New Roman"/>
          <w:i/>
          <w:iCs/>
          <w:sz w:val="20"/>
          <w:szCs w:val="20"/>
        </w:rPr>
        <w:t>errorArea(i)= TI*error(i) + errorArea(i-1);</w:t>
      </w:r>
    </w:p>
    <w:p w14:paraId="73AD8DC0" w14:textId="77777777" w:rsidR="701724CB" w:rsidRDefault="701724CB" w:rsidP="267801CB">
      <w:pPr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i/>
          <w:iCs/>
          <w:sz w:val="20"/>
          <w:szCs w:val="20"/>
        </w:rPr>
        <w:t>controllerOutput(i) = KP*error(i)+ KI*errorArea(i);</w:t>
      </w: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423EC71" w14:textId="77777777" w:rsidR="701724CB" w:rsidRDefault="701724CB" w:rsidP="267801CB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Input a step signal to the system and measure the dynamic response </w:t>
      </w:r>
    </w:p>
    <w:p w14:paraId="5132A841" w14:textId="77777777" w:rsidR="701724CB" w:rsidRDefault="701724CB" w:rsidP="267801CB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Use the microcontroller to create the step signal. </w:t>
      </w:r>
    </w:p>
    <w:p w14:paraId="1F6DB376" w14:textId="77777777" w:rsidR="701724CB" w:rsidRDefault="701724CB" w:rsidP="267801CB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Compare results to both MATLAB and Simulink. Explain differences (% error). </w:t>
      </w:r>
    </w:p>
    <w:p w14:paraId="4E8A7448" w14:textId="77777777" w:rsidR="701724CB" w:rsidRDefault="701724CB" w:rsidP="267801CB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Fill out the table started in Tasks: Motor Control Design and Simulation </w:t>
      </w:r>
    </w:p>
    <w:p w14:paraId="309BD3C3" w14:textId="77777777" w:rsidR="701724CB" w:rsidRDefault="701724CB" w:rsidP="267801CB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Measure your system’s no-load bandwidth. </w:t>
      </w:r>
    </w:p>
    <w:p w14:paraId="65179F01" w14:textId="77777777" w:rsidR="701724CB" w:rsidRDefault="701724CB" w:rsidP="267801CB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Bandwidth of the system to an input sine waveform with the tire off the ground (“No Load”). </w:t>
      </w:r>
    </w:p>
    <w:p w14:paraId="563BC7EC" w14:textId="77777777" w:rsidR="701724CB" w:rsidRDefault="701724CB" w:rsidP="267801CB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Input the following waveforms in place of the potentiometer voltage as a reference signal and explain the control performance. </w:t>
      </w:r>
    </w:p>
    <w:p w14:paraId="4E718B6A" w14:textId="77777777" w:rsidR="701724CB" w:rsidRDefault="701724CB" w:rsidP="267801CB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Triangle waveform </w:t>
      </w:r>
    </w:p>
    <w:p w14:paraId="74FE43D0" w14:textId="77777777" w:rsidR="701724CB" w:rsidRDefault="701724CB" w:rsidP="267801CB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>Sinusoidal waveform</w:t>
      </w:r>
    </w:p>
    <w:p w14:paraId="597C6864" w14:textId="77777777" w:rsidR="65DB6254" w:rsidRDefault="65DB6254" w:rsidP="267801CB">
      <w:pPr>
        <w:pStyle w:val="Heading2"/>
      </w:pPr>
      <w:bookmarkStart w:id="32" w:name="_Toc1988391581"/>
      <w:r>
        <w:t>Background</w:t>
      </w:r>
      <w:bookmarkEnd w:id="32"/>
    </w:p>
    <w:p w14:paraId="14BD987A" w14:textId="77777777" w:rsidR="0C4ECC43" w:rsidRDefault="0C4ECC43" w:rsidP="267801CB">
      <w:pPr>
        <w:pStyle w:val="Heading2"/>
      </w:pPr>
      <w:bookmarkStart w:id="33" w:name="_Toc816831832"/>
      <w:r>
        <w:t>Calculations</w:t>
      </w:r>
      <w:bookmarkEnd w:id="33"/>
    </w:p>
    <w:p w14:paraId="488F331F" w14:textId="77777777" w:rsidR="0C4ECC43" w:rsidRDefault="0C4ECC43" w:rsidP="267801CB">
      <w:pPr>
        <w:pStyle w:val="Heading2"/>
      </w:pPr>
      <w:bookmarkStart w:id="34" w:name="_Toc94576013"/>
      <w:r>
        <w:t>Code</w:t>
      </w:r>
      <w:bookmarkEnd w:id="34"/>
    </w:p>
    <w:p w14:paraId="38A90BF2" w14:textId="77777777" w:rsidR="0C4ECC43" w:rsidRDefault="0C4ECC43" w:rsidP="267801CB">
      <w:pPr>
        <w:pStyle w:val="Heading2"/>
      </w:pPr>
      <w:bookmarkStart w:id="35" w:name="_Toc600839075"/>
      <w:r>
        <w:t>Results</w:t>
      </w:r>
      <w:bookmarkEnd w:id="35"/>
    </w:p>
    <w:p w14:paraId="483C1B08" w14:textId="77777777" w:rsidR="787E46C1" w:rsidRDefault="787E46C1" w:rsidP="7B4D39D6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7B4D39D6">
        <w:rPr>
          <w:rFonts w:ascii="Times New Roman" w:eastAsia="Times New Roman" w:hAnsi="Times New Roman" w:cs="Times New Roman"/>
          <w:sz w:val="24"/>
          <w:szCs w:val="24"/>
          <w:u w:val="single"/>
        </w:rPr>
        <w:t>Gains</w:t>
      </w:r>
    </w:p>
    <w:p w14:paraId="44E5CCC2" w14:textId="77777777" w:rsidR="787E46C1" w:rsidRDefault="787E46C1" w:rsidP="7B4D39D6">
      <w:pPr>
        <w:rPr>
          <w:rFonts w:ascii="Times New Roman" w:eastAsia="Times New Roman" w:hAnsi="Times New Roman" w:cs="Times New Roman"/>
          <w:color w:val="008013"/>
          <w:sz w:val="24"/>
          <w:szCs w:val="24"/>
        </w:rPr>
      </w:pPr>
      <w:r w:rsidRPr="7B4D39D6">
        <w:rPr>
          <w:rFonts w:ascii="Times New Roman" w:eastAsia="Times New Roman" w:hAnsi="Times New Roman" w:cs="Times New Roman"/>
          <w:sz w:val="24"/>
          <w:szCs w:val="24"/>
        </w:rPr>
        <w:t xml:space="preserve">RH = 16/(2*pi); </w:t>
      </w:r>
      <w:r>
        <w:tab/>
      </w:r>
      <w:r w:rsidRPr="7B4D39D6">
        <w:rPr>
          <w:rFonts w:ascii="Times New Roman" w:eastAsia="Times New Roman" w:hAnsi="Times New Roman" w:cs="Times New Roman"/>
          <w:color w:val="008013"/>
          <w:sz w:val="24"/>
          <w:szCs w:val="24"/>
        </w:rPr>
        <w:t>%insert value here %Rad to Hz</w:t>
      </w:r>
    </w:p>
    <w:p w14:paraId="3EED19ED" w14:textId="77777777" w:rsidR="787E46C1" w:rsidRDefault="787E46C1" w:rsidP="7B4D39D6">
      <w:pPr>
        <w:rPr>
          <w:rFonts w:ascii="Times New Roman" w:eastAsia="Times New Roman" w:hAnsi="Times New Roman" w:cs="Times New Roman"/>
          <w:color w:val="008013"/>
          <w:sz w:val="24"/>
          <w:szCs w:val="24"/>
        </w:rPr>
      </w:pPr>
      <w:r w:rsidRPr="7B4D39D6">
        <w:rPr>
          <w:rFonts w:ascii="Times New Roman" w:eastAsia="Times New Roman" w:hAnsi="Times New Roman" w:cs="Times New Roman"/>
          <w:sz w:val="24"/>
          <w:szCs w:val="24"/>
        </w:rPr>
        <w:t xml:space="preserve">GR = (1/7.5); </w:t>
      </w:r>
      <w:r>
        <w:tab/>
      </w:r>
      <w:r>
        <w:tab/>
      </w:r>
      <w:r w:rsidRPr="7B4D39D6">
        <w:rPr>
          <w:rFonts w:ascii="Times New Roman" w:eastAsia="Times New Roman" w:hAnsi="Times New Roman" w:cs="Times New Roman"/>
          <w:color w:val="008013"/>
          <w:sz w:val="24"/>
          <w:szCs w:val="24"/>
        </w:rPr>
        <w:t xml:space="preserve">%insert value here %Gear Ratio </w:t>
      </w:r>
    </w:p>
    <w:p w14:paraId="29085EB5" w14:textId="77777777" w:rsidR="787E46C1" w:rsidRDefault="787E46C1" w:rsidP="7B4D39D6">
      <w:pPr>
        <w:rPr>
          <w:rFonts w:ascii="Times New Roman" w:eastAsia="Times New Roman" w:hAnsi="Times New Roman" w:cs="Times New Roman"/>
          <w:color w:val="008013"/>
          <w:sz w:val="24"/>
          <w:szCs w:val="24"/>
        </w:rPr>
      </w:pPr>
      <w:r w:rsidRPr="7B4D39D6">
        <w:rPr>
          <w:rFonts w:ascii="Times New Roman" w:eastAsia="Times New Roman" w:hAnsi="Times New Roman" w:cs="Times New Roman"/>
          <w:sz w:val="24"/>
          <w:szCs w:val="24"/>
        </w:rPr>
        <w:t xml:space="preserve">FV = 0.0022; </w:t>
      </w:r>
      <w:r>
        <w:tab/>
      </w:r>
      <w:r>
        <w:tab/>
      </w:r>
      <w:r w:rsidRPr="7B4D39D6">
        <w:rPr>
          <w:rFonts w:ascii="Times New Roman" w:eastAsia="Times New Roman" w:hAnsi="Times New Roman" w:cs="Times New Roman"/>
          <w:color w:val="008013"/>
          <w:sz w:val="24"/>
          <w:szCs w:val="24"/>
        </w:rPr>
        <w:t>%insert value here %Frequency to voltage</w:t>
      </w:r>
    </w:p>
    <w:p w14:paraId="412615C7" w14:textId="77777777" w:rsidR="787E46C1" w:rsidRDefault="787E46C1" w:rsidP="7B4D39D6">
      <w:pPr>
        <w:rPr>
          <w:rFonts w:ascii="Times New Roman" w:eastAsia="Times New Roman" w:hAnsi="Times New Roman" w:cs="Times New Roman"/>
          <w:color w:val="008013"/>
          <w:sz w:val="24"/>
          <w:szCs w:val="24"/>
        </w:rPr>
      </w:pPr>
      <w:r w:rsidRPr="7B4D39D6">
        <w:rPr>
          <w:rFonts w:ascii="Times New Roman" w:eastAsia="Times New Roman" w:hAnsi="Times New Roman" w:cs="Times New Roman"/>
          <w:sz w:val="24"/>
          <w:szCs w:val="24"/>
        </w:rPr>
        <w:t>ADC = (1/3.3);</w:t>
      </w:r>
      <w:r>
        <w:tab/>
      </w:r>
      <w:r w:rsidRPr="7B4D39D6">
        <w:rPr>
          <w:rFonts w:ascii="Times New Roman" w:eastAsia="Times New Roman" w:hAnsi="Times New Roman" w:cs="Times New Roman"/>
          <w:color w:val="008013"/>
          <w:sz w:val="24"/>
          <w:szCs w:val="24"/>
        </w:rPr>
        <w:t>%insert value here %ADC conversion voltage to ADC#</w:t>
      </w:r>
    </w:p>
    <w:p w14:paraId="6D1E4CD4" w14:textId="77777777" w:rsidR="787E46C1" w:rsidRDefault="787E46C1" w:rsidP="7B4D39D6">
      <w:pPr>
        <w:rPr>
          <w:rFonts w:ascii="Times New Roman" w:eastAsia="Times New Roman" w:hAnsi="Times New Roman" w:cs="Times New Roman"/>
          <w:color w:val="008013"/>
          <w:sz w:val="24"/>
          <w:szCs w:val="24"/>
        </w:rPr>
      </w:pPr>
      <w:r w:rsidRPr="7B4D39D6">
        <w:rPr>
          <w:rFonts w:ascii="Times New Roman" w:eastAsia="Times New Roman" w:hAnsi="Times New Roman" w:cs="Times New Roman"/>
          <w:sz w:val="24"/>
          <w:szCs w:val="24"/>
        </w:rPr>
        <w:t xml:space="preserve">DutyC = 1; </w:t>
      </w:r>
      <w:r>
        <w:tab/>
      </w:r>
      <w:r>
        <w:tab/>
      </w:r>
      <w:r w:rsidRPr="7B4D39D6">
        <w:rPr>
          <w:rFonts w:ascii="Times New Roman" w:eastAsia="Times New Roman" w:hAnsi="Times New Roman" w:cs="Times New Roman"/>
          <w:color w:val="008013"/>
          <w:sz w:val="24"/>
          <w:szCs w:val="24"/>
        </w:rPr>
        <w:t>%insert value here %Conversion from ADC# to Duty cycle</w:t>
      </w:r>
    </w:p>
    <w:p w14:paraId="3E76638B" w14:textId="77777777" w:rsidR="787E46C1" w:rsidRDefault="787E46C1" w:rsidP="7B4D39D6">
      <w:pPr>
        <w:rPr>
          <w:rFonts w:ascii="Times New Roman" w:eastAsia="Times New Roman" w:hAnsi="Times New Roman" w:cs="Times New Roman"/>
          <w:color w:val="008013"/>
          <w:sz w:val="24"/>
          <w:szCs w:val="24"/>
        </w:rPr>
      </w:pPr>
      <w:r w:rsidRPr="7B4D39D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Vbat = 7.2; </w:t>
      </w:r>
      <w:r>
        <w:tab/>
      </w:r>
      <w:r>
        <w:tab/>
      </w:r>
      <w:r w:rsidRPr="7B4D39D6">
        <w:rPr>
          <w:rFonts w:ascii="Times New Roman" w:eastAsia="Times New Roman" w:hAnsi="Times New Roman" w:cs="Times New Roman"/>
          <w:color w:val="008013"/>
          <w:sz w:val="24"/>
          <w:szCs w:val="24"/>
        </w:rPr>
        <w:t>%insert value here %Gain of the battery</w:t>
      </w:r>
    </w:p>
    <w:p w14:paraId="5ED58F28" w14:textId="77777777" w:rsidR="787E46C1" w:rsidRDefault="787E46C1" w:rsidP="7B4D39D6">
      <w:pPr>
        <w:rPr>
          <w:rFonts w:ascii="Times New Roman" w:eastAsia="Times New Roman" w:hAnsi="Times New Roman" w:cs="Times New Roman"/>
          <w:color w:val="008013"/>
          <w:sz w:val="24"/>
          <w:szCs w:val="24"/>
        </w:rPr>
      </w:pPr>
      <w:r w:rsidRPr="7B4D39D6">
        <w:rPr>
          <w:rFonts w:ascii="Times New Roman" w:eastAsia="Times New Roman" w:hAnsi="Times New Roman" w:cs="Times New Roman"/>
          <w:sz w:val="24"/>
          <w:szCs w:val="24"/>
        </w:rPr>
        <w:t xml:space="preserve">Feedback = RH*FV*ADC; </w:t>
      </w:r>
      <w:r>
        <w:tab/>
      </w:r>
      <w:r>
        <w:tab/>
      </w:r>
      <w:r>
        <w:tab/>
      </w:r>
      <w:r>
        <w:tab/>
      </w:r>
      <w:r w:rsidRPr="7B4D39D6">
        <w:rPr>
          <w:rFonts w:ascii="Times New Roman" w:eastAsia="Times New Roman" w:hAnsi="Times New Roman" w:cs="Times New Roman"/>
          <w:color w:val="008013"/>
          <w:sz w:val="24"/>
          <w:szCs w:val="24"/>
        </w:rPr>
        <w:t>%Feedback path gain</w:t>
      </w:r>
    </w:p>
    <w:p w14:paraId="41E1CC32" w14:textId="77777777" w:rsidR="787E46C1" w:rsidRDefault="787E46C1" w:rsidP="7B4D39D6">
      <w:pPr>
        <w:rPr>
          <w:rFonts w:ascii="Times New Roman" w:eastAsia="Times New Roman" w:hAnsi="Times New Roman" w:cs="Times New Roman"/>
          <w:color w:val="008013"/>
          <w:sz w:val="24"/>
          <w:szCs w:val="24"/>
        </w:rPr>
      </w:pPr>
      <w:r w:rsidRPr="7B4D39D6">
        <w:rPr>
          <w:rFonts w:ascii="Times New Roman" w:eastAsia="Times New Roman" w:hAnsi="Times New Roman" w:cs="Times New Roman"/>
          <w:sz w:val="24"/>
          <w:szCs w:val="24"/>
        </w:rPr>
        <w:t xml:space="preserve">Gforward = GR*Gmotor*DutyC*Feedback*Vbat; </w:t>
      </w:r>
      <w:r>
        <w:tab/>
      </w:r>
      <w:r w:rsidRPr="7B4D39D6">
        <w:rPr>
          <w:rFonts w:ascii="Times New Roman" w:eastAsia="Times New Roman" w:hAnsi="Times New Roman" w:cs="Times New Roman"/>
          <w:color w:val="008013"/>
          <w:sz w:val="24"/>
          <w:szCs w:val="24"/>
        </w:rPr>
        <w:t>%Forward path gain</w:t>
      </w:r>
    </w:p>
    <w:p w14:paraId="0E636BC4" w14:textId="77777777" w:rsidR="7B4D39D6" w:rsidRDefault="7B4D39D6" w:rsidP="7B4D39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29EA44" w14:textId="77777777" w:rsidR="787E46C1" w:rsidRDefault="787E46C1" w:rsidP="7B4D39D6">
      <w:pPr>
        <w:rPr>
          <w:rFonts w:ascii="Times New Roman" w:eastAsia="Times New Roman" w:hAnsi="Times New Roman" w:cs="Times New Roman"/>
          <w:sz w:val="24"/>
          <w:szCs w:val="24"/>
        </w:rPr>
      </w:pPr>
      <w:r w:rsidRPr="7B4D39D6">
        <w:rPr>
          <w:rFonts w:ascii="Times New Roman" w:eastAsia="Times New Roman" w:hAnsi="Times New Roman" w:cs="Times New Roman"/>
          <w:sz w:val="24"/>
          <w:szCs w:val="24"/>
        </w:rPr>
        <w:t>WC = 30 rad/sec</w:t>
      </w:r>
    </w:p>
    <w:p w14:paraId="3E0CDEB0" w14:textId="77777777" w:rsidR="787E46C1" w:rsidRDefault="787E46C1" w:rsidP="7B4D39D6">
      <w:pPr>
        <w:rPr>
          <w:rFonts w:ascii="Times New Roman" w:eastAsia="Times New Roman" w:hAnsi="Times New Roman" w:cs="Times New Roman"/>
          <w:sz w:val="24"/>
          <w:szCs w:val="24"/>
        </w:rPr>
      </w:pPr>
      <w:r w:rsidRPr="7B4D39D6">
        <w:rPr>
          <w:rFonts w:ascii="Times New Roman" w:eastAsia="Times New Roman" w:hAnsi="Times New Roman" w:cs="Times New Roman"/>
          <w:sz w:val="24"/>
          <w:szCs w:val="24"/>
        </w:rPr>
        <w:t>WM = 60 degrees</w:t>
      </w:r>
    </w:p>
    <w:p w14:paraId="0EC7D152" w14:textId="77777777" w:rsidR="7B4D39D6" w:rsidRDefault="7B4D39D6" w:rsidP="7B4D39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B5DFED" w14:textId="77777777" w:rsidR="787E46C1" w:rsidRDefault="787E46C1" w:rsidP="7B4D39D6">
      <w:pPr>
        <w:rPr>
          <w:rFonts w:ascii="Times New Roman" w:eastAsia="Times New Roman" w:hAnsi="Times New Roman" w:cs="Times New Roman"/>
          <w:sz w:val="24"/>
          <w:szCs w:val="24"/>
        </w:rPr>
      </w:pPr>
      <w:r w:rsidRPr="7B4D39D6">
        <w:rPr>
          <w:rFonts w:ascii="Times New Roman" w:eastAsia="Times New Roman" w:hAnsi="Times New Roman" w:cs="Times New Roman"/>
          <w:sz w:val="24"/>
          <w:szCs w:val="24"/>
        </w:rPr>
        <w:t>Kp =</w:t>
      </w:r>
      <w:r w:rsidR="4B95F7CE" w:rsidRPr="7B4D39D6">
        <w:rPr>
          <w:rFonts w:ascii="Times New Roman" w:eastAsia="Times New Roman" w:hAnsi="Times New Roman" w:cs="Times New Roman"/>
          <w:sz w:val="24"/>
          <w:szCs w:val="24"/>
        </w:rPr>
        <w:t xml:space="preserve"> 23.725966576570650</w:t>
      </w:r>
    </w:p>
    <w:p w14:paraId="365C5639" w14:textId="77777777" w:rsidR="787E46C1" w:rsidRDefault="787E46C1" w:rsidP="7B4D39D6">
      <w:pPr>
        <w:rPr>
          <w:rFonts w:ascii="Times New Roman" w:eastAsia="Times New Roman" w:hAnsi="Times New Roman" w:cs="Times New Roman"/>
          <w:sz w:val="24"/>
          <w:szCs w:val="24"/>
        </w:rPr>
      </w:pPr>
      <w:r w:rsidRPr="7B4D39D6">
        <w:rPr>
          <w:rFonts w:ascii="Times New Roman" w:eastAsia="Times New Roman" w:hAnsi="Times New Roman" w:cs="Times New Roman"/>
          <w:sz w:val="24"/>
          <w:szCs w:val="24"/>
        </w:rPr>
        <w:t xml:space="preserve">Ki = </w:t>
      </w:r>
      <w:r w:rsidR="51785C10" w:rsidRPr="7B4D39D6">
        <w:rPr>
          <w:rFonts w:ascii="Times New Roman" w:eastAsia="Times New Roman" w:hAnsi="Times New Roman" w:cs="Times New Roman"/>
          <w:sz w:val="24"/>
          <w:szCs w:val="24"/>
        </w:rPr>
        <w:t>3.331304132907478e+03</w:t>
      </w:r>
    </w:p>
    <w:p w14:paraId="0F649B5B" w14:textId="77777777" w:rsidR="7B4D39D6" w:rsidRDefault="7B4D39D6" w:rsidP="7B4D39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A8B2F3" w14:textId="77777777" w:rsidR="51785C10" w:rsidRDefault="51785C10" w:rsidP="7B4D39D6">
      <w:pPr>
        <w:rPr>
          <w:rFonts w:ascii="Times New Roman" w:eastAsia="Times New Roman" w:hAnsi="Times New Roman" w:cs="Times New Roman"/>
          <w:sz w:val="24"/>
          <w:szCs w:val="24"/>
        </w:rPr>
      </w:pPr>
      <w:r w:rsidRPr="7B4D39D6">
        <w:rPr>
          <w:rFonts w:ascii="Times New Roman" w:eastAsia="Times New Roman" w:hAnsi="Times New Roman" w:cs="Times New Roman"/>
          <w:sz w:val="24"/>
          <w:szCs w:val="24"/>
        </w:rPr>
        <w:t>Bode</w:t>
      </w:r>
    </w:p>
    <w:p w14:paraId="5FE5D34A" w14:textId="77777777" w:rsidR="2D9EA004" w:rsidRDefault="2D9EA004" w:rsidP="7B4D39D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1F23EA6" wp14:editId="055A3A3A">
            <wp:extent cx="3530600" cy="2647950"/>
            <wp:effectExtent l="0" t="0" r="0" b="0"/>
            <wp:docPr id="2032913577" name="Picture 2032913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B4DF" w14:textId="77777777" w:rsidR="7B4D39D6" w:rsidRDefault="7B4D39D6" w:rsidP="7B4D39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129392" w14:textId="77777777" w:rsidR="2D9EA004" w:rsidRDefault="2D9EA004" w:rsidP="7B4D39D6">
      <w:pPr>
        <w:rPr>
          <w:rFonts w:ascii="Times New Roman" w:eastAsia="Times New Roman" w:hAnsi="Times New Roman" w:cs="Times New Roman"/>
          <w:sz w:val="24"/>
          <w:szCs w:val="24"/>
        </w:rPr>
      </w:pPr>
      <w:r w:rsidRPr="7B4D39D6">
        <w:rPr>
          <w:rFonts w:ascii="Times New Roman" w:eastAsia="Times New Roman" w:hAnsi="Times New Roman" w:cs="Times New Roman"/>
          <w:sz w:val="24"/>
          <w:szCs w:val="24"/>
        </w:rPr>
        <w:t>Bode No Feedback</w:t>
      </w:r>
    </w:p>
    <w:p w14:paraId="65B42998" w14:textId="77777777" w:rsidR="2D9EA004" w:rsidRDefault="2D9EA004" w:rsidP="7B4D39D6">
      <w:r>
        <w:rPr>
          <w:noProof/>
        </w:rPr>
        <w:lastRenderedPageBreak/>
        <w:drawing>
          <wp:inline distT="0" distB="0" distL="0" distR="0" wp14:anchorId="71788754" wp14:editId="37EC8D90">
            <wp:extent cx="3276600" cy="2457450"/>
            <wp:effectExtent l="0" t="0" r="0" b="0"/>
            <wp:docPr id="272898763" name="Picture 272898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9917" w14:textId="77777777" w:rsidR="7B4D39D6" w:rsidRDefault="7B4D39D6" w:rsidP="7B4D39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79DE46" w14:textId="77777777" w:rsidR="2D9EA004" w:rsidRDefault="2D9EA004" w:rsidP="7B4D39D6">
      <w:pPr>
        <w:rPr>
          <w:rFonts w:ascii="Times New Roman" w:eastAsia="Times New Roman" w:hAnsi="Times New Roman" w:cs="Times New Roman"/>
          <w:sz w:val="24"/>
          <w:szCs w:val="24"/>
        </w:rPr>
      </w:pPr>
      <w:r w:rsidRPr="7B4D39D6">
        <w:rPr>
          <w:rFonts w:ascii="Times New Roman" w:eastAsia="Times New Roman" w:hAnsi="Times New Roman" w:cs="Times New Roman"/>
          <w:sz w:val="24"/>
          <w:szCs w:val="24"/>
        </w:rPr>
        <w:t>Nyquist</w:t>
      </w:r>
    </w:p>
    <w:p w14:paraId="5950F1E1" w14:textId="77777777" w:rsidR="2D9EA004" w:rsidRDefault="2D9EA004" w:rsidP="7B4D39D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8FFA475" wp14:editId="5254D97F">
            <wp:extent cx="3276600" cy="2457450"/>
            <wp:effectExtent l="0" t="0" r="0" b="0"/>
            <wp:docPr id="689605173" name="Picture 689605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C2566" w14:textId="77777777" w:rsidR="7B4D39D6" w:rsidRDefault="7B4D39D6" w:rsidP="7B4D39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1379AC" w14:textId="77777777" w:rsidR="2D9EA004" w:rsidRDefault="2D9EA004" w:rsidP="7B4D39D6">
      <w:pPr>
        <w:rPr>
          <w:rFonts w:ascii="Times New Roman" w:eastAsia="Times New Roman" w:hAnsi="Times New Roman" w:cs="Times New Roman"/>
          <w:sz w:val="24"/>
          <w:szCs w:val="24"/>
        </w:rPr>
      </w:pPr>
      <w:r w:rsidRPr="7B4D39D6">
        <w:rPr>
          <w:rFonts w:ascii="Times New Roman" w:eastAsia="Times New Roman" w:hAnsi="Times New Roman" w:cs="Times New Roman"/>
          <w:sz w:val="24"/>
          <w:szCs w:val="24"/>
        </w:rPr>
        <w:t>Closed Loop Step Response</w:t>
      </w:r>
    </w:p>
    <w:p w14:paraId="612F7720" w14:textId="77777777" w:rsidR="2D9EA004" w:rsidRDefault="2D9EA004" w:rsidP="7B4D39D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C28B16F" wp14:editId="602BB010">
            <wp:extent cx="3276600" cy="2457450"/>
            <wp:effectExtent l="0" t="0" r="0" b="0"/>
            <wp:docPr id="1770717638" name="Picture 1770717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9F6F1" w14:textId="77777777" w:rsidR="7B4D39D6" w:rsidRDefault="7B4D39D6" w:rsidP="7B4D39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83601B" w14:textId="77777777" w:rsidR="425218D8" w:rsidRDefault="425218D8" w:rsidP="7B4D39D6">
      <w:pPr>
        <w:rPr>
          <w:rFonts w:ascii="Times New Roman" w:eastAsia="Times New Roman" w:hAnsi="Times New Roman" w:cs="Times New Roman"/>
          <w:sz w:val="24"/>
          <w:szCs w:val="24"/>
        </w:rPr>
      </w:pPr>
      <w:r w:rsidRPr="7B4D39D6">
        <w:rPr>
          <w:rFonts w:ascii="Times New Roman" w:eastAsia="Times New Roman" w:hAnsi="Times New Roman" w:cs="Times New Roman"/>
          <w:sz w:val="24"/>
          <w:szCs w:val="24"/>
        </w:rPr>
        <w:t>SimLink 01</w:t>
      </w:r>
    </w:p>
    <w:p w14:paraId="2F0ABCA8" w14:textId="77777777" w:rsidR="425218D8" w:rsidRDefault="425218D8" w:rsidP="7B4D39D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70E2D42" wp14:editId="2E8A0087">
            <wp:extent cx="4572000" cy="2486025"/>
            <wp:effectExtent l="0" t="0" r="0" b="0"/>
            <wp:docPr id="746847113" name="Picture 746847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4527F" w14:textId="77777777" w:rsidR="7B4D39D6" w:rsidRDefault="7B4D39D6" w:rsidP="7B4D39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0DA755" w14:textId="77777777" w:rsidR="425218D8" w:rsidRDefault="425218D8" w:rsidP="7B4D39D6">
      <w:pPr>
        <w:rPr>
          <w:rFonts w:ascii="Times New Roman" w:eastAsia="Times New Roman" w:hAnsi="Times New Roman" w:cs="Times New Roman"/>
          <w:sz w:val="24"/>
          <w:szCs w:val="24"/>
        </w:rPr>
      </w:pPr>
      <w:r w:rsidRPr="7B4D39D6">
        <w:rPr>
          <w:rFonts w:ascii="Times New Roman" w:eastAsia="Times New Roman" w:hAnsi="Times New Roman" w:cs="Times New Roman"/>
          <w:sz w:val="24"/>
          <w:szCs w:val="24"/>
        </w:rPr>
        <w:t>Scope Image</w:t>
      </w:r>
      <w:r w:rsidR="0EB8E139" w:rsidRPr="7B4D39D6">
        <w:rPr>
          <w:rFonts w:ascii="Times New Roman" w:eastAsia="Times New Roman" w:hAnsi="Times New Roman" w:cs="Times New Roman"/>
          <w:sz w:val="24"/>
          <w:szCs w:val="24"/>
        </w:rPr>
        <w:t xml:space="preserve"> (Step / Controller / System Outputs)</w:t>
      </w:r>
    </w:p>
    <w:p w14:paraId="4FD92F82" w14:textId="77777777" w:rsidR="0EB8E139" w:rsidRDefault="0EB8E139" w:rsidP="7B4D39D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0F2057E" wp14:editId="3FC99B60">
            <wp:extent cx="4572000" cy="3381375"/>
            <wp:effectExtent l="0" t="0" r="0" b="0"/>
            <wp:docPr id="159972294" name="Picture 159972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080F1" w14:textId="77777777" w:rsidR="7B4D39D6" w:rsidRDefault="7B4D39D6" w:rsidP="7B4D39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5F7AE9" w14:textId="77777777" w:rsidR="05734053" w:rsidRDefault="05734053" w:rsidP="7B4D39D6">
      <w:pPr>
        <w:rPr>
          <w:rFonts w:ascii="Times New Roman" w:eastAsia="Times New Roman" w:hAnsi="Times New Roman" w:cs="Times New Roman"/>
          <w:sz w:val="24"/>
          <w:szCs w:val="24"/>
        </w:rPr>
      </w:pPr>
      <w:r w:rsidRPr="7B4D39D6">
        <w:rPr>
          <w:rFonts w:ascii="Times New Roman" w:eastAsia="Times New Roman" w:hAnsi="Times New Roman" w:cs="Times New Roman"/>
          <w:sz w:val="24"/>
          <w:szCs w:val="24"/>
        </w:rPr>
        <w:t>SimLink 02</w:t>
      </w:r>
    </w:p>
    <w:p w14:paraId="49FB22EC" w14:textId="77777777" w:rsidR="6830AB4C" w:rsidRDefault="6830AB4C" w:rsidP="7B4D39D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45A7B3B" wp14:editId="0E36599B">
            <wp:extent cx="4572000" cy="2314575"/>
            <wp:effectExtent l="0" t="0" r="0" b="0"/>
            <wp:docPr id="655979904" name="Picture 655979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8F40" w14:textId="77777777" w:rsidR="7B4D39D6" w:rsidRDefault="7B4D39D6" w:rsidP="7B4D39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BF6A14" w14:textId="77777777" w:rsidR="6830AB4C" w:rsidRDefault="6830AB4C" w:rsidP="7B4D39D6">
      <w:pPr>
        <w:rPr>
          <w:rFonts w:ascii="Times New Roman" w:eastAsia="Times New Roman" w:hAnsi="Times New Roman" w:cs="Times New Roman"/>
          <w:sz w:val="24"/>
          <w:szCs w:val="24"/>
        </w:rPr>
      </w:pPr>
      <w:r w:rsidRPr="7B4D39D6">
        <w:rPr>
          <w:rFonts w:ascii="Times New Roman" w:eastAsia="Times New Roman" w:hAnsi="Times New Roman" w:cs="Times New Roman"/>
          <w:sz w:val="24"/>
          <w:szCs w:val="24"/>
        </w:rPr>
        <w:t>Voltage Change Scope Image (Step / Controller / System Outputs)</w:t>
      </w:r>
    </w:p>
    <w:p w14:paraId="6D558DAE" w14:textId="77777777" w:rsidR="6830AB4C" w:rsidRDefault="6830AB4C" w:rsidP="7B4D39D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6185A9C" wp14:editId="7F590190">
            <wp:extent cx="4572000" cy="3381375"/>
            <wp:effectExtent l="0" t="0" r="0" b="0"/>
            <wp:docPr id="173200362" name="Picture 173200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93557" w14:textId="77777777" w:rsidR="7B4D39D6" w:rsidRDefault="7B4D39D6" w:rsidP="7B4D39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EFF815" w14:textId="77777777" w:rsidR="6830AB4C" w:rsidRDefault="6830AB4C" w:rsidP="7B4D39D6">
      <w:pPr>
        <w:rPr>
          <w:rFonts w:ascii="Times New Roman" w:eastAsia="Times New Roman" w:hAnsi="Times New Roman" w:cs="Times New Roman"/>
          <w:sz w:val="24"/>
          <w:szCs w:val="24"/>
        </w:rPr>
      </w:pPr>
      <w:r w:rsidRPr="7B4D39D6">
        <w:rPr>
          <w:rFonts w:ascii="Times New Roman" w:eastAsia="Times New Roman" w:hAnsi="Times New Roman" w:cs="Times New Roman"/>
          <w:sz w:val="24"/>
          <w:szCs w:val="24"/>
        </w:rPr>
        <w:t>SimLink 03</w:t>
      </w:r>
    </w:p>
    <w:p w14:paraId="120D47A6" w14:textId="77777777" w:rsidR="7B4D39D6" w:rsidRDefault="7B4D39D6" w:rsidP="7B4D39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827543" w14:textId="77777777" w:rsidR="7B4D39D6" w:rsidRDefault="7B4D39D6" w:rsidP="7B4D39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D94989" w14:textId="77777777" w:rsidR="6830AB4C" w:rsidRDefault="6830AB4C" w:rsidP="7B4D39D6">
      <w:pPr>
        <w:rPr>
          <w:rFonts w:ascii="Times New Roman" w:eastAsia="Times New Roman" w:hAnsi="Times New Roman" w:cs="Times New Roman"/>
          <w:sz w:val="24"/>
          <w:szCs w:val="24"/>
        </w:rPr>
      </w:pPr>
      <w:r w:rsidRPr="7B4D39D6">
        <w:rPr>
          <w:rFonts w:ascii="Times New Roman" w:eastAsia="Times New Roman" w:hAnsi="Times New Roman" w:cs="Times New Roman"/>
          <w:sz w:val="24"/>
          <w:szCs w:val="24"/>
        </w:rPr>
        <w:t>Load Change Scope Image (Step / Controller / System Outputs)</w:t>
      </w:r>
    </w:p>
    <w:p w14:paraId="07E6B71C" w14:textId="77777777" w:rsidR="7B4D39D6" w:rsidRDefault="7B4D39D6" w:rsidP="7B4D39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0B5257" w14:textId="77777777" w:rsidR="7B4D39D6" w:rsidRDefault="7B4D39D6" w:rsidP="7B4D39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62A1AD" w14:textId="77777777" w:rsidR="0C4ECC43" w:rsidRDefault="0C4ECC43" w:rsidP="267801CB">
      <w:pPr>
        <w:pStyle w:val="Heading2"/>
      </w:pPr>
      <w:bookmarkStart w:id="36" w:name="_Toc666423657"/>
      <w:r>
        <w:t>Problems Encountered</w:t>
      </w:r>
      <w:bookmarkEnd w:id="36"/>
    </w:p>
    <w:p w14:paraId="1CE11861" w14:textId="77777777" w:rsidR="0C4ECC43" w:rsidRDefault="0C4ECC43" w:rsidP="267801CB">
      <w:pPr>
        <w:pStyle w:val="Heading2"/>
      </w:pPr>
      <w:bookmarkStart w:id="37" w:name="_Toc1020078552"/>
      <w:r>
        <w:t>Questions</w:t>
      </w:r>
      <w:bookmarkEnd w:id="37"/>
    </w:p>
    <w:p w14:paraId="0271135E" w14:textId="77777777" w:rsidR="29C69B3B" w:rsidRDefault="29C69B3B" w:rsidP="267801C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What is the fundamental difference between the simulation in Matlab and the simulation in Simulink? </w:t>
      </w:r>
    </w:p>
    <w:p w14:paraId="4700A443" w14:textId="77777777" w:rsidR="24C65F8A" w:rsidRDefault="24C65F8A" w:rsidP="267801CB">
      <w:p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>a) Hint: Time domain</w:t>
      </w:r>
    </w:p>
    <w:p w14:paraId="7EAA7122" w14:textId="77777777" w:rsidR="24C65F8A" w:rsidRDefault="24C65F8A" w:rsidP="267801CB">
      <w:p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BC3318A" w14:textId="77777777" w:rsidR="24C65F8A" w:rsidRDefault="24C65F8A" w:rsidP="267801C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Is the controller designed in the discrete time domain or continuous time domain? </w:t>
      </w:r>
    </w:p>
    <w:p w14:paraId="3A5075A4" w14:textId="77777777" w:rsidR="24C65F8A" w:rsidRDefault="24C65F8A" w:rsidP="267801CB">
      <w:p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>a) Hint: Have you been taught discrete control design?</w:t>
      </w:r>
    </w:p>
    <w:p w14:paraId="3BBDEDD1" w14:textId="77777777" w:rsidR="24C65F8A" w:rsidRDefault="24C65F8A" w:rsidP="267801CB">
      <w:p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00595195" w14:textId="77777777" w:rsidR="24C65F8A" w:rsidRDefault="24C65F8A" w:rsidP="267801C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lastRenderedPageBreak/>
        <w:t>Is the control implementation in the continuous domain? If not, how do we determine the discrete controller is stable in our operational range?</w:t>
      </w:r>
    </w:p>
    <w:p w14:paraId="7D9B6EC2" w14:textId="77777777" w:rsidR="24C65F8A" w:rsidRDefault="24C65F8A" w:rsidP="267801CB">
      <w:p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4EF4FA12" w14:textId="77777777" w:rsidR="24C65F8A" w:rsidRDefault="24C65F8A" w:rsidP="267801C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Is there some way to limit the major overshoot of the system? </w:t>
      </w:r>
    </w:p>
    <w:p w14:paraId="272A547D" w14:textId="77777777" w:rsidR="24C65F8A" w:rsidRDefault="24C65F8A" w:rsidP="267801CB">
      <w:p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>a) Hint: Research Integral Anti-Windup</w:t>
      </w:r>
    </w:p>
    <w:p w14:paraId="1DF811FC" w14:textId="77777777" w:rsidR="24C65F8A" w:rsidRDefault="24C65F8A" w:rsidP="267801CB">
      <w:p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50D6AA77" w14:textId="77777777" w:rsidR="24C65F8A" w:rsidRDefault="24C65F8A" w:rsidP="267801C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How did you determine the no load bandwidth and what frequencies can be rejected? </w:t>
      </w:r>
    </w:p>
    <w:p w14:paraId="565680BA" w14:textId="77777777" w:rsidR="24C65F8A" w:rsidRDefault="24C65F8A" w:rsidP="267801CB">
      <w:p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>a) Does this match the input waveform performance?</w:t>
      </w:r>
    </w:p>
    <w:p w14:paraId="4F95562E" w14:textId="77777777" w:rsidR="24C65F8A" w:rsidRDefault="24C65F8A" w:rsidP="267801CB">
      <w:p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2F181128" w14:textId="77777777" w:rsidR="16F8918F" w:rsidRDefault="16F8918F" w:rsidP="267801CB">
      <w:pPr>
        <w:pStyle w:val="Heading2"/>
      </w:pPr>
      <w:bookmarkStart w:id="38" w:name="_Toc1507069202"/>
      <w:r>
        <w:t>Requirements</w:t>
      </w:r>
      <w:bookmarkEnd w:id="38"/>
    </w:p>
    <w:p w14:paraId="4956FB54" w14:textId="77777777" w:rsidR="413C2E39" w:rsidRDefault="413C2E39" w:rsidP="267801CB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Check-off requirements: </w:t>
      </w:r>
    </w:p>
    <w:p w14:paraId="28F4B084" w14:textId="77777777" w:rsidR="75BBA194" w:rsidRDefault="75BBA194" w:rsidP="267801CB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>Implantation</w:t>
      </w:r>
      <w:r w:rsidR="413C2E39" w:rsidRPr="267801CB">
        <w:rPr>
          <w:rFonts w:ascii="Times New Roman" w:eastAsia="Times New Roman" w:hAnsi="Times New Roman" w:cs="Times New Roman"/>
          <w:sz w:val="24"/>
          <w:szCs w:val="24"/>
        </w:rPr>
        <w:t xml:space="preserve"> of controller must use software interrupt (ticker function)</w:t>
      </w:r>
    </w:p>
    <w:p w14:paraId="4E247A1D" w14:textId="77777777" w:rsidR="413C2E39" w:rsidRDefault="413C2E39" w:rsidP="267801CB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Comparison for Simulations and Implementation </w:t>
      </w:r>
    </w:p>
    <w:p w14:paraId="686D9348" w14:textId="77777777" w:rsidR="413C2E39" w:rsidRDefault="413C2E39" w:rsidP="267801CB">
      <w:pPr>
        <w:pStyle w:val="ListParagraph"/>
        <w:numPr>
          <w:ilvl w:val="2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Tabularized comparison chart completed </w:t>
      </w:r>
    </w:p>
    <w:p w14:paraId="4EB82ECF" w14:textId="77777777" w:rsidR="413C2E39" w:rsidRDefault="413C2E39" w:rsidP="267801CB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Description of derivation for control gains </w:t>
      </w:r>
    </w:p>
    <w:p w14:paraId="0AE8AC7F" w14:textId="77777777" w:rsidR="413C2E39" w:rsidRDefault="413C2E39" w:rsidP="267801CB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Description of stability </w:t>
      </w:r>
    </w:p>
    <w:p w14:paraId="1B2E29D4" w14:textId="77777777" w:rsidR="413C2E39" w:rsidRDefault="413C2E39" w:rsidP="267801CB">
      <w:pPr>
        <w:pStyle w:val="ListParagraph"/>
        <w:numPr>
          <w:ilvl w:val="2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Bode Plot </w:t>
      </w:r>
    </w:p>
    <w:p w14:paraId="55076B81" w14:textId="77777777" w:rsidR="413C2E39" w:rsidRDefault="413C2E39" w:rsidP="267801CB">
      <w:pPr>
        <w:pStyle w:val="ListParagraph"/>
        <w:numPr>
          <w:ilvl w:val="2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Nyquist stability criterion </w:t>
      </w:r>
    </w:p>
    <w:p w14:paraId="18B40444" w14:textId="77777777" w:rsidR="413C2E39" w:rsidRDefault="413C2E39" w:rsidP="267801CB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Completion and demonstration of control implementation </w:t>
      </w:r>
    </w:p>
    <w:p w14:paraId="4D14545B" w14:textId="77777777" w:rsidR="413C2E39" w:rsidRDefault="413C2E39" w:rsidP="267801CB">
      <w:pPr>
        <w:pStyle w:val="ListParagraph"/>
        <w:numPr>
          <w:ilvl w:val="2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Control system corrects for a drop in supply voltage. </w:t>
      </w:r>
    </w:p>
    <w:p w14:paraId="1FF514FB" w14:textId="77777777" w:rsidR="413C2E39" w:rsidRDefault="413C2E39" w:rsidP="267801CB">
      <w:pPr>
        <w:pStyle w:val="ListParagraph"/>
        <w:numPr>
          <w:ilvl w:val="2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Control system corrects for a load on the wheels. </w:t>
      </w:r>
    </w:p>
    <w:p w14:paraId="1832A692" w14:textId="77777777" w:rsidR="413C2E39" w:rsidRDefault="413C2E39" w:rsidP="267801CB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Check-off report: (Group) </w:t>
      </w:r>
    </w:p>
    <w:p w14:paraId="6A2CEA28" w14:textId="77777777" w:rsidR="413C2E39" w:rsidRDefault="413C2E39" w:rsidP="267801CB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Refer to rubric and template from Blackboard </w:t>
      </w:r>
    </w:p>
    <w:p w14:paraId="581FE66F" w14:textId="77777777" w:rsidR="413C2E39" w:rsidRDefault="413C2E39" w:rsidP="267801CB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>Be sure to include:</w:t>
      </w:r>
    </w:p>
    <w:p w14:paraId="5AD80B5C" w14:textId="77777777" w:rsidR="413C2E39" w:rsidRDefault="413C2E39" w:rsidP="267801CB">
      <w:pPr>
        <w:pStyle w:val="ListParagraph"/>
        <w:numPr>
          <w:ilvl w:val="2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>Description of identification process</w:t>
      </w:r>
    </w:p>
    <w:p w14:paraId="2D38BCDD" w14:textId="77777777" w:rsidR="413C2E39" w:rsidRDefault="413C2E39" w:rsidP="267801CB">
      <w:pPr>
        <w:pStyle w:val="ListParagraph"/>
        <w:numPr>
          <w:ilvl w:val="2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Description of the frequency sweep. </w:t>
      </w:r>
    </w:p>
    <w:p w14:paraId="74B22819" w14:textId="77777777" w:rsidR="413C2E39" w:rsidRDefault="413C2E39" w:rsidP="267801CB">
      <w:pPr>
        <w:pStyle w:val="ListParagraph"/>
        <w:numPr>
          <w:ilvl w:val="2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Derivation of Transfer Function </w:t>
      </w:r>
    </w:p>
    <w:p w14:paraId="71B941A9" w14:textId="77777777" w:rsidR="413C2E39" w:rsidRDefault="413C2E39" w:rsidP="267801CB">
      <w:pPr>
        <w:pStyle w:val="ListParagraph"/>
        <w:numPr>
          <w:ilvl w:val="2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Description of Transfer Function Coefficients </w:t>
      </w:r>
    </w:p>
    <w:p w14:paraId="6B18F6E3" w14:textId="77777777" w:rsidR="413C2E39" w:rsidRDefault="413C2E39" w:rsidP="267801CB">
      <w:pPr>
        <w:pStyle w:val="ListParagraph"/>
        <w:numPr>
          <w:ilvl w:val="2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Results presentation (include o-scope images, measurement records, etc.) </w:t>
      </w:r>
    </w:p>
    <w:p w14:paraId="37C46477" w14:textId="77777777" w:rsidR="413C2E39" w:rsidRDefault="413C2E39" w:rsidP="267801CB">
      <w:pPr>
        <w:pStyle w:val="ListParagraph"/>
        <w:numPr>
          <w:ilvl w:val="2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Results analysis and discussion </w:t>
      </w:r>
    </w:p>
    <w:p w14:paraId="044F08C5" w14:textId="77777777" w:rsidR="413C2E39" w:rsidRDefault="413C2E39" w:rsidP="267801CB">
      <w:pPr>
        <w:pStyle w:val="ListParagraph"/>
        <w:numPr>
          <w:ilvl w:val="2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 xml:space="preserve">Hardware schematic (using PSpice, TinyCAD, EAGLE, etc.) </w:t>
      </w:r>
    </w:p>
    <w:p w14:paraId="67101161" w14:textId="77777777" w:rsidR="413C2E39" w:rsidRDefault="413C2E39" w:rsidP="267801CB">
      <w:pPr>
        <w:pStyle w:val="ListParagraph"/>
        <w:numPr>
          <w:ilvl w:val="2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67801CB">
        <w:rPr>
          <w:rFonts w:ascii="Times New Roman" w:eastAsia="Times New Roman" w:hAnsi="Times New Roman" w:cs="Times New Roman"/>
          <w:sz w:val="24"/>
          <w:szCs w:val="24"/>
        </w:rPr>
        <w:t>Problem-solving (describe problems you encountered and how you solved them)</w:t>
      </w:r>
    </w:p>
    <w:p w14:paraId="6E77AFB2" w14:textId="77777777" w:rsidR="0C4ECC43" w:rsidRDefault="0C4ECC43" w:rsidP="267801CB">
      <w:pPr>
        <w:pStyle w:val="Heading2"/>
      </w:pPr>
      <w:bookmarkStart w:id="39" w:name="_Toc1072971673"/>
      <w:r>
        <w:t>Time Sheet</w:t>
      </w:r>
      <w:bookmarkEnd w:id="39"/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1190"/>
        <w:gridCol w:w="1290"/>
        <w:gridCol w:w="825"/>
        <w:gridCol w:w="750"/>
        <w:gridCol w:w="1288"/>
        <w:gridCol w:w="4007"/>
      </w:tblGrid>
      <w:tr w:rsidR="267801CB" w14:paraId="52A5C48A" w14:textId="77777777" w:rsidTr="267801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009C2A5E" w14:textId="77777777" w:rsidR="267801CB" w:rsidRDefault="267801CB">
            <w:r>
              <w:t xml:space="preserve"> Name</w:t>
            </w:r>
          </w:p>
        </w:tc>
        <w:tc>
          <w:tcPr>
            <w:tcW w:w="1290" w:type="dxa"/>
          </w:tcPr>
          <w:p w14:paraId="0211FE71" w14:textId="77777777" w:rsidR="267801CB" w:rsidRDefault="267801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825" w:type="dxa"/>
          </w:tcPr>
          <w:p w14:paraId="075AE190" w14:textId="77777777" w:rsidR="267801CB" w:rsidRDefault="267801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Start Time</w:t>
            </w:r>
          </w:p>
        </w:tc>
        <w:tc>
          <w:tcPr>
            <w:tcW w:w="750" w:type="dxa"/>
          </w:tcPr>
          <w:p w14:paraId="448C0C3E" w14:textId="77777777" w:rsidR="267801CB" w:rsidRDefault="267801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End Time</w:t>
            </w:r>
          </w:p>
        </w:tc>
        <w:tc>
          <w:tcPr>
            <w:tcW w:w="1290" w:type="dxa"/>
          </w:tcPr>
          <w:p w14:paraId="4BBE7731" w14:textId="77777777" w:rsidR="267801CB" w:rsidRDefault="267801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Time Spent</w:t>
            </w:r>
          </w:p>
        </w:tc>
        <w:tc>
          <w:tcPr>
            <w:tcW w:w="4014" w:type="dxa"/>
          </w:tcPr>
          <w:p w14:paraId="64EF7D46" w14:textId="77777777" w:rsidR="267801CB" w:rsidRDefault="267801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Tasks / Notes</w:t>
            </w:r>
          </w:p>
        </w:tc>
      </w:tr>
      <w:tr w:rsidR="267801CB" w14:paraId="31280EF6" w14:textId="77777777" w:rsidTr="267801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3C71C15E" w14:textId="77777777" w:rsidR="267801CB" w:rsidRDefault="267801C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Nicholas George</w:t>
            </w:r>
          </w:p>
        </w:tc>
        <w:tc>
          <w:tcPr>
            <w:tcW w:w="1290" w:type="dxa"/>
          </w:tcPr>
          <w:p w14:paraId="731407D1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11/01/2023</w:t>
            </w:r>
          </w:p>
        </w:tc>
        <w:tc>
          <w:tcPr>
            <w:tcW w:w="825" w:type="dxa"/>
          </w:tcPr>
          <w:p w14:paraId="627CC081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13:00</w:t>
            </w:r>
          </w:p>
        </w:tc>
        <w:tc>
          <w:tcPr>
            <w:tcW w:w="750" w:type="dxa"/>
          </w:tcPr>
          <w:p w14:paraId="66F1FE23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14:30</w:t>
            </w:r>
          </w:p>
        </w:tc>
        <w:tc>
          <w:tcPr>
            <w:tcW w:w="1290" w:type="dxa"/>
          </w:tcPr>
          <w:p w14:paraId="6CAF666B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Hr. 30 Min.</w:t>
            </w:r>
          </w:p>
        </w:tc>
        <w:tc>
          <w:tcPr>
            <w:tcW w:w="4014" w:type="dxa"/>
          </w:tcPr>
          <w:p w14:paraId="1FF911AE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Lab Notebook 03 documentation</w:t>
            </w:r>
          </w:p>
        </w:tc>
      </w:tr>
      <w:tr w:rsidR="267801CB" w14:paraId="78B45AED" w14:textId="77777777" w:rsidTr="267801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68D2C988" w14:textId="77777777" w:rsidR="267801CB" w:rsidRDefault="267801CB">
            <w:pPr>
              <w:rPr>
                <w:b w:val="0"/>
                <w:bCs w:val="0"/>
              </w:rPr>
            </w:pPr>
          </w:p>
        </w:tc>
        <w:tc>
          <w:tcPr>
            <w:tcW w:w="1290" w:type="dxa"/>
          </w:tcPr>
          <w:p w14:paraId="798A6242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25" w:type="dxa"/>
          </w:tcPr>
          <w:p w14:paraId="4CE887D8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50" w:type="dxa"/>
          </w:tcPr>
          <w:p w14:paraId="0FB04BB4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954F0E2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14" w:type="dxa"/>
          </w:tcPr>
          <w:p w14:paraId="4AAA0CA8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267801CB" w14:paraId="7D4180EC" w14:textId="77777777" w:rsidTr="267801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3A112465" w14:textId="77777777" w:rsidR="267801CB" w:rsidRDefault="267801CB">
            <w:pPr>
              <w:rPr>
                <w:b w:val="0"/>
                <w:bCs w:val="0"/>
              </w:rPr>
            </w:pPr>
          </w:p>
        </w:tc>
        <w:tc>
          <w:tcPr>
            <w:tcW w:w="1290" w:type="dxa"/>
          </w:tcPr>
          <w:p w14:paraId="3EADF88E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25" w:type="dxa"/>
          </w:tcPr>
          <w:p w14:paraId="33252C77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50" w:type="dxa"/>
          </w:tcPr>
          <w:p w14:paraId="342792A5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6D318D5E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14" w:type="dxa"/>
          </w:tcPr>
          <w:p w14:paraId="21094FA7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267801CB" w14:paraId="37B9CFD8" w14:textId="77777777" w:rsidTr="267801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54FBD3F8" w14:textId="77777777" w:rsidR="267801CB" w:rsidRDefault="267801CB">
            <w:pPr>
              <w:rPr>
                <w:b w:val="0"/>
                <w:bCs w:val="0"/>
              </w:rPr>
            </w:pPr>
          </w:p>
        </w:tc>
        <w:tc>
          <w:tcPr>
            <w:tcW w:w="1290" w:type="dxa"/>
          </w:tcPr>
          <w:p w14:paraId="5BFFC335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25" w:type="dxa"/>
          </w:tcPr>
          <w:p w14:paraId="7DF0BA97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50" w:type="dxa"/>
          </w:tcPr>
          <w:p w14:paraId="17333A1B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2348CC0B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14" w:type="dxa"/>
          </w:tcPr>
          <w:p w14:paraId="3AC8783F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267801CB" w14:paraId="1359CB90" w14:textId="77777777" w:rsidTr="267801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6E676BD4" w14:textId="77777777" w:rsidR="267801CB" w:rsidRDefault="267801CB">
            <w:pPr>
              <w:rPr>
                <w:b w:val="0"/>
                <w:bCs w:val="0"/>
              </w:rPr>
            </w:pPr>
          </w:p>
        </w:tc>
        <w:tc>
          <w:tcPr>
            <w:tcW w:w="1290" w:type="dxa"/>
          </w:tcPr>
          <w:p w14:paraId="10A0A678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25" w:type="dxa"/>
          </w:tcPr>
          <w:p w14:paraId="7E1F0635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50" w:type="dxa"/>
          </w:tcPr>
          <w:p w14:paraId="073E1D70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4FC00AA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14" w:type="dxa"/>
          </w:tcPr>
          <w:p w14:paraId="02B275B1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267801CB" w14:paraId="3A2806E4" w14:textId="77777777" w:rsidTr="267801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76E318FF" w14:textId="77777777" w:rsidR="267801CB" w:rsidRDefault="267801CB">
            <w:pPr>
              <w:rPr>
                <w:b w:val="0"/>
                <w:bCs w:val="0"/>
              </w:rPr>
            </w:pPr>
          </w:p>
        </w:tc>
        <w:tc>
          <w:tcPr>
            <w:tcW w:w="1290" w:type="dxa"/>
          </w:tcPr>
          <w:p w14:paraId="0142DCA3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25" w:type="dxa"/>
          </w:tcPr>
          <w:p w14:paraId="7D16FF33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50" w:type="dxa"/>
          </w:tcPr>
          <w:p w14:paraId="76494B40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4D8C810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14" w:type="dxa"/>
          </w:tcPr>
          <w:p w14:paraId="3B800AB8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267801CB" w14:paraId="5BE322C2" w14:textId="77777777" w:rsidTr="267801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2C9D2EB3" w14:textId="77777777" w:rsidR="267801CB" w:rsidRDefault="267801CB">
            <w:pPr>
              <w:rPr>
                <w:b w:val="0"/>
                <w:bCs w:val="0"/>
              </w:rPr>
            </w:pPr>
          </w:p>
        </w:tc>
        <w:tc>
          <w:tcPr>
            <w:tcW w:w="1290" w:type="dxa"/>
          </w:tcPr>
          <w:p w14:paraId="251542A6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25" w:type="dxa"/>
          </w:tcPr>
          <w:p w14:paraId="3BAAA7EE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50" w:type="dxa"/>
          </w:tcPr>
          <w:p w14:paraId="1CF93632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1FA0E2C0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14" w:type="dxa"/>
          </w:tcPr>
          <w:p w14:paraId="7A279745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267801CB" w14:paraId="7DE9C521" w14:textId="77777777" w:rsidTr="267801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33B94D83" w14:textId="77777777" w:rsidR="267801CB" w:rsidRDefault="267801CB">
            <w:pPr>
              <w:rPr>
                <w:b w:val="0"/>
                <w:bCs w:val="0"/>
              </w:rPr>
            </w:pPr>
          </w:p>
        </w:tc>
        <w:tc>
          <w:tcPr>
            <w:tcW w:w="1290" w:type="dxa"/>
          </w:tcPr>
          <w:p w14:paraId="66DF56AE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25" w:type="dxa"/>
          </w:tcPr>
          <w:p w14:paraId="210D44FA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50" w:type="dxa"/>
          </w:tcPr>
          <w:p w14:paraId="151BF6A7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6CD2113F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14" w:type="dxa"/>
          </w:tcPr>
          <w:p w14:paraId="51ECA103" w14:textId="77777777" w:rsidR="267801CB" w:rsidRDefault="26780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C3C896A" w14:textId="77777777" w:rsidR="267801CB" w:rsidRDefault="267801CB" w:rsidP="267801CB"/>
    <w:p w14:paraId="097055E4" w14:textId="77777777" w:rsidR="7B69E434" w:rsidRDefault="7B69E434" w:rsidP="267801CB"/>
    <w:p w14:paraId="359BD004" w14:textId="77777777" w:rsidR="20094019" w:rsidRDefault="1AA4636E" w:rsidP="7B69E434">
      <w:pPr>
        <w:pStyle w:val="Heading1"/>
      </w:pPr>
      <w:bookmarkStart w:id="40" w:name="_Toc1072355360"/>
      <w:r>
        <w:t>Component Specifications (Data Sheets)</w:t>
      </w:r>
      <w:bookmarkEnd w:id="40"/>
    </w:p>
    <w:p w14:paraId="3587E82B" w14:textId="77777777" w:rsidR="3A8B6E1A" w:rsidRDefault="75F7D1B9" w:rsidP="7B69E434">
      <w:pPr>
        <w:pStyle w:val="Heading2"/>
      </w:pPr>
      <w:bookmarkStart w:id="41" w:name="_Toc1407017209"/>
      <w:r>
        <w:t>Mbed Pinout</w:t>
      </w:r>
      <w:bookmarkEnd w:id="41"/>
    </w:p>
    <w:p w14:paraId="39E294BC" w14:textId="77777777" w:rsidR="3A8B6E1A" w:rsidRDefault="3A8B6E1A" w:rsidP="7B69E434">
      <w:r>
        <w:rPr>
          <w:noProof/>
        </w:rPr>
        <w:drawing>
          <wp:inline distT="0" distB="0" distL="0" distR="0" wp14:anchorId="149DEAED" wp14:editId="094A3216">
            <wp:extent cx="5657850" cy="3760113"/>
            <wp:effectExtent l="0" t="0" r="0" b="0"/>
            <wp:docPr id="1274005049" name="Picture 1274005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76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C557" w14:textId="77777777" w:rsidR="7B69E434" w:rsidRDefault="7B69E434" w:rsidP="7B69E434"/>
    <w:p w14:paraId="354F7AAA" w14:textId="77777777" w:rsidR="0EB96EA9" w:rsidRDefault="6AA37725" w:rsidP="7B69E434">
      <w:pPr>
        <w:pStyle w:val="Heading2"/>
      </w:pPr>
      <w:bookmarkStart w:id="42" w:name="_Toc1194892132"/>
      <w:r>
        <w:t>Mbed Datasheet</w:t>
      </w:r>
      <w:bookmarkEnd w:id="42"/>
    </w:p>
    <w:p w14:paraId="4521A05A" w14:textId="77777777" w:rsidR="4B3D45BC" w:rsidRDefault="00DD62D9" w:rsidP="7B69E434">
      <w:hyperlink r:id="rId83">
        <w:r w:rsidR="4B3D45BC" w:rsidRPr="7B69E434">
          <w:rPr>
            <w:rStyle w:val="Hyperlink"/>
          </w:rPr>
          <w:t>https://www.nxp.com/docs/en/data-sheet/KL25P80M48SF0.pdf</w:t>
        </w:r>
      </w:hyperlink>
    </w:p>
    <w:p w14:paraId="3611794F" w14:textId="77777777" w:rsidR="7B69E434" w:rsidRDefault="7B69E434" w:rsidP="7B69E434">
      <w:pPr>
        <w:pStyle w:val="Heading2"/>
      </w:pPr>
    </w:p>
    <w:p w14:paraId="576792A8" w14:textId="77777777" w:rsidR="0B2C8DC5" w:rsidRDefault="421658CB" w:rsidP="7B69E434">
      <w:pPr>
        <w:pStyle w:val="Heading2"/>
      </w:pPr>
      <w:bookmarkStart w:id="43" w:name="_Toc270964253"/>
      <w:r>
        <w:t>MOSFET (IRF540NPBF) Datasheet</w:t>
      </w:r>
      <w:bookmarkEnd w:id="43"/>
    </w:p>
    <w:p w14:paraId="3B721165" w14:textId="77777777" w:rsidR="43E09E5F" w:rsidRDefault="00DD62D9" w:rsidP="7B69E434">
      <w:hyperlink r:id="rId84">
        <w:r w:rsidR="43E09E5F" w:rsidRPr="7B69E434">
          <w:rPr>
            <w:rStyle w:val="Hyperlink"/>
          </w:rPr>
          <w:t>https://www.infineon.com/dgdl/irf540npbf.pdf?fileId=5546d462533600a4015355e39f0d19a1</w:t>
        </w:r>
      </w:hyperlink>
    </w:p>
    <w:p w14:paraId="22122BC8" w14:textId="77777777" w:rsidR="7B69E434" w:rsidRDefault="7B69E434" w:rsidP="7B69E434"/>
    <w:p w14:paraId="2E265433" w14:textId="77777777" w:rsidR="5134775D" w:rsidRPr="00495AB6" w:rsidRDefault="1F265D16" w:rsidP="7B69E434">
      <w:pPr>
        <w:pStyle w:val="Heading2"/>
      </w:pPr>
      <w:bookmarkStart w:id="44" w:name="_Toc1887585696"/>
      <w:r>
        <w:lastRenderedPageBreak/>
        <w:t>S</w:t>
      </w:r>
      <w:r w:rsidR="662BAE18">
        <w:t>c</w:t>
      </w:r>
      <w:r>
        <w:t>hottky Diode (</w:t>
      </w:r>
      <w:r w:rsidR="43253CB7">
        <w:t>MBR1060-E3/45) Datasheet</w:t>
      </w:r>
      <w:bookmarkEnd w:id="44"/>
    </w:p>
    <w:p w14:paraId="0F78F961" w14:textId="77777777" w:rsidR="5134775D" w:rsidRPr="00495AB6" w:rsidRDefault="00DD0063" w:rsidP="7B69E434">
      <w:r>
        <w:fldChar w:fldCharType="begin"/>
      </w:r>
      <w:r w:rsidRPr="00495AB6">
        <w:rPr>
          <w:lang w:val="es-ES"/>
          <w:rPrChange w:id="45" w:author="Vaught, Jacob" w:date="2023-09-11T09:53:00Z">
            <w:rPr/>
          </w:rPrChange>
        </w:rPr>
        <w:instrText>HYPERLINK "https://www.vishay.com/docs/88669/mbr10xx.pdf" \h</w:instrText>
      </w:r>
      <w:r>
        <w:fldChar w:fldCharType="separate"/>
      </w:r>
      <w:r w:rsidR="5134775D" w:rsidRPr="00495AB6">
        <w:rPr>
          <w:rStyle w:val="Hyperlink"/>
        </w:rPr>
        <w:t>https://www.vishay.com/docs/88669/mbr10xx.pdf</w:t>
      </w:r>
      <w:r>
        <w:rPr>
          <w:rStyle w:val="Hyperlink"/>
        </w:rPr>
        <w:fldChar w:fldCharType="end"/>
      </w:r>
      <w:r w:rsidR="5134775D" w:rsidRPr="00495AB6">
        <w:t xml:space="preserve"> </w:t>
      </w:r>
    </w:p>
    <w:p w14:paraId="2F03B157" w14:textId="77777777" w:rsidR="7B69E434" w:rsidRPr="00495AB6" w:rsidRDefault="7B69E434" w:rsidP="7B69E434"/>
    <w:p w14:paraId="3BB72BCD" w14:textId="77777777" w:rsidR="554FE18C" w:rsidRDefault="65D1DE83" w:rsidP="7B69E434">
      <w:pPr>
        <w:pStyle w:val="Heading2"/>
      </w:pPr>
      <w:bookmarkStart w:id="46" w:name="_Toc1991936905"/>
      <w:r>
        <w:t>Motor (RN260-CN-18130) Datasheet</w:t>
      </w:r>
      <w:bookmarkEnd w:id="46"/>
    </w:p>
    <w:p w14:paraId="7D181F1A" w14:textId="77777777" w:rsidR="554FE18C" w:rsidRDefault="00DD0063" w:rsidP="7B69E434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hyperlink r:id="rId85">
        <w:r w:rsidR="6D49A37B" w:rsidRPr="009CDC0B">
          <w:rPr>
            <w:rStyle w:val="Hyperlink"/>
          </w:rPr>
          <w:t>https://community.nxp.com/t5/University-Programs-Knowledge/Freescale-Cup-DC-Motor-Specifications/ta-p/1100465</w:t>
        </w:r>
      </w:hyperlink>
      <w:r w:rsidR="6D49A37B">
        <w:t xml:space="preserve"> </w:t>
      </w:r>
    </w:p>
    <w:p w14:paraId="216E1B2A" w14:textId="77777777" w:rsidR="009CDC0B" w:rsidRDefault="009CDC0B" w:rsidP="009CDC0B"/>
    <w:p w14:paraId="1814D155" w14:textId="77777777" w:rsidR="1CB5632B" w:rsidRDefault="6D4B982D" w:rsidP="009CDC0B">
      <w:pPr>
        <w:pStyle w:val="Heading2"/>
      </w:pPr>
      <w:bookmarkStart w:id="47" w:name="_Toc1645386730"/>
      <w:r>
        <w:t>Voltage Regulator (L7805CV) Datasheet</w:t>
      </w:r>
      <w:bookmarkEnd w:id="47"/>
    </w:p>
    <w:p w14:paraId="71AF70C2" w14:textId="77777777" w:rsidR="1CB5632B" w:rsidRDefault="00DD62D9" w:rsidP="009CDC0B">
      <w:hyperlink r:id="rId86">
        <w:r w:rsidR="1CB5632B" w:rsidRPr="009CDC0B">
          <w:rPr>
            <w:rStyle w:val="Hyperlink"/>
          </w:rPr>
          <w:t>https://www.st.com/content/ccc/resource/technical/document/datasheet/41/4f/b3/b0/12/d4/47/88/CD00000444.pdf/files/CD00000444.pdf/jcr:content/translations/en.CD00000444.pdf</w:t>
        </w:r>
      </w:hyperlink>
      <w:r w:rsidR="1CB5632B">
        <w:t xml:space="preserve"> </w:t>
      </w:r>
    </w:p>
    <w:p w14:paraId="7285BC3B" w14:textId="77777777" w:rsidR="009CDC0B" w:rsidRDefault="009CDC0B" w:rsidP="009CDC0B"/>
    <w:p w14:paraId="0F932A15" w14:textId="77777777" w:rsidR="0C2514B2" w:rsidRDefault="039BB0EB" w:rsidP="009CDC0B">
      <w:pPr>
        <w:pStyle w:val="Heading2"/>
      </w:pPr>
      <w:bookmarkStart w:id="48" w:name="_Toc1025455983"/>
      <w:r>
        <w:t>Low-Side Gate Driver (TC4428EPA)</w:t>
      </w:r>
      <w:r w:rsidR="22CB7F41">
        <w:t xml:space="preserve"> Datasheet</w:t>
      </w:r>
      <w:bookmarkEnd w:id="48"/>
    </w:p>
    <w:bookmarkStart w:id="49" w:name="_Int_8keTN41O"/>
    <w:p w14:paraId="1BC22AD8" w14:textId="77777777" w:rsidR="0C2514B2" w:rsidRDefault="00DD62D9" w:rsidP="009CDC0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fldChar w:fldCharType="begin"/>
      </w:r>
      <w:r>
        <w:instrText>HYPERLINK "https://ww1.microchip.com/downloads/en/DeviceDoc/20001423J.pdf" \h</w:instrText>
      </w:r>
      <w:r>
        <w:fldChar w:fldCharType="separate"/>
      </w:r>
      <w:r w:rsidR="41ED70FB" w:rsidRPr="4EB4C3C3">
        <w:rPr>
          <w:rStyle w:val="Hyperlink"/>
        </w:rPr>
        <w:t>https://ww1.microchip.com/downloads/en/DeviceDoc/20001423J.pdf</w:t>
      </w:r>
      <w:r>
        <w:rPr>
          <w:rStyle w:val="Hyperlink"/>
        </w:rPr>
        <w:fldChar w:fldCharType="end"/>
      </w:r>
      <w:r w:rsidR="41ED70FB" w:rsidRPr="4EB4C3C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bookmarkEnd w:id="49"/>
    </w:p>
    <w:p w14:paraId="02F25153" w14:textId="77777777" w:rsidR="4EB4C3C3" w:rsidRDefault="4EB4C3C3" w:rsidP="4EB4C3C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526A11D" w14:textId="77777777" w:rsidR="3BC4CA0F" w:rsidRDefault="1385F9B8" w:rsidP="4EB4C3C3">
      <w:pPr>
        <w:pStyle w:val="Heading2"/>
      </w:pPr>
      <w:bookmarkStart w:id="50" w:name="_Toc1978115841"/>
      <w:r>
        <w:t>Optical Sensor (OPB829AZ) Datasheet</w:t>
      </w:r>
      <w:bookmarkEnd w:id="50"/>
    </w:p>
    <w:p w14:paraId="55FFA5B6" w14:textId="77777777" w:rsidR="6BCB9740" w:rsidRDefault="00DD62D9" w:rsidP="4EB4C3C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hyperlink r:id="rId87">
        <w:r w:rsidR="6BCB9740" w:rsidRPr="4EB4C3C3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https://www.ttelectronics.com/TTElectronics/media/ProductFiles/Datasheet/OPB827-829.pdf</w:t>
        </w:r>
      </w:hyperlink>
      <w:r w:rsidR="6BCB9740" w:rsidRPr="4EB4C3C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B850F3C" w14:textId="77777777" w:rsidR="4EB4C3C3" w:rsidRDefault="4EB4C3C3" w:rsidP="4EB4C3C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AA63BA6" w14:textId="77777777" w:rsidR="3BC4CA0F" w:rsidRDefault="1385F9B8" w:rsidP="4EB4C3C3">
      <w:pPr>
        <w:pStyle w:val="Heading2"/>
      </w:pPr>
      <w:bookmarkStart w:id="51" w:name="_Toc782598444"/>
      <w:r>
        <w:t>Frequency to Voltage Converter (LM2907N/NOPB) Datasheet</w:t>
      </w:r>
      <w:bookmarkEnd w:id="51"/>
    </w:p>
    <w:p w14:paraId="664B3AC0" w14:textId="77777777" w:rsidR="37CA6FB5" w:rsidRDefault="00DD62D9" w:rsidP="4EB4C3C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hyperlink r:id="rId88">
        <w:r w:rsidR="37CA6FB5" w:rsidRPr="4EB4C3C3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https://www.ti.com/lit/ds/symlink/lm2907-n.pdf?ts=1694862043100&amp;ref_url=https%253A%252F%252Fwww.google.com%252F</w:t>
        </w:r>
      </w:hyperlink>
      <w:r w:rsidR="37CA6FB5" w:rsidRPr="4EB4C3C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sectPr w:rsidR="37CA6FB5">
      <w:headerReference w:type="default" r:id="rId89"/>
      <w:footerReference w:type="default" r:id="rId9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C8E87" w14:textId="77777777" w:rsidR="001579E3" w:rsidRDefault="001579E3">
      <w:pPr>
        <w:spacing w:after="0" w:line="240" w:lineRule="auto"/>
      </w:pPr>
      <w:r>
        <w:separator/>
      </w:r>
    </w:p>
  </w:endnote>
  <w:endnote w:type="continuationSeparator" w:id="0">
    <w:p w14:paraId="25559A12" w14:textId="77777777" w:rsidR="001579E3" w:rsidRDefault="001579E3">
      <w:pPr>
        <w:spacing w:after="0" w:line="240" w:lineRule="auto"/>
      </w:pPr>
      <w:r>
        <w:continuationSeparator/>
      </w:r>
    </w:p>
  </w:endnote>
  <w:endnote w:type="continuationNotice" w:id="1">
    <w:p w14:paraId="21EAE08A" w14:textId="77777777" w:rsidR="001579E3" w:rsidRDefault="001579E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919CB04" w14:paraId="1C19F543" w14:textId="77777777" w:rsidTr="0919CB04">
      <w:trPr>
        <w:trHeight w:val="300"/>
      </w:trPr>
      <w:tc>
        <w:tcPr>
          <w:tcW w:w="3120" w:type="dxa"/>
        </w:tcPr>
        <w:p w14:paraId="0F1E1208" w14:textId="77777777" w:rsidR="0919CB04" w:rsidRDefault="0919CB04" w:rsidP="0919CB04">
          <w:pPr>
            <w:pStyle w:val="Header"/>
            <w:ind w:left="-115"/>
          </w:pPr>
        </w:p>
      </w:tc>
      <w:tc>
        <w:tcPr>
          <w:tcW w:w="3120" w:type="dxa"/>
        </w:tcPr>
        <w:p w14:paraId="0FA674E2" w14:textId="77777777" w:rsidR="0919CB04" w:rsidRDefault="0919CB04" w:rsidP="0919CB04">
          <w:pPr>
            <w:pStyle w:val="Header"/>
            <w:jc w:val="center"/>
          </w:pPr>
        </w:p>
      </w:tc>
      <w:tc>
        <w:tcPr>
          <w:tcW w:w="3120" w:type="dxa"/>
        </w:tcPr>
        <w:p w14:paraId="7FDEA983" w14:textId="77777777" w:rsidR="0919CB04" w:rsidRDefault="0919CB04" w:rsidP="0919CB04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 w:rsidR="00DD62D9">
            <w:fldChar w:fldCharType="separate"/>
          </w:r>
          <w:r w:rsidR="00DD62D9"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>NUMPAGES</w:instrText>
          </w:r>
          <w:r w:rsidR="00DD62D9">
            <w:fldChar w:fldCharType="separate"/>
          </w:r>
          <w:r w:rsidR="00DD62D9">
            <w:rPr>
              <w:noProof/>
            </w:rPr>
            <w:t>2</w:t>
          </w:r>
          <w:r>
            <w:fldChar w:fldCharType="end"/>
          </w:r>
        </w:p>
      </w:tc>
    </w:tr>
  </w:tbl>
  <w:p w14:paraId="2AE2C9C2" w14:textId="77777777" w:rsidR="0919CB04" w:rsidRDefault="0919CB04" w:rsidP="0919CB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701B01" w14:textId="77777777" w:rsidR="001579E3" w:rsidRDefault="001579E3">
      <w:pPr>
        <w:spacing w:after="0" w:line="240" w:lineRule="auto"/>
      </w:pPr>
      <w:r>
        <w:separator/>
      </w:r>
    </w:p>
  </w:footnote>
  <w:footnote w:type="continuationSeparator" w:id="0">
    <w:p w14:paraId="0FF4DF46" w14:textId="77777777" w:rsidR="001579E3" w:rsidRDefault="001579E3">
      <w:pPr>
        <w:spacing w:after="0" w:line="240" w:lineRule="auto"/>
      </w:pPr>
      <w:r>
        <w:continuationSeparator/>
      </w:r>
    </w:p>
  </w:footnote>
  <w:footnote w:type="continuationNotice" w:id="1">
    <w:p w14:paraId="14997D58" w14:textId="77777777" w:rsidR="001579E3" w:rsidRDefault="001579E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919CB04" w14:paraId="1B75E3BA" w14:textId="77777777" w:rsidTr="0919CB04">
      <w:trPr>
        <w:trHeight w:val="300"/>
      </w:trPr>
      <w:tc>
        <w:tcPr>
          <w:tcW w:w="3120" w:type="dxa"/>
        </w:tcPr>
        <w:p w14:paraId="184857BD" w14:textId="77777777" w:rsidR="0919CB04" w:rsidRDefault="0919CB04" w:rsidP="0919CB04">
          <w:pPr>
            <w:pStyle w:val="Header"/>
            <w:ind w:left="-115"/>
          </w:pPr>
        </w:p>
      </w:tc>
      <w:tc>
        <w:tcPr>
          <w:tcW w:w="3120" w:type="dxa"/>
        </w:tcPr>
        <w:p w14:paraId="2A5A9958" w14:textId="77777777" w:rsidR="0919CB04" w:rsidRDefault="0919CB04" w:rsidP="0919CB04">
          <w:pPr>
            <w:pStyle w:val="Header"/>
            <w:jc w:val="center"/>
          </w:pPr>
        </w:p>
      </w:tc>
      <w:tc>
        <w:tcPr>
          <w:tcW w:w="3120" w:type="dxa"/>
        </w:tcPr>
        <w:p w14:paraId="70B99AD5" w14:textId="77777777" w:rsidR="0919CB04" w:rsidRDefault="0919CB04" w:rsidP="0919CB04">
          <w:pPr>
            <w:pStyle w:val="Header"/>
            <w:ind w:right="-115"/>
            <w:jc w:val="right"/>
          </w:pPr>
        </w:p>
      </w:tc>
    </w:tr>
  </w:tbl>
  <w:p w14:paraId="14AE2446" w14:textId="77777777" w:rsidR="0919CB04" w:rsidRDefault="0919CB04" w:rsidP="0919CB04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8keTN41O" int2:invalidationBookmarkName="" int2:hashCode="sLQdn1CaCFfPkI" int2:id="plmkT8tC">
      <int2:state int2:value="Rejected" int2:type="WordDesignerDefaultAnnotation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CD966"/>
    <w:multiLevelType w:val="hybridMultilevel"/>
    <w:tmpl w:val="F642DDEA"/>
    <w:lvl w:ilvl="0" w:tplc="EC561D6A">
      <w:start w:val="1"/>
      <w:numFmt w:val="decimal"/>
      <w:lvlText w:val="%1."/>
      <w:lvlJc w:val="left"/>
      <w:pPr>
        <w:ind w:left="720" w:hanging="360"/>
      </w:pPr>
    </w:lvl>
    <w:lvl w:ilvl="1" w:tplc="E4204D66">
      <w:start w:val="1"/>
      <w:numFmt w:val="lowerLetter"/>
      <w:lvlText w:val="%2."/>
      <w:lvlJc w:val="left"/>
      <w:pPr>
        <w:ind w:left="1440" w:hanging="360"/>
      </w:pPr>
    </w:lvl>
    <w:lvl w:ilvl="2" w:tplc="C8723770">
      <w:start w:val="1"/>
      <w:numFmt w:val="lowerRoman"/>
      <w:lvlText w:val="%3."/>
      <w:lvlJc w:val="right"/>
      <w:pPr>
        <w:ind w:left="2160" w:hanging="180"/>
      </w:pPr>
    </w:lvl>
    <w:lvl w:ilvl="3" w:tplc="48E26E78">
      <w:start w:val="1"/>
      <w:numFmt w:val="decimal"/>
      <w:lvlText w:val="%4."/>
      <w:lvlJc w:val="left"/>
      <w:pPr>
        <w:ind w:left="2880" w:hanging="360"/>
      </w:pPr>
    </w:lvl>
    <w:lvl w:ilvl="4" w:tplc="880225B2">
      <w:start w:val="1"/>
      <w:numFmt w:val="lowerLetter"/>
      <w:lvlText w:val="%5."/>
      <w:lvlJc w:val="left"/>
      <w:pPr>
        <w:ind w:left="3600" w:hanging="360"/>
      </w:pPr>
    </w:lvl>
    <w:lvl w:ilvl="5" w:tplc="8ADEF2F0">
      <w:start w:val="1"/>
      <w:numFmt w:val="lowerRoman"/>
      <w:lvlText w:val="%6."/>
      <w:lvlJc w:val="right"/>
      <w:pPr>
        <w:ind w:left="4320" w:hanging="180"/>
      </w:pPr>
    </w:lvl>
    <w:lvl w:ilvl="6" w:tplc="88C09DC8">
      <w:start w:val="1"/>
      <w:numFmt w:val="decimal"/>
      <w:lvlText w:val="%7."/>
      <w:lvlJc w:val="left"/>
      <w:pPr>
        <w:ind w:left="5040" w:hanging="360"/>
      </w:pPr>
    </w:lvl>
    <w:lvl w:ilvl="7" w:tplc="6BECA750">
      <w:start w:val="1"/>
      <w:numFmt w:val="lowerLetter"/>
      <w:lvlText w:val="%8."/>
      <w:lvlJc w:val="left"/>
      <w:pPr>
        <w:ind w:left="5760" w:hanging="360"/>
      </w:pPr>
    </w:lvl>
    <w:lvl w:ilvl="8" w:tplc="31863C6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688EC"/>
    <w:multiLevelType w:val="hybridMultilevel"/>
    <w:tmpl w:val="0C349A30"/>
    <w:lvl w:ilvl="0" w:tplc="C2DCE34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B76B5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F83E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7422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6CBF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2AFB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A437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36E4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48A7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3DBBF"/>
    <w:multiLevelType w:val="hybridMultilevel"/>
    <w:tmpl w:val="051C557C"/>
    <w:lvl w:ilvl="0" w:tplc="FD6EEEB2">
      <w:start w:val="1"/>
      <w:numFmt w:val="decimal"/>
      <w:lvlText w:val="%1."/>
      <w:lvlJc w:val="left"/>
      <w:pPr>
        <w:ind w:left="720" w:hanging="360"/>
      </w:pPr>
    </w:lvl>
    <w:lvl w:ilvl="1" w:tplc="D0E6A794">
      <w:start w:val="1"/>
      <w:numFmt w:val="lowerLetter"/>
      <w:lvlText w:val="%2."/>
      <w:lvlJc w:val="left"/>
      <w:pPr>
        <w:ind w:left="1440" w:hanging="360"/>
      </w:pPr>
    </w:lvl>
    <w:lvl w:ilvl="2" w:tplc="7676E866">
      <w:start w:val="1"/>
      <w:numFmt w:val="lowerRoman"/>
      <w:lvlText w:val="%3."/>
      <w:lvlJc w:val="right"/>
      <w:pPr>
        <w:ind w:left="2160" w:hanging="180"/>
      </w:pPr>
    </w:lvl>
    <w:lvl w:ilvl="3" w:tplc="0FE072BC">
      <w:start w:val="1"/>
      <w:numFmt w:val="decimal"/>
      <w:lvlText w:val="%4."/>
      <w:lvlJc w:val="left"/>
      <w:pPr>
        <w:ind w:left="2880" w:hanging="360"/>
      </w:pPr>
    </w:lvl>
    <w:lvl w:ilvl="4" w:tplc="3872E01C">
      <w:start w:val="1"/>
      <w:numFmt w:val="lowerLetter"/>
      <w:lvlText w:val="%5."/>
      <w:lvlJc w:val="left"/>
      <w:pPr>
        <w:ind w:left="3600" w:hanging="360"/>
      </w:pPr>
    </w:lvl>
    <w:lvl w:ilvl="5" w:tplc="56EC11D6">
      <w:start w:val="1"/>
      <w:numFmt w:val="lowerRoman"/>
      <w:lvlText w:val="%6."/>
      <w:lvlJc w:val="right"/>
      <w:pPr>
        <w:ind w:left="4320" w:hanging="180"/>
      </w:pPr>
    </w:lvl>
    <w:lvl w:ilvl="6" w:tplc="7C7C2A90">
      <w:start w:val="1"/>
      <w:numFmt w:val="decimal"/>
      <w:lvlText w:val="%7."/>
      <w:lvlJc w:val="left"/>
      <w:pPr>
        <w:ind w:left="5040" w:hanging="360"/>
      </w:pPr>
    </w:lvl>
    <w:lvl w:ilvl="7" w:tplc="26584D32">
      <w:start w:val="1"/>
      <w:numFmt w:val="lowerLetter"/>
      <w:lvlText w:val="%8."/>
      <w:lvlJc w:val="left"/>
      <w:pPr>
        <w:ind w:left="5760" w:hanging="360"/>
      </w:pPr>
    </w:lvl>
    <w:lvl w:ilvl="8" w:tplc="EE04D3E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265FB2"/>
    <w:multiLevelType w:val="hybridMultilevel"/>
    <w:tmpl w:val="3FA03CFC"/>
    <w:lvl w:ilvl="0" w:tplc="F24C0C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7420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8CB6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0606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7447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C0F8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E86D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9803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3CC7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FC6AA9"/>
    <w:multiLevelType w:val="hybridMultilevel"/>
    <w:tmpl w:val="0D48C8E2"/>
    <w:lvl w:ilvl="0" w:tplc="3EFCC700">
      <w:start w:val="1"/>
      <w:numFmt w:val="decimal"/>
      <w:lvlText w:val="%1."/>
      <w:lvlJc w:val="left"/>
      <w:pPr>
        <w:ind w:left="720" w:hanging="360"/>
      </w:pPr>
    </w:lvl>
    <w:lvl w:ilvl="1" w:tplc="052475F2">
      <w:start w:val="1"/>
      <w:numFmt w:val="lowerLetter"/>
      <w:lvlText w:val="%2."/>
      <w:lvlJc w:val="left"/>
      <w:pPr>
        <w:ind w:left="1440" w:hanging="360"/>
      </w:pPr>
    </w:lvl>
    <w:lvl w:ilvl="2" w:tplc="4586B744">
      <w:start w:val="1"/>
      <w:numFmt w:val="lowerRoman"/>
      <w:lvlText w:val="%3."/>
      <w:lvlJc w:val="right"/>
      <w:pPr>
        <w:ind w:left="2160" w:hanging="180"/>
      </w:pPr>
    </w:lvl>
    <w:lvl w:ilvl="3" w:tplc="3E0C9C38">
      <w:start w:val="1"/>
      <w:numFmt w:val="decimal"/>
      <w:lvlText w:val="%4."/>
      <w:lvlJc w:val="left"/>
      <w:pPr>
        <w:ind w:left="2880" w:hanging="360"/>
      </w:pPr>
    </w:lvl>
    <w:lvl w:ilvl="4" w:tplc="C08A2694">
      <w:start w:val="1"/>
      <w:numFmt w:val="lowerLetter"/>
      <w:lvlText w:val="%5."/>
      <w:lvlJc w:val="left"/>
      <w:pPr>
        <w:ind w:left="3600" w:hanging="360"/>
      </w:pPr>
    </w:lvl>
    <w:lvl w:ilvl="5" w:tplc="71380BB2">
      <w:start w:val="1"/>
      <w:numFmt w:val="lowerRoman"/>
      <w:lvlText w:val="%6."/>
      <w:lvlJc w:val="right"/>
      <w:pPr>
        <w:ind w:left="4320" w:hanging="180"/>
      </w:pPr>
    </w:lvl>
    <w:lvl w:ilvl="6" w:tplc="2F60C0B0">
      <w:start w:val="1"/>
      <w:numFmt w:val="decimal"/>
      <w:lvlText w:val="%7."/>
      <w:lvlJc w:val="left"/>
      <w:pPr>
        <w:ind w:left="5040" w:hanging="360"/>
      </w:pPr>
    </w:lvl>
    <w:lvl w:ilvl="7" w:tplc="D180B8EC">
      <w:start w:val="1"/>
      <w:numFmt w:val="lowerLetter"/>
      <w:lvlText w:val="%8."/>
      <w:lvlJc w:val="left"/>
      <w:pPr>
        <w:ind w:left="5760" w:hanging="360"/>
      </w:pPr>
    </w:lvl>
    <w:lvl w:ilvl="8" w:tplc="E93AF5F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AB3F6A"/>
    <w:multiLevelType w:val="hybridMultilevel"/>
    <w:tmpl w:val="2596383C"/>
    <w:lvl w:ilvl="0" w:tplc="D5D02D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4267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E1B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6CAF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8803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AC33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66D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6AC7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D2D5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612FB7"/>
    <w:multiLevelType w:val="hybridMultilevel"/>
    <w:tmpl w:val="AD0E859A"/>
    <w:lvl w:ilvl="0" w:tplc="EE5CD6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0A66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D036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16D3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B46C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7627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3ECC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6E27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E471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AB55BA"/>
    <w:multiLevelType w:val="hybridMultilevel"/>
    <w:tmpl w:val="4DAE6F0C"/>
    <w:lvl w:ilvl="0" w:tplc="A808A72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096B0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7C02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E853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CA98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A8B6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AE40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343E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0030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DE3B8E"/>
    <w:multiLevelType w:val="hybridMultilevel"/>
    <w:tmpl w:val="3D7C0D80"/>
    <w:lvl w:ilvl="0" w:tplc="40B6D68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3D2623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55E16D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AC883D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E20D60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8C827A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65A772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240B4F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40041B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721928"/>
    <w:multiLevelType w:val="hybridMultilevel"/>
    <w:tmpl w:val="42AAEBA8"/>
    <w:lvl w:ilvl="0" w:tplc="18164B1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A38E7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3675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D660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D4CD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2CE7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B837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E6CE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885C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2C4A26"/>
    <w:multiLevelType w:val="hybridMultilevel"/>
    <w:tmpl w:val="E0105928"/>
    <w:lvl w:ilvl="0" w:tplc="B852CF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A059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14E7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DCEB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EE4A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685E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18E1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745B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98B5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80FCD5"/>
    <w:multiLevelType w:val="hybridMultilevel"/>
    <w:tmpl w:val="C2164F98"/>
    <w:lvl w:ilvl="0" w:tplc="DCD21A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B45C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8A4F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E4DB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6222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E406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82BE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94DA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566B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ED3028"/>
    <w:multiLevelType w:val="hybridMultilevel"/>
    <w:tmpl w:val="47F604E2"/>
    <w:lvl w:ilvl="0" w:tplc="ACE2E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4C65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327B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DE7F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1C3A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5AE8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5A8D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00F6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64F2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CA6F11"/>
    <w:multiLevelType w:val="hybridMultilevel"/>
    <w:tmpl w:val="B8FAE5D4"/>
    <w:lvl w:ilvl="0" w:tplc="87D21D6E">
      <w:start w:val="1"/>
      <w:numFmt w:val="decimal"/>
      <w:lvlText w:val="%1."/>
      <w:lvlJc w:val="left"/>
      <w:pPr>
        <w:ind w:left="720" w:hanging="360"/>
      </w:pPr>
    </w:lvl>
    <w:lvl w:ilvl="1" w:tplc="4E9E9D72">
      <w:start w:val="1"/>
      <w:numFmt w:val="lowerLetter"/>
      <w:lvlText w:val="%2."/>
      <w:lvlJc w:val="left"/>
      <w:pPr>
        <w:ind w:left="1440" w:hanging="360"/>
      </w:pPr>
    </w:lvl>
    <w:lvl w:ilvl="2" w:tplc="BA06F4F4">
      <w:start w:val="1"/>
      <w:numFmt w:val="lowerRoman"/>
      <w:lvlText w:val="%3."/>
      <w:lvlJc w:val="right"/>
      <w:pPr>
        <w:ind w:left="2160" w:hanging="180"/>
      </w:pPr>
    </w:lvl>
    <w:lvl w:ilvl="3" w:tplc="BA96B2D4">
      <w:start w:val="1"/>
      <w:numFmt w:val="decimal"/>
      <w:lvlText w:val="%4."/>
      <w:lvlJc w:val="left"/>
      <w:pPr>
        <w:ind w:left="2880" w:hanging="360"/>
      </w:pPr>
    </w:lvl>
    <w:lvl w:ilvl="4" w:tplc="F50203B4">
      <w:start w:val="1"/>
      <w:numFmt w:val="lowerLetter"/>
      <w:lvlText w:val="%5."/>
      <w:lvlJc w:val="left"/>
      <w:pPr>
        <w:ind w:left="3600" w:hanging="360"/>
      </w:pPr>
    </w:lvl>
    <w:lvl w:ilvl="5" w:tplc="86669380">
      <w:start w:val="1"/>
      <w:numFmt w:val="lowerRoman"/>
      <w:lvlText w:val="%6."/>
      <w:lvlJc w:val="right"/>
      <w:pPr>
        <w:ind w:left="4320" w:hanging="180"/>
      </w:pPr>
    </w:lvl>
    <w:lvl w:ilvl="6" w:tplc="3872F72C">
      <w:start w:val="1"/>
      <w:numFmt w:val="decimal"/>
      <w:lvlText w:val="%7."/>
      <w:lvlJc w:val="left"/>
      <w:pPr>
        <w:ind w:left="5040" w:hanging="360"/>
      </w:pPr>
    </w:lvl>
    <w:lvl w:ilvl="7" w:tplc="EBFA8CD4">
      <w:start w:val="1"/>
      <w:numFmt w:val="lowerLetter"/>
      <w:lvlText w:val="%8."/>
      <w:lvlJc w:val="left"/>
      <w:pPr>
        <w:ind w:left="5760" w:hanging="360"/>
      </w:pPr>
    </w:lvl>
    <w:lvl w:ilvl="8" w:tplc="1F2C6322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68683D"/>
    <w:multiLevelType w:val="hybridMultilevel"/>
    <w:tmpl w:val="E0B40A56"/>
    <w:lvl w:ilvl="0" w:tplc="E21C03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6A2C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1A7F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4C2F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3221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E66D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7E28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06B0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8CF1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69A0C3"/>
    <w:multiLevelType w:val="hybridMultilevel"/>
    <w:tmpl w:val="12803A98"/>
    <w:lvl w:ilvl="0" w:tplc="283872B4">
      <w:start w:val="1"/>
      <w:numFmt w:val="decimal"/>
      <w:lvlText w:val="%1."/>
      <w:lvlJc w:val="left"/>
      <w:pPr>
        <w:ind w:left="720" w:hanging="360"/>
      </w:pPr>
    </w:lvl>
    <w:lvl w:ilvl="1" w:tplc="079AFA52">
      <w:start w:val="1"/>
      <w:numFmt w:val="lowerLetter"/>
      <w:lvlText w:val="%2."/>
      <w:lvlJc w:val="left"/>
      <w:pPr>
        <w:ind w:left="1440" w:hanging="360"/>
      </w:pPr>
    </w:lvl>
    <w:lvl w:ilvl="2" w:tplc="D5F0E7F0">
      <w:start w:val="1"/>
      <w:numFmt w:val="lowerRoman"/>
      <w:lvlText w:val="%3."/>
      <w:lvlJc w:val="right"/>
      <w:pPr>
        <w:ind w:left="2160" w:hanging="180"/>
      </w:pPr>
    </w:lvl>
    <w:lvl w:ilvl="3" w:tplc="9A924D1E">
      <w:start w:val="1"/>
      <w:numFmt w:val="decimal"/>
      <w:lvlText w:val="%4."/>
      <w:lvlJc w:val="left"/>
      <w:pPr>
        <w:ind w:left="2880" w:hanging="360"/>
      </w:pPr>
    </w:lvl>
    <w:lvl w:ilvl="4" w:tplc="F1F84924">
      <w:start w:val="1"/>
      <w:numFmt w:val="lowerLetter"/>
      <w:lvlText w:val="%5."/>
      <w:lvlJc w:val="left"/>
      <w:pPr>
        <w:ind w:left="3600" w:hanging="360"/>
      </w:pPr>
    </w:lvl>
    <w:lvl w:ilvl="5" w:tplc="6DACFF86">
      <w:start w:val="1"/>
      <w:numFmt w:val="lowerRoman"/>
      <w:lvlText w:val="%6."/>
      <w:lvlJc w:val="right"/>
      <w:pPr>
        <w:ind w:left="4320" w:hanging="180"/>
      </w:pPr>
    </w:lvl>
    <w:lvl w:ilvl="6" w:tplc="53FA090A">
      <w:start w:val="1"/>
      <w:numFmt w:val="decimal"/>
      <w:lvlText w:val="%7."/>
      <w:lvlJc w:val="left"/>
      <w:pPr>
        <w:ind w:left="5040" w:hanging="360"/>
      </w:pPr>
    </w:lvl>
    <w:lvl w:ilvl="7" w:tplc="2E667AD8">
      <w:start w:val="1"/>
      <w:numFmt w:val="lowerLetter"/>
      <w:lvlText w:val="%8."/>
      <w:lvlJc w:val="left"/>
      <w:pPr>
        <w:ind w:left="5760" w:hanging="360"/>
      </w:pPr>
    </w:lvl>
    <w:lvl w:ilvl="8" w:tplc="3FCCF630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64FD0A"/>
    <w:multiLevelType w:val="hybridMultilevel"/>
    <w:tmpl w:val="4ED497D8"/>
    <w:lvl w:ilvl="0" w:tplc="DF648E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CC86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6E7A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5E9D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88B0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F060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C07D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0005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A4B4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3D6A63"/>
    <w:multiLevelType w:val="hybridMultilevel"/>
    <w:tmpl w:val="C2445912"/>
    <w:lvl w:ilvl="0" w:tplc="6122F270">
      <w:start w:val="1"/>
      <w:numFmt w:val="decimal"/>
      <w:lvlText w:val="%1."/>
      <w:lvlJc w:val="left"/>
      <w:pPr>
        <w:ind w:left="720" w:hanging="360"/>
      </w:pPr>
    </w:lvl>
    <w:lvl w:ilvl="1" w:tplc="46B86B14">
      <w:start w:val="1"/>
      <w:numFmt w:val="lowerLetter"/>
      <w:lvlText w:val="%2."/>
      <w:lvlJc w:val="left"/>
      <w:pPr>
        <w:ind w:left="1440" w:hanging="360"/>
      </w:pPr>
    </w:lvl>
    <w:lvl w:ilvl="2" w:tplc="48068818">
      <w:start w:val="1"/>
      <w:numFmt w:val="lowerRoman"/>
      <w:lvlText w:val="%3."/>
      <w:lvlJc w:val="right"/>
      <w:pPr>
        <w:ind w:left="2160" w:hanging="180"/>
      </w:pPr>
    </w:lvl>
    <w:lvl w:ilvl="3" w:tplc="A49ED7A8">
      <w:start w:val="1"/>
      <w:numFmt w:val="decimal"/>
      <w:lvlText w:val="%4."/>
      <w:lvlJc w:val="left"/>
      <w:pPr>
        <w:ind w:left="2880" w:hanging="360"/>
      </w:pPr>
    </w:lvl>
    <w:lvl w:ilvl="4" w:tplc="FF82D310">
      <w:start w:val="1"/>
      <w:numFmt w:val="lowerLetter"/>
      <w:lvlText w:val="%5."/>
      <w:lvlJc w:val="left"/>
      <w:pPr>
        <w:ind w:left="3600" w:hanging="360"/>
      </w:pPr>
    </w:lvl>
    <w:lvl w:ilvl="5" w:tplc="AEB26C92">
      <w:start w:val="1"/>
      <w:numFmt w:val="lowerRoman"/>
      <w:lvlText w:val="%6."/>
      <w:lvlJc w:val="right"/>
      <w:pPr>
        <w:ind w:left="4320" w:hanging="180"/>
      </w:pPr>
    </w:lvl>
    <w:lvl w:ilvl="6" w:tplc="BE3EFF94">
      <w:start w:val="1"/>
      <w:numFmt w:val="decimal"/>
      <w:lvlText w:val="%7."/>
      <w:lvlJc w:val="left"/>
      <w:pPr>
        <w:ind w:left="5040" w:hanging="360"/>
      </w:pPr>
    </w:lvl>
    <w:lvl w:ilvl="7" w:tplc="77CC56AC">
      <w:start w:val="1"/>
      <w:numFmt w:val="lowerLetter"/>
      <w:lvlText w:val="%8."/>
      <w:lvlJc w:val="left"/>
      <w:pPr>
        <w:ind w:left="5760" w:hanging="360"/>
      </w:pPr>
    </w:lvl>
    <w:lvl w:ilvl="8" w:tplc="5EE6F91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A9DDB4"/>
    <w:multiLevelType w:val="hybridMultilevel"/>
    <w:tmpl w:val="E252F4DC"/>
    <w:lvl w:ilvl="0" w:tplc="58DA2C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7A46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FE37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A444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D40B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263D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BCD4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EC46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98FD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2AE955"/>
    <w:multiLevelType w:val="hybridMultilevel"/>
    <w:tmpl w:val="4FD04C5C"/>
    <w:lvl w:ilvl="0" w:tplc="CD90BF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4246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C623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3EEC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70C6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F083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04B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AC97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2439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01264E"/>
    <w:multiLevelType w:val="hybridMultilevel"/>
    <w:tmpl w:val="965A6BD4"/>
    <w:lvl w:ilvl="0" w:tplc="185A8E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2A59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3CAE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D01E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B4E1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9893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84F2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D4D5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30EC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875BA9"/>
    <w:multiLevelType w:val="hybridMultilevel"/>
    <w:tmpl w:val="345068DE"/>
    <w:lvl w:ilvl="0" w:tplc="AB043D0C">
      <w:start w:val="1"/>
      <w:numFmt w:val="decimal"/>
      <w:lvlText w:val="%1."/>
      <w:lvlJc w:val="left"/>
      <w:pPr>
        <w:ind w:left="720" w:hanging="360"/>
      </w:pPr>
    </w:lvl>
    <w:lvl w:ilvl="1" w:tplc="589E038E">
      <w:start w:val="1"/>
      <w:numFmt w:val="lowerLetter"/>
      <w:lvlText w:val="%2."/>
      <w:lvlJc w:val="left"/>
      <w:pPr>
        <w:ind w:left="1440" w:hanging="360"/>
      </w:pPr>
    </w:lvl>
    <w:lvl w:ilvl="2" w:tplc="9B1E53CC">
      <w:start w:val="1"/>
      <w:numFmt w:val="lowerRoman"/>
      <w:lvlText w:val="%3."/>
      <w:lvlJc w:val="right"/>
      <w:pPr>
        <w:ind w:left="2160" w:hanging="180"/>
      </w:pPr>
    </w:lvl>
    <w:lvl w:ilvl="3" w:tplc="24CE5D2C">
      <w:start w:val="1"/>
      <w:numFmt w:val="decimal"/>
      <w:lvlText w:val="%4."/>
      <w:lvlJc w:val="left"/>
      <w:pPr>
        <w:ind w:left="2880" w:hanging="360"/>
      </w:pPr>
    </w:lvl>
    <w:lvl w:ilvl="4" w:tplc="D90C4A7A">
      <w:start w:val="1"/>
      <w:numFmt w:val="lowerLetter"/>
      <w:lvlText w:val="%5."/>
      <w:lvlJc w:val="left"/>
      <w:pPr>
        <w:ind w:left="3600" w:hanging="360"/>
      </w:pPr>
    </w:lvl>
    <w:lvl w:ilvl="5" w:tplc="A9129A70">
      <w:start w:val="1"/>
      <w:numFmt w:val="lowerRoman"/>
      <w:lvlText w:val="%6."/>
      <w:lvlJc w:val="right"/>
      <w:pPr>
        <w:ind w:left="4320" w:hanging="180"/>
      </w:pPr>
    </w:lvl>
    <w:lvl w:ilvl="6" w:tplc="325E87CA">
      <w:start w:val="1"/>
      <w:numFmt w:val="decimal"/>
      <w:lvlText w:val="%7."/>
      <w:lvlJc w:val="left"/>
      <w:pPr>
        <w:ind w:left="5040" w:hanging="360"/>
      </w:pPr>
    </w:lvl>
    <w:lvl w:ilvl="7" w:tplc="D0667F96">
      <w:start w:val="1"/>
      <w:numFmt w:val="lowerLetter"/>
      <w:lvlText w:val="%8."/>
      <w:lvlJc w:val="left"/>
      <w:pPr>
        <w:ind w:left="5760" w:hanging="360"/>
      </w:pPr>
    </w:lvl>
    <w:lvl w:ilvl="8" w:tplc="1BDC1514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E58C07"/>
    <w:multiLevelType w:val="hybridMultilevel"/>
    <w:tmpl w:val="C3288E02"/>
    <w:lvl w:ilvl="0" w:tplc="82A442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68CD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AED9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C817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C07D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0265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06A7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2C90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A076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6631EB"/>
    <w:multiLevelType w:val="hybridMultilevel"/>
    <w:tmpl w:val="C878207C"/>
    <w:lvl w:ilvl="0" w:tplc="A98603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BCF2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784D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42CF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6845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D8A6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AA1D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C09B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283F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A2C4E0"/>
    <w:multiLevelType w:val="hybridMultilevel"/>
    <w:tmpl w:val="547C99A6"/>
    <w:lvl w:ilvl="0" w:tplc="04B01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5E30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FC34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489F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FA5D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70FF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0ECD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5033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8CD3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F28C86"/>
    <w:multiLevelType w:val="hybridMultilevel"/>
    <w:tmpl w:val="6D2A7BC6"/>
    <w:lvl w:ilvl="0" w:tplc="BABAE0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FEA8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FCB3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4ACA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562E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2C05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8054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4C95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5EB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FC8B9B"/>
    <w:multiLevelType w:val="hybridMultilevel"/>
    <w:tmpl w:val="780E21D2"/>
    <w:lvl w:ilvl="0" w:tplc="C9D0B9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440B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AE57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64C3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9055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986A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4056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984C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7AE6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0CD347"/>
    <w:multiLevelType w:val="hybridMultilevel"/>
    <w:tmpl w:val="9FDAEDE0"/>
    <w:lvl w:ilvl="0" w:tplc="2D9AD90C">
      <w:start w:val="1"/>
      <w:numFmt w:val="decimal"/>
      <w:lvlText w:val="%1."/>
      <w:lvlJc w:val="left"/>
      <w:pPr>
        <w:ind w:left="720" w:hanging="360"/>
      </w:pPr>
    </w:lvl>
    <w:lvl w:ilvl="1" w:tplc="3726001C">
      <w:start w:val="1"/>
      <w:numFmt w:val="lowerLetter"/>
      <w:lvlText w:val="%2."/>
      <w:lvlJc w:val="left"/>
      <w:pPr>
        <w:ind w:left="1440" w:hanging="360"/>
      </w:pPr>
    </w:lvl>
    <w:lvl w:ilvl="2" w:tplc="959883CC">
      <w:start w:val="1"/>
      <w:numFmt w:val="lowerRoman"/>
      <w:lvlText w:val="%3."/>
      <w:lvlJc w:val="right"/>
      <w:pPr>
        <w:ind w:left="2160" w:hanging="180"/>
      </w:pPr>
    </w:lvl>
    <w:lvl w:ilvl="3" w:tplc="A8903720">
      <w:start w:val="1"/>
      <w:numFmt w:val="decimal"/>
      <w:lvlText w:val="%4."/>
      <w:lvlJc w:val="left"/>
      <w:pPr>
        <w:ind w:left="2880" w:hanging="360"/>
      </w:pPr>
    </w:lvl>
    <w:lvl w:ilvl="4" w:tplc="5148C5DE">
      <w:start w:val="1"/>
      <w:numFmt w:val="lowerLetter"/>
      <w:lvlText w:val="%5."/>
      <w:lvlJc w:val="left"/>
      <w:pPr>
        <w:ind w:left="3600" w:hanging="360"/>
      </w:pPr>
    </w:lvl>
    <w:lvl w:ilvl="5" w:tplc="5C161992">
      <w:start w:val="1"/>
      <w:numFmt w:val="lowerRoman"/>
      <w:lvlText w:val="%6."/>
      <w:lvlJc w:val="right"/>
      <w:pPr>
        <w:ind w:left="4320" w:hanging="180"/>
      </w:pPr>
    </w:lvl>
    <w:lvl w:ilvl="6" w:tplc="6D58373C">
      <w:start w:val="1"/>
      <w:numFmt w:val="decimal"/>
      <w:lvlText w:val="%7."/>
      <w:lvlJc w:val="left"/>
      <w:pPr>
        <w:ind w:left="5040" w:hanging="360"/>
      </w:pPr>
    </w:lvl>
    <w:lvl w:ilvl="7" w:tplc="5A6EAD30">
      <w:start w:val="1"/>
      <w:numFmt w:val="lowerLetter"/>
      <w:lvlText w:val="%8."/>
      <w:lvlJc w:val="left"/>
      <w:pPr>
        <w:ind w:left="5760" w:hanging="360"/>
      </w:pPr>
    </w:lvl>
    <w:lvl w:ilvl="8" w:tplc="8182E192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81C481"/>
    <w:multiLevelType w:val="hybridMultilevel"/>
    <w:tmpl w:val="BE4CEF24"/>
    <w:lvl w:ilvl="0" w:tplc="BC0CC4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D22D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F484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C6AE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3874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5623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EA4C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184D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B8F8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97B010"/>
    <w:multiLevelType w:val="hybridMultilevel"/>
    <w:tmpl w:val="576ADFDE"/>
    <w:lvl w:ilvl="0" w:tplc="CA50EB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984F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2011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FE9F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204E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EE75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9030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FC4A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B4CA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27A1D8"/>
    <w:multiLevelType w:val="hybridMultilevel"/>
    <w:tmpl w:val="5D2CCF80"/>
    <w:lvl w:ilvl="0" w:tplc="E8107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3652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FA3A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42F9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D861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B04F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5099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AAC8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4A5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466106"/>
    <w:multiLevelType w:val="hybridMultilevel"/>
    <w:tmpl w:val="20D604FC"/>
    <w:lvl w:ilvl="0" w:tplc="7A6279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4C48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389F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D0CE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DC89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62D2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7C64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6E79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5A21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F76F40"/>
    <w:multiLevelType w:val="hybridMultilevel"/>
    <w:tmpl w:val="7AE4EFBE"/>
    <w:lvl w:ilvl="0" w:tplc="1054E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E617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786B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A883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E2F5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30CB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8A3D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FCD9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A83A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FB2A40"/>
    <w:multiLevelType w:val="hybridMultilevel"/>
    <w:tmpl w:val="03CC03F0"/>
    <w:lvl w:ilvl="0" w:tplc="77BE1E04">
      <w:start w:val="1"/>
      <w:numFmt w:val="decimal"/>
      <w:lvlText w:val="%1."/>
      <w:lvlJc w:val="left"/>
      <w:pPr>
        <w:ind w:left="720" w:hanging="360"/>
      </w:pPr>
    </w:lvl>
    <w:lvl w:ilvl="1" w:tplc="D2B8703C">
      <w:start w:val="1"/>
      <w:numFmt w:val="lowerLetter"/>
      <w:lvlText w:val="%2."/>
      <w:lvlJc w:val="left"/>
      <w:pPr>
        <w:ind w:left="1440" w:hanging="360"/>
      </w:pPr>
    </w:lvl>
    <w:lvl w:ilvl="2" w:tplc="43B25472">
      <w:start w:val="1"/>
      <w:numFmt w:val="lowerRoman"/>
      <w:lvlText w:val="%3."/>
      <w:lvlJc w:val="right"/>
      <w:pPr>
        <w:ind w:left="2160" w:hanging="180"/>
      </w:pPr>
    </w:lvl>
    <w:lvl w:ilvl="3" w:tplc="F4921B70">
      <w:start w:val="1"/>
      <w:numFmt w:val="decimal"/>
      <w:lvlText w:val="%4."/>
      <w:lvlJc w:val="left"/>
      <w:pPr>
        <w:ind w:left="2880" w:hanging="360"/>
      </w:pPr>
    </w:lvl>
    <w:lvl w:ilvl="4" w:tplc="EE72488C">
      <w:start w:val="1"/>
      <w:numFmt w:val="lowerLetter"/>
      <w:lvlText w:val="%5."/>
      <w:lvlJc w:val="left"/>
      <w:pPr>
        <w:ind w:left="3600" w:hanging="360"/>
      </w:pPr>
    </w:lvl>
    <w:lvl w:ilvl="5" w:tplc="9F2288E2">
      <w:start w:val="1"/>
      <w:numFmt w:val="lowerRoman"/>
      <w:lvlText w:val="%6."/>
      <w:lvlJc w:val="right"/>
      <w:pPr>
        <w:ind w:left="4320" w:hanging="180"/>
      </w:pPr>
    </w:lvl>
    <w:lvl w:ilvl="6" w:tplc="A5567F1C">
      <w:start w:val="1"/>
      <w:numFmt w:val="decimal"/>
      <w:lvlText w:val="%7."/>
      <w:lvlJc w:val="left"/>
      <w:pPr>
        <w:ind w:left="5040" w:hanging="360"/>
      </w:pPr>
    </w:lvl>
    <w:lvl w:ilvl="7" w:tplc="CE121F3E">
      <w:start w:val="1"/>
      <w:numFmt w:val="lowerLetter"/>
      <w:lvlText w:val="%8."/>
      <w:lvlJc w:val="left"/>
      <w:pPr>
        <w:ind w:left="5760" w:hanging="360"/>
      </w:pPr>
    </w:lvl>
    <w:lvl w:ilvl="8" w:tplc="D16A51F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37CA12"/>
    <w:multiLevelType w:val="hybridMultilevel"/>
    <w:tmpl w:val="3F3E9B38"/>
    <w:lvl w:ilvl="0" w:tplc="3DB6E1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F29E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6EC0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DC6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BC1C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0030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7667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10D1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D6FB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0A41EF"/>
    <w:multiLevelType w:val="hybridMultilevel"/>
    <w:tmpl w:val="4C9C8A3C"/>
    <w:lvl w:ilvl="0" w:tplc="BDA876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7AD9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EAD5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6CFF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EC5A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5893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4458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68ED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AEA7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189213"/>
    <w:multiLevelType w:val="hybridMultilevel"/>
    <w:tmpl w:val="FA1C866C"/>
    <w:lvl w:ilvl="0" w:tplc="51F6DAD4">
      <w:start w:val="1"/>
      <w:numFmt w:val="decimal"/>
      <w:lvlText w:val="%1."/>
      <w:lvlJc w:val="left"/>
      <w:pPr>
        <w:ind w:left="720" w:hanging="360"/>
      </w:pPr>
    </w:lvl>
    <w:lvl w:ilvl="1" w:tplc="B37E7380">
      <w:start w:val="1"/>
      <w:numFmt w:val="lowerLetter"/>
      <w:lvlText w:val="%2."/>
      <w:lvlJc w:val="left"/>
      <w:pPr>
        <w:ind w:left="1440" w:hanging="360"/>
      </w:pPr>
    </w:lvl>
    <w:lvl w:ilvl="2" w:tplc="7F38F704">
      <w:start w:val="1"/>
      <w:numFmt w:val="lowerRoman"/>
      <w:lvlText w:val="%3."/>
      <w:lvlJc w:val="right"/>
      <w:pPr>
        <w:ind w:left="2160" w:hanging="180"/>
      </w:pPr>
    </w:lvl>
    <w:lvl w:ilvl="3" w:tplc="067063C2">
      <w:start w:val="1"/>
      <w:numFmt w:val="decimal"/>
      <w:lvlText w:val="%4."/>
      <w:lvlJc w:val="left"/>
      <w:pPr>
        <w:ind w:left="2880" w:hanging="360"/>
      </w:pPr>
    </w:lvl>
    <w:lvl w:ilvl="4" w:tplc="70F26F00">
      <w:start w:val="1"/>
      <w:numFmt w:val="lowerLetter"/>
      <w:lvlText w:val="%5."/>
      <w:lvlJc w:val="left"/>
      <w:pPr>
        <w:ind w:left="3600" w:hanging="360"/>
      </w:pPr>
    </w:lvl>
    <w:lvl w:ilvl="5" w:tplc="BFACE3A6">
      <w:start w:val="1"/>
      <w:numFmt w:val="lowerRoman"/>
      <w:lvlText w:val="%6."/>
      <w:lvlJc w:val="right"/>
      <w:pPr>
        <w:ind w:left="4320" w:hanging="180"/>
      </w:pPr>
    </w:lvl>
    <w:lvl w:ilvl="6" w:tplc="05723480">
      <w:start w:val="1"/>
      <w:numFmt w:val="decimal"/>
      <w:lvlText w:val="%7."/>
      <w:lvlJc w:val="left"/>
      <w:pPr>
        <w:ind w:left="5040" w:hanging="360"/>
      </w:pPr>
    </w:lvl>
    <w:lvl w:ilvl="7" w:tplc="8E10A492">
      <w:start w:val="1"/>
      <w:numFmt w:val="lowerLetter"/>
      <w:lvlText w:val="%8."/>
      <w:lvlJc w:val="left"/>
      <w:pPr>
        <w:ind w:left="5760" w:hanging="360"/>
      </w:pPr>
    </w:lvl>
    <w:lvl w:ilvl="8" w:tplc="0536456A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00DD9A"/>
    <w:multiLevelType w:val="hybridMultilevel"/>
    <w:tmpl w:val="109A589A"/>
    <w:lvl w:ilvl="0" w:tplc="70469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721B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66BE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FED9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3C87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CC41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A6B4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7897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FA54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658E2B"/>
    <w:multiLevelType w:val="hybridMultilevel"/>
    <w:tmpl w:val="3C4E0B72"/>
    <w:lvl w:ilvl="0" w:tplc="51EA185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BE6E20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FE72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9E4C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3C15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94F5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FCDE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22A3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1839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70F371"/>
    <w:multiLevelType w:val="hybridMultilevel"/>
    <w:tmpl w:val="F2148938"/>
    <w:lvl w:ilvl="0" w:tplc="B16AD956">
      <w:start w:val="1"/>
      <w:numFmt w:val="decimal"/>
      <w:lvlText w:val="%1."/>
      <w:lvlJc w:val="left"/>
      <w:pPr>
        <w:ind w:left="720" w:hanging="360"/>
      </w:pPr>
    </w:lvl>
    <w:lvl w:ilvl="1" w:tplc="6A5CD07E">
      <w:start w:val="1"/>
      <w:numFmt w:val="lowerLetter"/>
      <w:lvlText w:val="%2."/>
      <w:lvlJc w:val="left"/>
      <w:pPr>
        <w:ind w:left="1440" w:hanging="360"/>
      </w:pPr>
    </w:lvl>
    <w:lvl w:ilvl="2" w:tplc="EBEA2A2E">
      <w:start w:val="1"/>
      <w:numFmt w:val="lowerRoman"/>
      <w:lvlText w:val="%3."/>
      <w:lvlJc w:val="right"/>
      <w:pPr>
        <w:ind w:left="2160" w:hanging="180"/>
      </w:pPr>
    </w:lvl>
    <w:lvl w:ilvl="3" w:tplc="88D036CA">
      <w:start w:val="1"/>
      <w:numFmt w:val="decimal"/>
      <w:lvlText w:val="%4."/>
      <w:lvlJc w:val="left"/>
      <w:pPr>
        <w:ind w:left="2880" w:hanging="360"/>
      </w:pPr>
    </w:lvl>
    <w:lvl w:ilvl="4" w:tplc="47B2E6F8">
      <w:start w:val="1"/>
      <w:numFmt w:val="lowerLetter"/>
      <w:lvlText w:val="%5."/>
      <w:lvlJc w:val="left"/>
      <w:pPr>
        <w:ind w:left="3600" w:hanging="360"/>
      </w:pPr>
    </w:lvl>
    <w:lvl w:ilvl="5" w:tplc="3FCCDE2E">
      <w:start w:val="1"/>
      <w:numFmt w:val="lowerRoman"/>
      <w:lvlText w:val="%6."/>
      <w:lvlJc w:val="right"/>
      <w:pPr>
        <w:ind w:left="4320" w:hanging="180"/>
      </w:pPr>
    </w:lvl>
    <w:lvl w:ilvl="6" w:tplc="1C8695F2">
      <w:start w:val="1"/>
      <w:numFmt w:val="decimal"/>
      <w:lvlText w:val="%7."/>
      <w:lvlJc w:val="left"/>
      <w:pPr>
        <w:ind w:left="5040" w:hanging="360"/>
      </w:pPr>
    </w:lvl>
    <w:lvl w:ilvl="7" w:tplc="00E0E07E">
      <w:start w:val="1"/>
      <w:numFmt w:val="lowerLetter"/>
      <w:lvlText w:val="%8."/>
      <w:lvlJc w:val="left"/>
      <w:pPr>
        <w:ind w:left="5760" w:hanging="360"/>
      </w:pPr>
    </w:lvl>
    <w:lvl w:ilvl="8" w:tplc="CFF232DA">
      <w:start w:val="1"/>
      <w:numFmt w:val="lowerRoman"/>
      <w:lvlText w:val="%9."/>
      <w:lvlJc w:val="right"/>
      <w:pPr>
        <w:ind w:left="6480" w:hanging="180"/>
      </w:pPr>
    </w:lvl>
  </w:abstractNum>
  <w:num w:numId="1" w16cid:durableId="1739479369">
    <w:abstractNumId w:val="13"/>
  </w:num>
  <w:num w:numId="2" w16cid:durableId="2072533422">
    <w:abstractNumId w:val="3"/>
  </w:num>
  <w:num w:numId="3" w16cid:durableId="1582829110">
    <w:abstractNumId w:val="35"/>
  </w:num>
  <w:num w:numId="4" w16cid:durableId="497505019">
    <w:abstractNumId w:val="33"/>
  </w:num>
  <w:num w:numId="5" w16cid:durableId="335838996">
    <w:abstractNumId w:val="9"/>
  </w:num>
  <w:num w:numId="6" w16cid:durableId="555242335">
    <w:abstractNumId w:val="1"/>
  </w:num>
  <w:num w:numId="7" w16cid:durableId="1806047621">
    <w:abstractNumId w:val="7"/>
  </w:num>
  <w:num w:numId="8" w16cid:durableId="2099597023">
    <w:abstractNumId w:val="38"/>
  </w:num>
  <w:num w:numId="9" w16cid:durableId="1206260019">
    <w:abstractNumId w:val="37"/>
  </w:num>
  <w:num w:numId="10" w16cid:durableId="1737242864">
    <w:abstractNumId w:val="8"/>
  </w:num>
  <w:num w:numId="11" w16cid:durableId="652638118">
    <w:abstractNumId w:val="27"/>
  </w:num>
  <w:num w:numId="12" w16cid:durableId="830878173">
    <w:abstractNumId w:val="39"/>
  </w:num>
  <w:num w:numId="13" w16cid:durableId="811556738">
    <w:abstractNumId w:val="15"/>
  </w:num>
  <w:num w:numId="14" w16cid:durableId="615907642">
    <w:abstractNumId w:val="4"/>
  </w:num>
  <w:num w:numId="15" w16cid:durableId="805121604">
    <w:abstractNumId w:val="17"/>
  </w:num>
  <w:num w:numId="16" w16cid:durableId="806968633">
    <w:abstractNumId w:val="0"/>
  </w:num>
  <w:num w:numId="17" w16cid:durableId="1199507422">
    <w:abstractNumId w:val="16"/>
  </w:num>
  <w:num w:numId="18" w16cid:durableId="1910849977">
    <w:abstractNumId w:val="20"/>
  </w:num>
  <w:num w:numId="19" w16cid:durableId="125124608">
    <w:abstractNumId w:val="14"/>
  </w:num>
  <w:num w:numId="20" w16cid:durableId="1749881272">
    <w:abstractNumId w:val="22"/>
  </w:num>
  <w:num w:numId="21" w16cid:durableId="1875190111">
    <w:abstractNumId w:val="25"/>
  </w:num>
  <w:num w:numId="22" w16cid:durableId="1307854993">
    <w:abstractNumId w:val="2"/>
  </w:num>
  <w:num w:numId="23" w16cid:durableId="796221292">
    <w:abstractNumId w:val="23"/>
  </w:num>
  <w:num w:numId="24" w16cid:durableId="1057515052">
    <w:abstractNumId w:val="21"/>
  </w:num>
  <w:num w:numId="25" w16cid:durableId="1374768079">
    <w:abstractNumId w:val="6"/>
  </w:num>
  <w:num w:numId="26" w16cid:durableId="1621257222">
    <w:abstractNumId w:val="11"/>
  </w:num>
  <w:num w:numId="27" w16cid:durableId="824392514">
    <w:abstractNumId w:val="12"/>
  </w:num>
  <w:num w:numId="28" w16cid:durableId="532231649">
    <w:abstractNumId w:val="24"/>
  </w:num>
  <w:num w:numId="29" w16cid:durableId="150371698">
    <w:abstractNumId w:val="29"/>
  </w:num>
  <w:num w:numId="30" w16cid:durableId="464541729">
    <w:abstractNumId w:val="28"/>
  </w:num>
  <w:num w:numId="31" w16cid:durableId="1483081905">
    <w:abstractNumId w:val="18"/>
  </w:num>
  <w:num w:numId="32" w16cid:durableId="282005711">
    <w:abstractNumId w:val="10"/>
  </w:num>
  <w:num w:numId="33" w16cid:durableId="1814563519">
    <w:abstractNumId w:val="34"/>
  </w:num>
  <w:num w:numId="34" w16cid:durableId="406077657">
    <w:abstractNumId w:val="36"/>
  </w:num>
  <w:num w:numId="35" w16cid:durableId="512187266">
    <w:abstractNumId w:val="30"/>
  </w:num>
  <w:num w:numId="36" w16cid:durableId="1495031782">
    <w:abstractNumId w:val="32"/>
  </w:num>
  <w:num w:numId="37" w16cid:durableId="19401050">
    <w:abstractNumId w:val="31"/>
  </w:num>
  <w:num w:numId="38" w16cid:durableId="1037239111">
    <w:abstractNumId w:val="5"/>
  </w:num>
  <w:num w:numId="39" w16cid:durableId="1099640021">
    <w:abstractNumId w:val="26"/>
  </w:num>
  <w:num w:numId="40" w16cid:durableId="213131755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1604757"/>
    <w:rsid w:val="0005CAD1"/>
    <w:rsid w:val="000C6CD8"/>
    <w:rsid w:val="0010F1AC"/>
    <w:rsid w:val="001130BD"/>
    <w:rsid w:val="001579E3"/>
    <w:rsid w:val="00178915"/>
    <w:rsid w:val="0017BB2A"/>
    <w:rsid w:val="00237291"/>
    <w:rsid w:val="002A7D8B"/>
    <w:rsid w:val="0030E752"/>
    <w:rsid w:val="0034E49C"/>
    <w:rsid w:val="0036C5DE"/>
    <w:rsid w:val="00495AB6"/>
    <w:rsid w:val="00664B90"/>
    <w:rsid w:val="006A09EB"/>
    <w:rsid w:val="0084119C"/>
    <w:rsid w:val="00896C6F"/>
    <w:rsid w:val="009CDC0B"/>
    <w:rsid w:val="00AA758F"/>
    <w:rsid w:val="00B6E940"/>
    <w:rsid w:val="00BB6947"/>
    <w:rsid w:val="00C79773"/>
    <w:rsid w:val="00DD0063"/>
    <w:rsid w:val="00DD62D9"/>
    <w:rsid w:val="00DEC53B"/>
    <w:rsid w:val="00E7E59C"/>
    <w:rsid w:val="00EA47C5"/>
    <w:rsid w:val="00FAD949"/>
    <w:rsid w:val="01012260"/>
    <w:rsid w:val="0118CE62"/>
    <w:rsid w:val="011C523C"/>
    <w:rsid w:val="012D487C"/>
    <w:rsid w:val="012E9415"/>
    <w:rsid w:val="0142B8A3"/>
    <w:rsid w:val="014FE9B1"/>
    <w:rsid w:val="015B7356"/>
    <w:rsid w:val="01604757"/>
    <w:rsid w:val="016857A2"/>
    <w:rsid w:val="017597D2"/>
    <w:rsid w:val="017C16CE"/>
    <w:rsid w:val="02210026"/>
    <w:rsid w:val="02399144"/>
    <w:rsid w:val="028D775D"/>
    <w:rsid w:val="02AC1F26"/>
    <w:rsid w:val="02C1517F"/>
    <w:rsid w:val="02C8E60C"/>
    <w:rsid w:val="02D81D33"/>
    <w:rsid w:val="02F21107"/>
    <w:rsid w:val="02FD7B87"/>
    <w:rsid w:val="03042803"/>
    <w:rsid w:val="03103F17"/>
    <w:rsid w:val="03142889"/>
    <w:rsid w:val="0331FB0E"/>
    <w:rsid w:val="0333FC62"/>
    <w:rsid w:val="0355C579"/>
    <w:rsid w:val="039BB0EB"/>
    <w:rsid w:val="039EC758"/>
    <w:rsid w:val="03A11221"/>
    <w:rsid w:val="03D561A5"/>
    <w:rsid w:val="03DA1553"/>
    <w:rsid w:val="040637F3"/>
    <w:rsid w:val="041665FD"/>
    <w:rsid w:val="04448957"/>
    <w:rsid w:val="04931418"/>
    <w:rsid w:val="049A0EAF"/>
    <w:rsid w:val="049CD484"/>
    <w:rsid w:val="04B37DAB"/>
    <w:rsid w:val="04DA6756"/>
    <w:rsid w:val="04F1EEDD"/>
    <w:rsid w:val="0508A968"/>
    <w:rsid w:val="05142E7C"/>
    <w:rsid w:val="05156C42"/>
    <w:rsid w:val="0523BA25"/>
    <w:rsid w:val="05310E92"/>
    <w:rsid w:val="055327C2"/>
    <w:rsid w:val="05734053"/>
    <w:rsid w:val="057A66BB"/>
    <w:rsid w:val="057FFAC3"/>
    <w:rsid w:val="058940BF"/>
    <w:rsid w:val="05BC71B1"/>
    <w:rsid w:val="05C1AE3C"/>
    <w:rsid w:val="05EB25BA"/>
    <w:rsid w:val="0603F31E"/>
    <w:rsid w:val="0615E224"/>
    <w:rsid w:val="061B4AA7"/>
    <w:rsid w:val="063232E5"/>
    <w:rsid w:val="06330AAD"/>
    <w:rsid w:val="0637C5BA"/>
    <w:rsid w:val="065EDF41"/>
    <w:rsid w:val="06638BCE"/>
    <w:rsid w:val="06825F4B"/>
    <w:rsid w:val="06840924"/>
    <w:rsid w:val="06863A96"/>
    <w:rsid w:val="068B6095"/>
    <w:rsid w:val="0698F145"/>
    <w:rsid w:val="06A8AA1D"/>
    <w:rsid w:val="06E1F123"/>
    <w:rsid w:val="06F7D877"/>
    <w:rsid w:val="0701E51E"/>
    <w:rsid w:val="07283BB8"/>
    <w:rsid w:val="0758CA94"/>
    <w:rsid w:val="075A5757"/>
    <w:rsid w:val="0768FEB4"/>
    <w:rsid w:val="076FB598"/>
    <w:rsid w:val="07949331"/>
    <w:rsid w:val="0794E923"/>
    <w:rsid w:val="079870AE"/>
    <w:rsid w:val="07A78C1D"/>
    <w:rsid w:val="07A94F07"/>
    <w:rsid w:val="07AF0629"/>
    <w:rsid w:val="07C563D7"/>
    <w:rsid w:val="07D5DBB9"/>
    <w:rsid w:val="07D63797"/>
    <w:rsid w:val="07ED7EC1"/>
    <w:rsid w:val="0827DD0A"/>
    <w:rsid w:val="082A133D"/>
    <w:rsid w:val="083FF681"/>
    <w:rsid w:val="086386F6"/>
    <w:rsid w:val="088B300F"/>
    <w:rsid w:val="089D648E"/>
    <w:rsid w:val="08C206F1"/>
    <w:rsid w:val="08D6191A"/>
    <w:rsid w:val="08E0B48C"/>
    <w:rsid w:val="08F699E4"/>
    <w:rsid w:val="0919CB04"/>
    <w:rsid w:val="09226B83"/>
    <w:rsid w:val="0934BCAA"/>
    <w:rsid w:val="09382790"/>
    <w:rsid w:val="093BA06E"/>
    <w:rsid w:val="0954EECE"/>
    <w:rsid w:val="0966853B"/>
    <w:rsid w:val="09674F1B"/>
    <w:rsid w:val="096BD97D"/>
    <w:rsid w:val="0990F307"/>
    <w:rsid w:val="09952915"/>
    <w:rsid w:val="09958A6D"/>
    <w:rsid w:val="09A14C23"/>
    <w:rsid w:val="09A6FB6E"/>
    <w:rsid w:val="09EB19A5"/>
    <w:rsid w:val="0A014AE1"/>
    <w:rsid w:val="0A0B2661"/>
    <w:rsid w:val="0A0DF9FB"/>
    <w:rsid w:val="0A32796B"/>
    <w:rsid w:val="0A371F71"/>
    <w:rsid w:val="0A477268"/>
    <w:rsid w:val="0A4DCCC2"/>
    <w:rsid w:val="0A7D055A"/>
    <w:rsid w:val="0A84F2E0"/>
    <w:rsid w:val="0A873787"/>
    <w:rsid w:val="0A998839"/>
    <w:rsid w:val="0AA3ED19"/>
    <w:rsid w:val="0AAC7820"/>
    <w:rsid w:val="0AADB310"/>
    <w:rsid w:val="0AB8D545"/>
    <w:rsid w:val="0AC5E891"/>
    <w:rsid w:val="0AFC470B"/>
    <w:rsid w:val="0B2C8DC5"/>
    <w:rsid w:val="0B3CE338"/>
    <w:rsid w:val="0B604217"/>
    <w:rsid w:val="0B6754F5"/>
    <w:rsid w:val="0B67C290"/>
    <w:rsid w:val="0B92CD0E"/>
    <w:rsid w:val="0B9E6005"/>
    <w:rsid w:val="0BCAB806"/>
    <w:rsid w:val="0BDCFB42"/>
    <w:rsid w:val="0C02AB59"/>
    <w:rsid w:val="0C0B572C"/>
    <w:rsid w:val="0C1945F8"/>
    <w:rsid w:val="0C1D25AB"/>
    <w:rsid w:val="0C2514B2"/>
    <w:rsid w:val="0C498371"/>
    <w:rsid w:val="0C4ECC43"/>
    <w:rsid w:val="0C5EA09F"/>
    <w:rsid w:val="0C6BF42B"/>
    <w:rsid w:val="0C6FC852"/>
    <w:rsid w:val="0C82632E"/>
    <w:rsid w:val="0C8DAEC2"/>
    <w:rsid w:val="0CA37A3F"/>
    <w:rsid w:val="0CA810A7"/>
    <w:rsid w:val="0CC8D0AF"/>
    <w:rsid w:val="0CCAF53B"/>
    <w:rsid w:val="0D12DFDC"/>
    <w:rsid w:val="0D1AFC7E"/>
    <w:rsid w:val="0D20FF61"/>
    <w:rsid w:val="0D38EBA3"/>
    <w:rsid w:val="0D412B63"/>
    <w:rsid w:val="0D514E07"/>
    <w:rsid w:val="0D54B172"/>
    <w:rsid w:val="0D78C093"/>
    <w:rsid w:val="0D99640B"/>
    <w:rsid w:val="0DBA0522"/>
    <w:rsid w:val="0E097F39"/>
    <w:rsid w:val="0E16CDA1"/>
    <w:rsid w:val="0E46170A"/>
    <w:rsid w:val="0E46BF6C"/>
    <w:rsid w:val="0E4A7F2B"/>
    <w:rsid w:val="0E72B53C"/>
    <w:rsid w:val="0E9D031C"/>
    <w:rsid w:val="0EA1FDD0"/>
    <w:rsid w:val="0EADD3FF"/>
    <w:rsid w:val="0EB8E139"/>
    <w:rsid w:val="0EB96EA9"/>
    <w:rsid w:val="0ECF7643"/>
    <w:rsid w:val="0ED07550"/>
    <w:rsid w:val="0ED4BC04"/>
    <w:rsid w:val="0ED5A47D"/>
    <w:rsid w:val="0EDBD3E4"/>
    <w:rsid w:val="0EFED8A1"/>
    <w:rsid w:val="0F149C04"/>
    <w:rsid w:val="0F18144C"/>
    <w:rsid w:val="0F25B65B"/>
    <w:rsid w:val="0F313CA9"/>
    <w:rsid w:val="0F35346C"/>
    <w:rsid w:val="0F62D770"/>
    <w:rsid w:val="0F7585A8"/>
    <w:rsid w:val="0F7FE943"/>
    <w:rsid w:val="0FA12E15"/>
    <w:rsid w:val="0FBC55AB"/>
    <w:rsid w:val="0FDB1B01"/>
    <w:rsid w:val="0FF5AE4F"/>
    <w:rsid w:val="1007D020"/>
    <w:rsid w:val="10090B8F"/>
    <w:rsid w:val="1009F311"/>
    <w:rsid w:val="1020CC07"/>
    <w:rsid w:val="102B3ABA"/>
    <w:rsid w:val="102D8EE4"/>
    <w:rsid w:val="10616E66"/>
    <w:rsid w:val="107F9529"/>
    <w:rsid w:val="1091D7E4"/>
    <w:rsid w:val="10A2A7BB"/>
    <w:rsid w:val="10A72861"/>
    <w:rsid w:val="10C15190"/>
    <w:rsid w:val="10C7151C"/>
    <w:rsid w:val="10DD0381"/>
    <w:rsid w:val="10E6B5D5"/>
    <w:rsid w:val="10FFB8DA"/>
    <w:rsid w:val="1105CF34"/>
    <w:rsid w:val="110974FC"/>
    <w:rsid w:val="111D3B56"/>
    <w:rsid w:val="111F71D6"/>
    <w:rsid w:val="113FA103"/>
    <w:rsid w:val="1158373B"/>
    <w:rsid w:val="117672A8"/>
    <w:rsid w:val="117F0161"/>
    <w:rsid w:val="11B0D139"/>
    <w:rsid w:val="11B47F45"/>
    <w:rsid w:val="11CDB06A"/>
    <w:rsid w:val="11DA3EDD"/>
    <w:rsid w:val="11E009D1"/>
    <w:rsid w:val="11EEEDB5"/>
    <w:rsid w:val="11F36FCD"/>
    <w:rsid w:val="124C31B6"/>
    <w:rsid w:val="12698047"/>
    <w:rsid w:val="128C662F"/>
    <w:rsid w:val="130C764A"/>
    <w:rsid w:val="1321CF67"/>
    <w:rsid w:val="133B1DB3"/>
    <w:rsid w:val="1353348D"/>
    <w:rsid w:val="1358CC59"/>
    <w:rsid w:val="13776A72"/>
    <w:rsid w:val="137B3A65"/>
    <w:rsid w:val="1385F9B8"/>
    <w:rsid w:val="1396CBF7"/>
    <w:rsid w:val="13A5FB14"/>
    <w:rsid w:val="13C53EFC"/>
    <w:rsid w:val="13D2FF9A"/>
    <w:rsid w:val="13DCF50F"/>
    <w:rsid w:val="13F0B339"/>
    <w:rsid w:val="1408A58F"/>
    <w:rsid w:val="1414490C"/>
    <w:rsid w:val="14549556"/>
    <w:rsid w:val="1457B1AE"/>
    <w:rsid w:val="14695062"/>
    <w:rsid w:val="1482C7BD"/>
    <w:rsid w:val="14BC1689"/>
    <w:rsid w:val="14C0DE7F"/>
    <w:rsid w:val="14E03DC2"/>
    <w:rsid w:val="14E54479"/>
    <w:rsid w:val="14FCDCD9"/>
    <w:rsid w:val="15081A9D"/>
    <w:rsid w:val="150A1944"/>
    <w:rsid w:val="1529F0BB"/>
    <w:rsid w:val="153EC7AA"/>
    <w:rsid w:val="15899387"/>
    <w:rsid w:val="15CD64A5"/>
    <w:rsid w:val="15DCD3DE"/>
    <w:rsid w:val="15DF2F3D"/>
    <w:rsid w:val="15F64E24"/>
    <w:rsid w:val="1607C376"/>
    <w:rsid w:val="163F5BA3"/>
    <w:rsid w:val="164B7E31"/>
    <w:rsid w:val="165E6F29"/>
    <w:rsid w:val="167B99A3"/>
    <w:rsid w:val="16906D1B"/>
    <w:rsid w:val="1690EC87"/>
    <w:rsid w:val="16AC2C9C"/>
    <w:rsid w:val="16C25ED8"/>
    <w:rsid w:val="16EED6AD"/>
    <w:rsid w:val="16F8918F"/>
    <w:rsid w:val="172F55AC"/>
    <w:rsid w:val="17465CDD"/>
    <w:rsid w:val="1759DE58"/>
    <w:rsid w:val="1777141C"/>
    <w:rsid w:val="17977B2C"/>
    <w:rsid w:val="17A393D7"/>
    <w:rsid w:val="17B041ED"/>
    <w:rsid w:val="17C0AC76"/>
    <w:rsid w:val="17C363E6"/>
    <w:rsid w:val="17EE1A6C"/>
    <w:rsid w:val="181E92E3"/>
    <w:rsid w:val="18216C73"/>
    <w:rsid w:val="182CFD63"/>
    <w:rsid w:val="1847A0EF"/>
    <w:rsid w:val="18717EB1"/>
    <w:rsid w:val="187EFC56"/>
    <w:rsid w:val="18999364"/>
    <w:rsid w:val="18A62BB1"/>
    <w:rsid w:val="18C6178C"/>
    <w:rsid w:val="18C85786"/>
    <w:rsid w:val="18EF95D5"/>
    <w:rsid w:val="18F53AD9"/>
    <w:rsid w:val="19024C32"/>
    <w:rsid w:val="192651FF"/>
    <w:rsid w:val="193346C8"/>
    <w:rsid w:val="193E700E"/>
    <w:rsid w:val="19550E48"/>
    <w:rsid w:val="197ED5AC"/>
    <w:rsid w:val="19B33A65"/>
    <w:rsid w:val="19C328F3"/>
    <w:rsid w:val="19C80DDD"/>
    <w:rsid w:val="19C9C8B2"/>
    <w:rsid w:val="1A0270C9"/>
    <w:rsid w:val="1A204906"/>
    <w:rsid w:val="1A2F811F"/>
    <w:rsid w:val="1A706BF8"/>
    <w:rsid w:val="1A7BB635"/>
    <w:rsid w:val="1A8809EE"/>
    <w:rsid w:val="1AA4636E"/>
    <w:rsid w:val="1AC3E6CA"/>
    <w:rsid w:val="1AD17D70"/>
    <w:rsid w:val="1AD47A78"/>
    <w:rsid w:val="1AFB5043"/>
    <w:rsid w:val="1B251905"/>
    <w:rsid w:val="1B25BB2E"/>
    <w:rsid w:val="1B463DC4"/>
    <w:rsid w:val="1B58D005"/>
    <w:rsid w:val="1B632CD5"/>
    <w:rsid w:val="1B667F46"/>
    <w:rsid w:val="1B86A97F"/>
    <w:rsid w:val="1B8BD031"/>
    <w:rsid w:val="1B8C4A6A"/>
    <w:rsid w:val="1B970EEB"/>
    <w:rsid w:val="1BA18150"/>
    <w:rsid w:val="1BA53909"/>
    <w:rsid w:val="1BB10CF9"/>
    <w:rsid w:val="1BC4E922"/>
    <w:rsid w:val="1C17F131"/>
    <w:rsid w:val="1C6364A3"/>
    <w:rsid w:val="1C65D5A5"/>
    <w:rsid w:val="1C8541D2"/>
    <w:rsid w:val="1C8AE38C"/>
    <w:rsid w:val="1C980666"/>
    <w:rsid w:val="1C99830F"/>
    <w:rsid w:val="1CB18338"/>
    <w:rsid w:val="1CB5632B"/>
    <w:rsid w:val="1CC112D5"/>
    <w:rsid w:val="1CC5EC2C"/>
    <w:rsid w:val="1CE648E9"/>
    <w:rsid w:val="1CEADB27"/>
    <w:rsid w:val="1CF90DE5"/>
    <w:rsid w:val="1D3ABF2D"/>
    <w:rsid w:val="1D4B7C91"/>
    <w:rsid w:val="1D5D1BCC"/>
    <w:rsid w:val="1D60B983"/>
    <w:rsid w:val="1D6F43F7"/>
    <w:rsid w:val="1DABC92F"/>
    <w:rsid w:val="1DBBE6F7"/>
    <w:rsid w:val="1DC51385"/>
    <w:rsid w:val="1DE52695"/>
    <w:rsid w:val="1DEEBE63"/>
    <w:rsid w:val="1DF9A022"/>
    <w:rsid w:val="1E001942"/>
    <w:rsid w:val="1E1737BB"/>
    <w:rsid w:val="1E27B806"/>
    <w:rsid w:val="1E2AAC0F"/>
    <w:rsid w:val="1E3709B6"/>
    <w:rsid w:val="1E3EDF51"/>
    <w:rsid w:val="1E5746C7"/>
    <w:rsid w:val="1E5CB9C7"/>
    <w:rsid w:val="1E5CE336"/>
    <w:rsid w:val="1E65241E"/>
    <w:rsid w:val="1E659EE8"/>
    <w:rsid w:val="1E698A03"/>
    <w:rsid w:val="1E6A5192"/>
    <w:rsid w:val="1E795897"/>
    <w:rsid w:val="1E8DB9D3"/>
    <w:rsid w:val="1E9B571D"/>
    <w:rsid w:val="1EADCE0D"/>
    <w:rsid w:val="1EF3140E"/>
    <w:rsid w:val="1EF8EC2D"/>
    <w:rsid w:val="1F0930B7"/>
    <w:rsid w:val="1F1AD19B"/>
    <w:rsid w:val="1F265D16"/>
    <w:rsid w:val="1F3A106D"/>
    <w:rsid w:val="1F4AEF7B"/>
    <w:rsid w:val="1F50DC38"/>
    <w:rsid w:val="1F740BF6"/>
    <w:rsid w:val="1F7605B2"/>
    <w:rsid w:val="1F7E7B26"/>
    <w:rsid w:val="1F84D236"/>
    <w:rsid w:val="1F87A51A"/>
    <w:rsid w:val="1F92AC37"/>
    <w:rsid w:val="1FC57A64"/>
    <w:rsid w:val="1FE1766A"/>
    <w:rsid w:val="2002AD48"/>
    <w:rsid w:val="2003BA86"/>
    <w:rsid w:val="20094019"/>
    <w:rsid w:val="201058B4"/>
    <w:rsid w:val="20298A34"/>
    <w:rsid w:val="2091AD4A"/>
    <w:rsid w:val="20990CCB"/>
    <w:rsid w:val="20D9D688"/>
    <w:rsid w:val="20E224DD"/>
    <w:rsid w:val="20F974EC"/>
    <w:rsid w:val="21405B83"/>
    <w:rsid w:val="21479F83"/>
    <w:rsid w:val="2155627C"/>
    <w:rsid w:val="215A7215"/>
    <w:rsid w:val="21689DD1"/>
    <w:rsid w:val="21820317"/>
    <w:rsid w:val="218D0103"/>
    <w:rsid w:val="21A4A30D"/>
    <w:rsid w:val="21D46C8E"/>
    <w:rsid w:val="21E3D434"/>
    <w:rsid w:val="21F0460A"/>
    <w:rsid w:val="220FD28A"/>
    <w:rsid w:val="223879C4"/>
    <w:rsid w:val="225B7383"/>
    <w:rsid w:val="2265D8D8"/>
    <w:rsid w:val="22660E64"/>
    <w:rsid w:val="22974E50"/>
    <w:rsid w:val="22B154A5"/>
    <w:rsid w:val="22CB7F41"/>
    <w:rsid w:val="22D25C3A"/>
    <w:rsid w:val="22DD9F4A"/>
    <w:rsid w:val="2317A8EC"/>
    <w:rsid w:val="2322692A"/>
    <w:rsid w:val="2324602C"/>
    <w:rsid w:val="232AB7EA"/>
    <w:rsid w:val="23318550"/>
    <w:rsid w:val="2370FBA5"/>
    <w:rsid w:val="23811805"/>
    <w:rsid w:val="23A51E0A"/>
    <w:rsid w:val="23A89075"/>
    <w:rsid w:val="23CBF100"/>
    <w:rsid w:val="23E0FCBE"/>
    <w:rsid w:val="23EDF271"/>
    <w:rsid w:val="23F0BC9E"/>
    <w:rsid w:val="2412C0F2"/>
    <w:rsid w:val="24130C57"/>
    <w:rsid w:val="241A7860"/>
    <w:rsid w:val="242E223D"/>
    <w:rsid w:val="2452545D"/>
    <w:rsid w:val="24826773"/>
    <w:rsid w:val="24A05C92"/>
    <w:rsid w:val="24A59AA1"/>
    <w:rsid w:val="24C65F8A"/>
    <w:rsid w:val="24FA9404"/>
    <w:rsid w:val="2504FD01"/>
    <w:rsid w:val="2518DE85"/>
    <w:rsid w:val="2523DF81"/>
    <w:rsid w:val="252A0B21"/>
    <w:rsid w:val="25507887"/>
    <w:rsid w:val="2574D97D"/>
    <w:rsid w:val="25751079"/>
    <w:rsid w:val="257EBB0B"/>
    <w:rsid w:val="25958DAC"/>
    <w:rsid w:val="25A93723"/>
    <w:rsid w:val="25AE9153"/>
    <w:rsid w:val="25AE9393"/>
    <w:rsid w:val="25C39946"/>
    <w:rsid w:val="25CA4F92"/>
    <w:rsid w:val="25D0E4F9"/>
    <w:rsid w:val="25EB75F5"/>
    <w:rsid w:val="25EBDDF6"/>
    <w:rsid w:val="25F413BA"/>
    <w:rsid w:val="26174CD7"/>
    <w:rsid w:val="26189E8E"/>
    <w:rsid w:val="262B9D6D"/>
    <w:rsid w:val="26686DD5"/>
    <w:rsid w:val="2668A28C"/>
    <w:rsid w:val="26749BE8"/>
    <w:rsid w:val="267801CB"/>
    <w:rsid w:val="26789F48"/>
    <w:rsid w:val="267D41FA"/>
    <w:rsid w:val="2686A9E1"/>
    <w:rsid w:val="26D160E6"/>
    <w:rsid w:val="26DFE927"/>
    <w:rsid w:val="26E7EBB0"/>
    <w:rsid w:val="26EBD21A"/>
    <w:rsid w:val="26F52066"/>
    <w:rsid w:val="26FD6F84"/>
    <w:rsid w:val="27224D79"/>
    <w:rsid w:val="272F6BC6"/>
    <w:rsid w:val="2737562F"/>
    <w:rsid w:val="2746654B"/>
    <w:rsid w:val="2755AE33"/>
    <w:rsid w:val="27874656"/>
    <w:rsid w:val="27B2C51B"/>
    <w:rsid w:val="27B68575"/>
    <w:rsid w:val="27CD0974"/>
    <w:rsid w:val="27E12FA8"/>
    <w:rsid w:val="27E7EDAC"/>
    <w:rsid w:val="2803ADE9"/>
    <w:rsid w:val="2803C57C"/>
    <w:rsid w:val="280F992A"/>
    <w:rsid w:val="28227A42"/>
    <w:rsid w:val="284BBE02"/>
    <w:rsid w:val="28710C3D"/>
    <w:rsid w:val="28876D65"/>
    <w:rsid w:val="2890F0C7"/>
    <w:rsid w:val="28B8371F"/>
    <w:rsid w:val="28BE1DDA"/>
    <w:rsid w:val="28CC16D0"/>
    <w:rsid w:val="28D7F0F3"/>
    <w:rsid w:val="28DD07E2"/>
    <w:rsid w:val="28E5FEEA"/>
    <w:rsid w:val="28F52752"/>
    <w:rsid w:val="28FC61C6"/>
    <w:rsid w:val="291B3574"/>
    <w:rsid w:val="29257140"/>
    <w:rsid w:val="2928B34B"/>
    <w:rsid w:val="29406E75"/>
    <w:rsid w:val="29646EC5"/>
    <w:rsid w:val="2968D9D5"/>
    <w:rsid w:val="296C5CAA"/>
    <w:rsid w:val="29AF9BE5"/>
    <w:rsid w:val="29C69B3B"/>
    <w:rsid w:val="29CA95BA"/>
    <w:rsid w:val="29DBAF70"/>
    <w:rsid w:val="2A0E462A"/>
    <w:rsid w:val="2A18C4D9"/>
    <w:rsid w:val="2A2AA4C2"/>
    <w:rsid w:val="2A389019"/>
    <w:rsid w:val="2A3ADD24"/>
    <w:rsid w:val="2A3E074C"/>
    <w:rsid w:val="2A46E8E1"/>
    <w:rsid w:val="2A4E536D"/>
    <w:rsid w:val="2AB3E753"/>
    <w:rsid w:val="2AB5A266"/>
    <w:rsid w:val="2AD0FDD7"/>
    <w:rsid w:val="2AD948A1"/>
    <w:rsid w:val="2ADDB4F2"/>
    <w:rsid w:val="2AFB8423"/>
    <w:rsid w:val="2B0F4FC5"/>
    <w:rsid w:val="2B1459CC"/>
    <w:rsid w:val="2B2563D9"/>
    <w:rsid w:val="2B2BCC86"/>
    <w:rsid w:val="2B3029E2"/>
    <w:rsid w:val="2B3C13AF"/>
    <w:rsid w:val="2B46CF3D"/>
    <w:rsid w:val="2B84ECE7"/>
    <w:rsid w:val="2B8CB58D"/>
    <w:rsid w:val="2B902EA5"/>
    <w:rsid w:val="2BB1398A"/>
    <w:rsid w:val="2BD4D432"/>
    <w:rsid w:val="2BD5AEE6"/>
    <w:rsid w:val="2BE2C7A1"/>
    <w:rsid w:val="2BE59CB0"/>
    <w:rsid w:val="2C2E0A1E"/>
    <w:rsid w:val="2C40131D"/>
    <w:rsid w:val="2C41EB9F"/>
    <w:rsid w:val="2C5B00E6"/>
    <w:rsid w:val="2C600BE2"/>
    <w:rsid w:val="2C975484"/>
    <w:rsid w:val="2C98A602"/>
    <w:rsid w:val="2CA77696"/>
    <w:rsid w:val="2CBB2AA1"/>
    <w:rsid w:val="2CCF8265"/>
    <w:rsid w:val="2CD7AF59"/>
    <w:rsid w:val="2CF5EB65"/>
    <w:rsid w:val="2D1E5F90"/>
    <w:rsid w:val="2D2406D5"/>
    <w:rsid w:val="2D37E4AB"/>
    <w:rsid w:val="2D3D744C"/>
    <w:rsid w:val="2D40DF5E"/>
    <w:rsid w:val="2D5B3383"/>
    <w:rsid w:val="2D80B77A"/>
    <w:rsid w:val="2D8E97B9"/>
    <w:rsid w:val="2D9DDF38"/>
    <w:rsid w:val="2D9EA004"/>
    <w:rsid w:val="2DA93354"/>
    <w:rsid w:val="2DB8F4E5"/>
    <w:rsid w:val="2DCD9925"/>
    <w:rsid w:val="2DDDBC00"/>
    <w:rsid w:val="2DE30412"/>
    <w:rsid w:val="2DE45E95"/>
    <w:rsid w:val="2DEB8815"/>
    <w:rsid w:val="2DF58BBB"/>
    <w:rsid w:val="2E0AE228"/>
    <w:rsid w:val="2E37D9F8"/>
    <w:rsid w:val="2E3D9BBA"/>
    <w:rsid w:val="2E4774DC"/>
    <w:rsid w:val="2E4CF1CB"/>
    <w:rsid w:val="2E737FBA"/>
    <w:rsid w:val="2E787E4A"/>
    <w:rsid w:val="2E7D1BB9"/>
    <w:rsid w:val="2E8B61D7"/>
    <w:rsid w:val="2EB835E2"/>
    <w:rsid w:val="2EC5CDB4"/>
    <w:rsid w:val="2F0C74F4"/>
    <w:rsid w:val="2F2B83D5"/>
    <w:rsid w:val="2F36C594"/>
    <w:rsid w:val="2F395E56"/>
    <w:rsid w:val="2F56D87C"/>
    <w:rsid w:val="2F629F96"/>
    <w:rsid w:val="2F6F9F33"/>
    <w:rsid w:val="2FC31744"/>
    <w:rsid w:val="2FC9F3A0"/>
    <w:rsid w:val="2FD96C1B"/>
    <w:rsid w:val="300F501B"/>
    <w:rsid w:val="30177258"/>
    <w:rsid w:val="3033A620"/>
    <w:rsid w:val="303C1696"/>
    <w:rsid w:val="30444E4E"/>
    <w:rsid w:val="304F7EAD"/>
    <w:rsid w:val="30600111"/>
    <w:rsid w:val="308B5D89"/>
    <w:rsid w:val="30CC52D0"/>
    <w:rsid w:val="30DFCAAB"/>
    <w:rsid w:val="313839EE"/>
    <w:rsid w:val="3157CC1F"/>
    <w:rsid w:val="3165B0D3"/>
    <w:rsid w:val="31821127"/>
    <w:rsid w:val="318C3022"/>
    <w:rsid w:val="31B70263"/>
    <w:rsid w:val="31BB48F0"/>
    <w:rsid w:val="31C26C2D"/>
    <w:rsid w:val="31CA3F52"/>
    <w:rsid w:val="31D47D82"/>
    <w:rsid w:val="31E8AC3E"/>
    <w:rsid w:val="31EC6352"/>
    <w:rsid w:val="31F87480"/>
    <w:rsid w:val="31F97384"/>
    <w:rsid w:val="32328BDD"/>
    <w:rsid w:val="324F6ED7"/>
    <w:rsid w:val="32653BDE"/>
    <w:rsid w:val="32657906"/>
    <w:rsid w:val="326DAA50"/>
    <w:rsid w:val="3278A168"/>
    <w:rsid w:val="3285BB12"/>
    <w:rsid w:val="3291B57A"/>
    <w:rsid w:val="32B2493C"/>
    <w:rsid w:val="32D778F5"/>
    <w:rsid w:val="32FAA0A5"/>
    <w:rsid w:val="330904DF"/>
    <w:rsid w:val="33202729"/>
    <w:rsid w:val="333F7392"/>
    <w:rsid w:val="337B51A6"/>
    <w:rsid w:val="337D9E68"/>
    <w:rsid w:val="33C0E770"/>
    <w:rsid w:val="33D242A8"/>
    <w:rsid w:val="33D81FBB"/>
    <w:rsid w:val="33DADD5F"/>
    <w:rsid w:val="33EB3F38"/>
    <w:rsid w:val="33F9FD84"/>
    <w:rsid w:val="341B69DB"/>
    <w:rsid w:val="34270E74"/>
    <w:rsid w:val="343998B6"/>
    <w:rsid w:val="3459D2A6"/>
    <w:rsid w:val="346A76D5"/>
    <w:rsid w:val="347AE262"/>
    <w:rsid w:val="34AEAA1D"/>
    <w:rsid w:val="34C6354A"/>
    <w:rsid w:val="34FA551F"/>
    <w:rsid w:val="3503F669"/>
    <w:rsid w:val="3519F068"/>
    <w:rsid w:val="3553AE30"/>
    <w:rsid w:val="35599F0F"/>
    <w:rsid w:val="356900C0"/>
    <w:rsid w:val="35691E16"/>
    <w:rsid w:val="358918E4"/>
    <w:rsid w:val="359F053D"/>
    <w:rsid w:val="35A9D44B"/>
    <w:rsid w:val="35AF815E"/>
    <w:rsid w:val="35BF34FA"/>
    <w:rsid w:val="35C6514A"/>
    <w:rsid w:val="35D8B66B"/>
    <w:rsid w:val="35E00568"/>
    <w:rsid w:val="35F979C1"/>
    <w:rsid w:val="3612A144"/>
    <w:rsid w:val="361A90C4"/>
    <w:rsid w:val="3632C6D1"/>
    <w:rsid w:val="36597D3B"/>
    <w:rsid w:val="366BA237"/>
    <w:rsid w:val="3671F30D"/>
    <w:rsid w:val="367ED95B"/>
    <w:rsid w:val="3687B29B"/>
    <w:rsid w:val="36964969"/>
    <w:rsid w:val="36B145EC"/>
    <w:rsid w:val="36B2B245"/>
    <w:rsid w:val="36BE017B"/>
    <w:rsid w:val="36C85A9B"/>
    <w:rsid w:val="36E1EDAD"/>
    <w:rsid w:val="36EFD459"/>
    <w:rsid w:val="36F56F70"/>
    <w:rsid w:val="3701DE99"/>
    <w:rsid w:val="3706F829"/>
    <w:rsid w:val="371E0C3C"/>
    <w:rsid w:val="3722BCD9"/>
    <w:rsid w:val="37363AC7"/>
    <w:rsid w:val="37638EE3"/>
    <w:rsid w:val="3781FAED"/>
    <w:rsid w:val="37A981F1"/>
    <w:rsid w:val="37B66125"/>
    <w:rsid w:val="37C4CEDD"/>
    <w:rsid w:val="37C81C80"/>
    <w:rsid w:val="37CA6FB5"/>
    <w:rsid w:val="37D01A74"/>
    <w:rsid w:val="37D2D5D4"/>
    <w:rsid w:val="37D90A97"/>
    <w:rsid w:val="37DEFAE8"/>
    <w:rsid w:val="3821BF39"/>
    <w:rsid w:val="3831F5E1"/>
    <w:rsid w:val="383356D5"/>
    <w:rsid w:val="3849050E"/>
    <w:rsid w:val="3849D230"/>
    <w:rsid w:val="38527D34"/>
    <w:rsid w:val="38604CA2"/>
    <w:rsid w:val="3875E5EA"/>
    <w:rsid w:val="38930AAA"/>
    <w:rsid w:val="38A81425"/>
    <w:rsid w:val="38AAC5D4"/>
    <w:rsid w:val="38C6589D"/>
    <w:rsid w:val="38C65CAC"/>
    <w:rsid w:val="38DD8324"/>
    <w:rsid w:val="38DD95E6"/>
    <w:rsid w:val="38EEE76D"/>
    <w:rsid w:val="38F40D27"/>
    <w:rsid w:val="38F483DC"/>
    <w:rsid w:val="38F4FC96"/>
    <w:rsid w:val="3919AC45"/>
    <w:rsid w:val="3919F749"/>
    <w:rsid w:val="391DCB4E"/>
    <w:rsid w:val="3936F3AB"/>
    <w:rsid w:val="3938818C"/>
    <w:rsid w:val="3957EA4F"/>
    <w:rsid w:val="395A5BD6"/>
    <w:rsid w:val="39747A71"/>
    <w:rsid w:val="3977AFBA"/>
    <w:rsid w:val="39814F7F"/>
    <w:rsid w:val="39902CB6"/>
    <w:rsid w:val="39908CD3"/>
    <w:rsid w:val="39A063E5"/>
    <w:rsid w:val="39B1259D"/>
    <w:rsid w:val="39B49DE5"/>
    <w:rsid w:val="39BDC77E"/>
    <w:rsid w:val="39BF26FE"/>
    <w:rsid w:val="39C6F294"/>
    <w:rsid w:val="39CCFFC0"/>
    <w:rsid w:val="3A101A4E"/>
    <w:rsid w:val="3A21FDAF"/>
    <w:rsid w:val="3A359B39"/>
    <w:rsid w:val="3A79B8DB"/>
    <w:rsid w:val="3A8B6E1A"/>
    <w:rsid w:val="3A8F7C7B"/>
    <w:rsid w:val="3A91E091"/>
    <w:rsid w:val="3A930152"/>
    <w:rsid w:val="3AB0E2C0"/>
    <w:rsid w:val="3ABB24F7"/>
    <w:rsid w:val="3AC18935"/>
    <w:rsid w:val="3AE791FF"/>
    <w:rsid w:val="3AEE01E7"/>
    <w:rsid w:val="3AFDD5BD"/>
    <w:rsid w:val="3B000707"/>
    <w:rsid w:val="3B1E3297"/>
    <w:rsid w:val="3B33C9D0"/>
    <w:rsid w:val="3B5A98C5"/>
    <w:rsid w:val="3B6D3B69"/>
    <w:rsid w:val="3B71772E"/>
    <w:rsid w:val="3B73739D"/>
    <w:rsid w:val="3B8742AB"/>
    <w:rsid w:val="3B9196CD"/>
    <w:rsid w:val="3B947A45"/>
    <w:rsid w:val="3BA12C6B"/>
    <w:rsid w:val="3BB9977F"/>
    <w:rsid w:val="3BC4AA2C"/>
    <w:rsid w:val="3BC4CA0F"/>
    <w:rsid w:val="3BCA0701"/>
    <w:rsid w:val="3BE8FDF8"/>
    <w:rsid w:val="3BFCA523"/>
    <w:rsid w:val="3C0DF961"/>
    <w:rsid w:val="3C274916"/>
    <w:rsid w:val="3C2C9D58"/>
    <w:rsid w:val="3C4F0E2D"/>
    <w:rsid w:val="3C51980B"/>
    <w:rsid w:val="3C60AA04"/>
    <w:rsid w:val="3C686470"/>
    <w:rsid w:val="3C6A446E"/>
    <w:rsid w:val="3CA49FAB"/>
    <w:rsid w:val="3CC19DEE"/>
    <w:rsid w:val="3CEE7690"/>
    <w:rsid w:val="3CF2B9A5"/>
    <w:rsid w:val="3CFD797E"/>
    <w:rsid w:val="3D0E1302"/>
    <w:rsid w:val="3D6B647D"/>
    <w:rsid w:val="3D95AF03"/>
    <w:rsid w:val="3DC85925"/>
    <w:rsid w:val="3DC92C69"/>
    <w:rsid w:val="3DD3C000"/>
    <w:rsid w:val="3E2814F0"/>
    <w:rsid w:val="3E374B46"/>
    <w:rsid w:val="3E3CFC8D"/>
    <w:rsid w:val="3E53BF84"/>
    <w:rsid w:val="3E6A8E37"/>
    <w:rsid w:val="3E9138A1"/>
    <w:rsid w:val="3E9DD153"/>
    <w:rsid w:val="3EA82661"/>
    <w:rsid w:val="3EBE5785"/>
    <w:rsid w:val="3EF6E8D5"/>
    <w:rsid w:val="3F05F970"/>
    <w:rsid w:val="3F105A6B"/>
    <w:rsid w:val="3F1E377E"/>
    <w:rsid w:val="3F315F76"/>
    <w:rsid w:val="3F62A64D"/>
    <w:rsid w:val="3F76686D"/>
    <w:rsid w:val="3F7C15FB"/>
    <w:rsid w:val="3F8938CD"/>
    <w:rsid w:val="3F921ADF"/>
    <w:rsid w:val="3F9C9DA7"/>
    <w:rsid w:val="3FA88848"/>
    <w:rsid w:val="3FB01AC4"/>
    <w:rsid w:val="3FBACEF8"/>
    <w:rsid w:val="3FC00267"/>
    <w:rsid w:val="3FE05B37"/>
    <w:rsid w:val="3FE5CF75"/>
    <w:rsid w:val="40050D76"/>
    <w:rsid w:val="4034D21C"/>
    <w:rsid w:val="405398B7"/>
    <w:rsid w:val="4062B006"/>
    <w:rsid w:val="40979D53"/>
    <w:rsid w:val="40A99E83"/>
    <w:rsid w:val="40ACDF46"/>
    <w:rsid w:val="40CDF8B8"/>
    <w:rsid w:val="40EEB9E4"/>
    <w:rsid w:val="40F22537"/>
    <w:rsid w:val="40F91547"/>
    <w:rsid w:val="40FF14DA"/>
    <w:rsid w:val="41000E7B"/>
    <w:rsid w:val="413C2E39"/>
    <w:rsid w:val="41730731"/>
    <w:rsid w:val="4189069C"/>
    <w:rsid w:val="4189E18E"/>
    <w:rsid w:val="418B6046"/>
    <w:rsid w:val="418DB293"/>
    <w:rsid w:val="41AF1A00"/>
    <w:rsid w:val="41BA13EF"/>
    <w:rsid w:val="41C20E0D"/>
    <w:rsid w:val="41C543E5"/>
    <w:rsid w:val="41E4D8C3"/>
    <w:rsid w:val="41ED70FB"/>
    <w:rsid w:val="421658CB"/>
    <w:rsid w:val="421F57E6"/>
    <w:rsid w:val="423AB607"/>
    <w:rsid w:val="425218D8"/>
    <w:rsid w:val="425945CD"/>
    <w:rsid w:val="426E5208"/>
    <w:rsid w:val="427D2AB5"/>
    <w:rsid w:val="428563BD"/>
    <w:rsid w:val="429BDEDC"/>
    <w:rsid w:val="429D612E"/>
    <w:rsid w:val="42A14C9A"/>
    <w:rsid w:val="42B4F600"/>
    <w:rsid w:val="42B5098D"/>
    <w:rsid w:val="42CE3BC9"/>
    <w:rsid w:val="42DB4EB8"/>
    <w:rsid w:val="4300A5AE"/>
    <w:rsid w:val="43253CB7"/>
    <w:rsid w:val="433EDF86"/>
    <w:rsid w:val="436ADB20"/>
    <w:rsid w:val="4372B7D0"/>
    <w:rsid w:val="437A22CF"/>
    <w:rsid w:val="437DAEF9"/>
    <w:rsid w:val="438E1F28"/>
    <w:rsid w:val="43A6D1A4"/>
    <w:rsid w:val="43D22361"/>
    <w:rsid w:val="43D34D3D"/>
    <w:rsid w:val="43E09E5F"/>
    <w:rsid w:val="43E8D967"/>
    <w:rsid w:val="43F227A9"/>
    <w:rsid w:val="43F6310B"/>
    <w:rsid w:val="43FC91B3"/>
    <w:rsid w:val="440BC197"/>
    <w:rsid w:val="4414808B"/>
    <w:rsid w:val="44164896"/>
    <w:rsid w:val="4455EB49"/>
    <w:rsid w:val="447A26C0"/>
    <w:rsid w:val="44A1FBD2"/>
    <w:rsid w:val="44A9048E"/>
    <w:rsid w:val="44AC5B84"/>
    <w:rsid w:val="44B13F54"/>
    <w:rsid w:val="44B806B5"/>
    <w:rsid w:val="44BBA5CE"/>
    <w:rsid w:val="44D94648"/>
    <w:rsid w:val="44E36637"/>
    <w:rsid w:val="44E7DEE8"/>
    <w:rsid w:val="45191818"/>
    <w:rsid w:val="4531EEF1"/>
    <w:rsid w:val="453386DB"/>
    <w:rsid w:val="45350100"/>
    <w:rsid w:val="4539D7C3"/>
    <w:rsid w:val="45416950"/>
    <w:rsid w:val="454FDDF6"/>
    <w:rsid w:val="4569E5ED"/>
    <w:rsid w:val="4576D4D1"/>
    <w:rsid w:val="45915966"/>
    <w:rsid w:val="459FA425"/>
    <w:rsid w:val="45B88657"/>
    <w:rsid w:val="45D4EA8F"/>
    <w:rsid w:val="45E9BAC9"/>
    <w:rsid w:val="45FB5C4C"/>
    <w:rsid w:val="4602F39D"/>
    <w:rsid w:val="4612EF7A"/>
    <w:rsid w:val="4625CD98"/>
    <w:rsid w:val="462A44A6"/>
    <w:rsid w:val="46346344"/>
    <w:rsid w:val="4646F19B"/>
    <w:rsid w:val="4657F248"/>
    <w:rsid w:val="465C77BF"/>
    <w:rsid w:val="4664C43B"/>
    <w:rsid w:val="46709811"/>
    <w:rsid w:val="46710A5C"/>
    <w:rsid w:val="468F7C88"/>
    <w:rsid w:val="469CA51B"/>
    <w:rsid w:val="46A71A84"/>
    <w:rsid w:val="46BB44FD"/>
    <w:rsid w:val="46C5AAC4"/>
    <w:rsid w:val="46CA168E"/>
    <w:rsid w:val="470CB9A8"/>
    <w:rsid w:val="471646A6"/>
    <w:rsid w:val="472422B7"/>
    <w:rsid w:val="472BCDFC"/>
    <w:rsid w:val="472DD1CD"/>
    <w:rsid w:val="47399C20"/>
    <w:rsid w:val="473CAD8E"/>
    <w:rsid w:val="474CB81D"/>
    <w:rsid w:val="474E7CC1"/>
    <w:rsid w:val="4755AEE8"/>
    <w:rsid w:val="477416D8"/>
    <w:rsid w:val="477B7E12"/>
    <w:rsid w:val="477F8FA1"/>
    <w:rsid w:val="4780395A"/>
    <w:rsid w:val="4788BE58"/>
    <w:rsid w:val="4796DA57"/>
    <w:rsid w:val="4799D760"/>
    <w:rsid w:val="47AB60CC"/>
    <w:rsid w:val="48122AFD"/>
    <w:rsid w:val="4813F9FB"/>
    <w:rsid w:val="4819A73A"/>
    <w:rsid w:val="4820B10B"/>
    <w:rsid w:val="48216D96"/>
    <w:rsid w:val="484A0EF2"/>
    <w:rsid w:val="485BD194"/>
    <w:rsid w:val="488D2C61"/>
    <w:rsid w:val="48AD1D6A"/>
    <w:rsid w:val="48AE65E9"/>
    <w:rsid w:val="48C79E5D"/>
    <w:rsid w:val="48CAC58B"/>
    <w:rsid w:val="48CF7A9E"/>
    <w:rsid w:val="48D1688A"/>
    <w:rsid w:val="48DCA6F2"/>
    <w:rsid w:val="48ECA3C1"/>
    <w:rsid w:val="49142A85"/>
    <w:rsid w:val="49161816"/>
    <w:rsid w:val="494A903C"/>
    <w:rsid w:val="494DBC50"/>
    <w:rsid w:val="4969FA56"/>
    <w:rsid w:val="497AC07F"/>
    <w:rsid w:val="498A0BB6"/>
    <w:rsid w:val="498C0118"/>
    <w:rsid w:val="49C6C510"/>
    <w:rsid w:val="49D2FEA7"/>
    <w:rsid w:val="49E48CE8"/>
    <w:rsid w:val="4A06F7FE"/>
    <w:rsid w:val="4A112D07"/>
    <w:rsid w:val="4A16D872"/>
    <w:rsid w:val="4A3610B2"/>
    <w:rsid w:val="4A710CC1"/>
    <w:rsid w:val="4A82843E"/>
    <w:rsid w:val="4A854C87"/>
    <w:rsid w:val="4A9061A8"/>
    <w:rsid w:val="4ABCA074"/>
    <w:rsid w:val="4ABD2BEC"/>
    <w:rsid w:val="4ACC4C27"/>
    <w:rsid w:val="4AE0B1DE"/>
    <w:rsid w:val="4B281EB6"/>
    <w:rsid w:val="4B2A3DBB"/>
    <w:rsid w:val="4B3D45BC"/>
    <w:rsid w:val="4B4FC3E1"/>
    <w:rsid w:val="4B7D0BDA"/>
    <w:rsid w:val="4B95F7CE"/>
    <w:rsid w:val="4BACFD68"/>
    <w:rsid w:val="4BAF87D9"/>
    <w:rsid w:val="4BC8B036"/>
    <w:rsid w:val="4BECEEBD"/>
    <w:rsid w:val="4C1DE2E3"/>
    <w:rsid w:val="4C27069D"/>
    <w:rsid w:val="4C27C7DB"/>
    <w:rsid w:val="4C30987A"/>
    <w:rsid w:val="4C4A563F"/>
    <w:rsid w:val="4C8230FE"/>
    <w:rsid w:val="4C8414EC"/>
    <w:rsid w:val="4C92E573"/>
    <w:rsid w:val="4C9CD384"/>
    <w:rsid w:val="4CBEC8C4"/>
    <w:rsid w:val="4CCA2C83"/>
    <w:rsid w:val="4CCE90E9"/>
    <w:rsid w:val="4CE0141D"/>
    <w:rsid w:val="4CEF13C5"/>
    <w:rsid w:val="4CFA436A"/>
    <w:rsid w:val="4D0B9AAE"/>
    <w:rsid w:val="4D139D48"/>
    <w:rsid w:val="4D1B8ACE"/>
    <w:rsid w:val="4D21B011"/>
    <w:rsid w:val="4D60AAFD"/>
    <w:rsid w:val="4D7420C0"/>
    <w:rsid w:val="4DC8CD72"/>
    <w:rsid w:val="4DD47CCA"/>
    <w:rsid w:val="4DDB7B83"/>
    <w:rsid w:val="4DEADFA6"/>
    <w:rsid w:val="4DF673A0"/>
    <w:rsid w:val="4E210906"/>
    <w:rsid w:val="4E35568B"/>
    <w:rsid w:val="4E382959"/>
    <w:rsid w:val="4E5ED399"/>
    <w:rsid w:val="4E615702"/>
    <w:rsid w:val="4E61DE7D"/>
    <w:rsid w:val="4E6FC061"/>
    <w:rsid w:val="4E816C81"/>
    <w:rsid w:val="4EA3609C"/>
    <w:rsid w:val="4EA5D828"/>
    <w:rsid w:val="4EA6457E"/>
    <w:rsid w:val="4EB4C3C3"/>
    <w:rsid w:val="4EB75B2F"/>
    <w:rsid w:val="4EE59223"/>
    <w:rsid w:val="4EFB30F3"/>
    <w:rsid w:val="4F09AA6A"/>
    <w:rsid w:val="4F0FF121"/>
    <w:rsid w:val="4F11D6CE"/>
    <w:rsid w:val="4F272623"/>
    <w:rsid w:val="4F357520"/>
    <w:rsid w:val="4F444F49"/>
    <w:rsid w:val="4F6884E4"/>
    <w:rsid w:val="4F850CE3"/>
    <w:rsid w:val="4FA70CE0"/>
    <w:rsid w:val="4FBC9B68"/>
    <w:rsid w:val="4FC27DFC"/>
    <w:rsid w:val="4FE89DC9"/>
    <w:rsid w:val="5001CD45"/>
    <w:rsid w:val="50644349"/>
    <w:rsid w:val="50705711"/>
    <w:rsid w:val="507317E4"/>
    <w:rsid w:val="50CA6777"/>
    <w:rsid w:val="50F1891C"/>
    <w:rsid w:val="510F1E6F"/>
    <w:rsid w:val="51228068"/>
    <w:rsid w:val="5129DE0B"/>
    <w:rsid w:val="5134775D"/>
    <w:rsid w:val="51355551"/>
    <w:rsid w:val="5145256A"/>
    <w:rsid w:val="5155A221"/>
    <w:rsid w:val="516CF74D"/>
    <w:rsid w:val="51785C10"/>
    <w:rsid w:val="51A76123"/>
    <w:rsid w:val="51D22D44"/>
    <w:rsid w:val="51DB015E"/>
    <w:rsid w:val="51E7F478"/>
    <w:rsid w:val="51F9C875"/>
    <w:rsid w:val="520F62F6"/>
    <w:rsid w:val="521A87B8"/>
    <w:rsid w:val="523EF36B"/>
    <w:rsid w:val="526B9886"/>
    <w:rsid w:val="528EC590"/>
    <w:rsid w:val="52A025A6"/>
    <w:rsid w:val="52A117FC"/>
    <w:rsid w:val="52BDEE21"/>
    <w:rsid w:val="52DDA7F5"/>
    <w:rsid w:val="52F23022"/>
    <w:rsid w:val="52FE779C"/>
    <w:rsid w:val="5313324D"/>
    <w:rsid w:val="5319576A"/>
    <w:rsid w:val="532F8C9E"/>
    <w:rsid w:val="533D5471"/>
    <w:rsid w:val="534CD0C1"/>
    <w:rsid w:val="5353B654"/>
    <w:rsid w:val="5365C3B0"/>
    <w:rsid w:val="536B1FE0"/>
    <w:rsid w:val="5375548F"/>
    <w:rsid w:val="5378079D"/>
    <w:rsid w:val="53793838"/>
    <w:rsid w:val="5398CB4F"/>
    <w:rsid w:val="53A11AB8"/>
    <w:rsid w:val="53A33062"/>
    <w:rsid w:val="53AAA64A"/>
    <w:rsid w:val="53AAD948"/>
    <w:rsid w:val="53B86218"/>
    <w:rsid w:val="53B9B768"/>
    <w:rsid w:val="53F32A36"/>
    <w:rsid w:val="5417C06C"/>
    <w:rsid w:val="5417EF07"/>
    <w:rsid w:val="54556824"/>
    <w:rsid w:val="545E031B"/>
    <w:rsid w:val="546578C7"/>
    <w:rsid w:val="5465E7C8"/>
    <w:rsid w:val="5465F6BB"/>
    <w:rsid w:val="546D7316"/>
    <w:rsid w:val="547C7615"/>
    <w:rsid w:val="549B573F"/>
    <w:rsid w:val="549ED468"/>
    <w:rsid w:val="54A956F1"/>
    <w:rsid w:val="54B0C79C"/>
    <w:rsid w:val="54B2BD27"/>
    <w:rsid w:val="54B61D18"/>
    <w:rsid w:val="54D65533"/>
    <w:rsid w:val="54D9E9F9"/>
    <w:rsid w:val="54EE80B1"/>
    <w:rsid w:val="54F95E3F"/>
    <w:rsid w:val="5537B46C"/>
    <w:rsid w:val="554FE18C"/>
    <w:rsid w:val="555BF9E3"/>
    <w:rsid w:val="5573B408"/>
    <w:rsid w:val="557509F8"/>
    <w:rsid w:val="5576942D"/>
    <w:rsid w:val="5586142F"/>
    <w:rsid w:val="558EFA97"/>
    <w:rsid w:val="5597D33A"/>
    <w:rsid w:val="55C4FA3F"/>
    <w:rsid w:val="55CA04A8"/>
    <w:rsid w:val="55D7C668"/>
    <w:rsid w:val="55E69092"/>
    <w:rsid w:val="5615E44C"/>
    <w:rsid w:val="564D0B76"/>
    <w:rsid w:val="564D3104"/>
    <w:rsid w:val="56511ED3"/>
    <w:rsid w:val="566B7191"/>
    <w:rsid w:val="566EC26E"/>
    <w:rsid w:val="567300F9"/>
    <w:rsid w:val="568516BF"/>
    <w:rsid w:val="568FEC69"/>
    <w:rsid w:val="56E0780E"/>
    <w:rsid w:val="56FF558F"/>
    <w:rsid w:val="571BC201"/>
    <w:rsid w:val="5726B136"/>
    <w:rsid w:val="572FE0A6"/>
    <w:rsid w:val="57397DA0"/>
    <w:rsid w:val="5752F620"/>
    <w:rsid w:val="57587928"/>
    <w:rsid w:val="5769F10F"/>
    <w:rsid w:val="5778ED03"/>
    <w:rsid w:val="57828697"/>
    <w:rsid w:val="579AD364"/>
    <w:rsid w:val="57C785E4"/>
    <w:rsid w:val="57CCC8AA"/>
    <w:rsid w:val="57CFA77A"/>
    <w:rsid w:val="57D8C45D"/>
    <w:rsid w:val="57F4E117"/>
    <w:rsid w:val="57FF5C22"/>
    <w:rsid w:val="580A92CF"/>
    <w:rsid w:val="584CBA6E"/>
    <w:rsid w:val="5858572D"/>
    <w:rsid w:val="585ABA1D"/>
    <w:rsid w:val="5870A832"/>
    <w:rsid w:val="58786E01"/>
    <w:rsid w:val="58C80FDC"/>
    <w:rsid w:val="58D380A9"/>
    <w:rsid w:val="58E64EB5"/>
    <w:rsid w:val="58F49DAC"/>
    <w:rsid w:val="5901A56A"/>
    <w:rsid w:val="5912BF37"/>
    <w:rsid w:val="59153CCA"/>
    <w:rsid w:val="5928961D"/>
    <w:rsid w:val="595037E5"/>
    <w:rsid w:val="5958F562"/>
    <w:rsid w:val="595BE5FD"/>
    <w:rsid w:val="596A1FD8"/>
    <w:rsid w:val="5996F159"/>
    <w:rsid w:val="59A4270E"/>
    <w:rsid w:val="59B30716"/>
    <w:rsid w:val="59B945B1"/>
    <w:rsid w:val="59F3AC1C"/>
    <w:rsid w:val="59FAB2B1"/>
    <w:rsid w:val="59FAE237"/>
    <w:rsid w:val="5A05F31F"/>
    <w:rsid w:val="5A0B6477"/>
    <w:rsid w:val="5A296AF8"/>
    <w:rsid w:val="5A307E19"/>
    <w:rsid w:val="5A3C0D52"/>
    <w:rsid w:val="5A5A26E6"/>
    <w:rsid w:val="5A626BBA"/>
    <w:rsid w:val="5A946042"/>
    <w:rsid w:val="5A9D75CB"/>
    <w:rsid w:val="5AA9CF82"/>
    <w:rsid w:val="5ACA00A1"/>
    <w:rsid w:val="5ADC06F7"/>
    <w:rsid w:val="5ADC3797"/>
    <w:rsid w:val="5AE0D7E7"/>
    <w:rsid w:val="5AE88D56"/>
    <w:rsid w:val="5B01EB67"/>
    <w:rsid w:val="5B077994"/>
    <w:rsid w:val="5B158DDA"/>
    <w:rsid w:val="5B24753E"/>
    <w:rsid w:val="5B3CC577"/>
    <w:rsid w:val="5B486656"/>
    <w:rsid w:val="5B5609C5"/>
    <w:rsid w:val="5B6847DE"/>
    <w:rsid w:val="5B7CB3B6"/>
    <w:rsid w:val="5B82E580"/>
    <w:rsid w:val="5B885372"/>
    <w:rsid w:val="5BBA4A54"/>
    <w:rsid w:val="5BD5BBF1"/>
    <w:rsid w:val="5BDBF7C6"/>
    <w:rsid w:val="5BE1F207"/>
    <w:rsid w:val="5BEE7429"/>
    <w:rsid w:val="5C0FB174"/>
    <w:rsid w:val="5C180699"/>
    <w:rsid w:val="5C2487DC"/>
    <w:rsid w:val="5C2514C1"/>
    <w:rsid w:val="5C2FE663"/>
    <w:rsid w:val="5C46C345"/>
    <w:rsid w:val="5C6AB3E8"/>
    <w:rsid w:val="5C7078CD"/>
    <w:rsid w:val="5C9386BF"/>
    <w:rsid w:val="5CC19A14"/>
    <w:rsid w:val="5D2085A0"/>
    <w:rsid w:val="5D3D5406"/>
    <w:rsid w:val="5D45EF84"/>
    <w:rsid w:val="5D8401C1"/>
    <w:rsid w:val="5D8D0A7E"/>
    <w:rsid w:val="5D949A88"/>
    <w:rsid w:val="5DBED14D"/>
    <w:rsid w:val="5DE78C63"/>
    <w:rsid w:val="5DF33E43"/>
    <w:rsid w:val="5DFDD8F5"/>
    <w:rsid w:val="5E08AE75"/>
    <w:rsid w:val="5E1484F0"/>
    <w:rsid w:val="5E2CAC40"/>
    <w:rsid w:val="5E33C568"/>
    <w:rsid w:val="5E5339BD"/>
    <w:rsid w:val="5E5CA383"/>
    <w:rsid w:val="5E684036"/>
    <w:rsid w:val="5E6BBB81"/>
    <w:rsid w:val="5E97735F"/>
    <w:rsid w:val="5EA0B172"/>
    <w:rsid w:val="5EACD27E"/>
    <w:rsid w:val="5EB8C0CA"/>
    <w:rsid w:val="5ECEAEF2"/>
    <w:rsid w:val="5ED43400"/>
    <w:rsid w:val="5EDAE246"/>
    <w:rsid w:val="5F005A5D"/>
    <w:rsid w:val="5F3D7380"/>
    <w:rsid w:val="5F574687"/>
    <w:rsid w:val="5F8CDD03"/>
    <w:rsid w:val="5F957044"/>
    <w:rsid w:val="5FB86057"/>
    <w:rsid w:val="5FC08247"/>
    <w:rsid w:val="5FC53579"/>
    <w:rsid w:val="5FC655A3"/>
    <w:rsid w:val="5FCF40E9"/>
    <w:rsid w:val="5FCF95C9"/>
    <w:rsid w:val="5FD815B5"/>
    <w:rsid w:val="5FDB0D02"/>
    <w:rsid w:val="5FDCA205"/>
    <w:rsid w:val="5FF80119"/>
    <w:rsid w:val="5FFEF0EB"/>
    <w:rsid w:val="60216F4D"/>
    <w:rsid w:val="602A746E"/>
    <w:rsid w:val="603E92E3"/>
    <w:rsid w:val="606736F3"/>
    <w:rsid w:val="60685C5F"/>
    <w:rsid w:val="609478B5"/>
    <w:rsid w:val="60AB4ED6"/>
    <w:rsid w:val="60C7F452"/>
    <w:rsid w:val="60D8A4A6"/>
    <w:rsid w:val="6109BB09"/>
    <w:rsid w:val="614C25B2"/>
    <w:rsid w:val="61531286"/>
    <w:rsid w:val="6179FC4A"/>
    <w:rsid w:val="617FCA6D"/>
    <w:rsid w:val="6183852E"/>
    <w:rsid w:val="6193D17A"/>
    <w:rsid w:val="61A02F49"/>
    <w:rsid w:val="61DE609E"/>
    <w:rsid w:val="61EB3449"/>
    <w:rsid w:val="61F2A95D"/>
    <w:rsid w:val="62108480"/>
    <w:rsid w:val="621CF8FF"/>
    <w:rsid w:val="625DA6C8"/>
    <w:rsid w:val="6284A1E3"/>
    <w:rsid w:val="62ADC0BD"/>
    <w:rsid w:val="62CBBEEF"/>
    <w:rsid w:val="62D7A913"/>
    <w:rsid w:val="62DD3318"/>
    <w:rsid w:val="62F32292"/>
    <w:rsid w:val="62FF4A00"/>
    <w:rsid w:val="6306E1AB"/>
    <w:rsid w:val="631E3CB8"/>
    <w:rsid w:val="63217D5F"/>
    <w:rsid w:val="632301DF"/>
    <w:rsid w:val="632CFF7F"/>
    <w:rsid w:val="63348B3A"/>
    <w:rsid w:val="633A2374"/>
    <w:rsid w:val="6342A69A"/>
    <w:rsid w:val="63870681"/>
    <w:rsid w:val="6398AC4D"/>
    <w:rsid w:val="63A51350"/>
    <w:rsid w:val="63D7BF39"/>
    <w:rsid w:val="63F6042A"/>
    <w:rsid w:val="63F9860E"/>
    <w:rsid w:val="63FB2D24"/>
    <w:rsid w:val="64104A3F"/>
    <w:rsid w:val="64360057"/>
    <w:rsid w:val="643C2CE1"/>
    <w:rsid w:val="645CCC23"/>
    <w:rsid w:val="64654AA5"/>
    <w:rsid w:val="64737974"/>
    <w:rsid w:val="647445F7"/>
    <w:rsid w:val="648BD17A"/>
    <w:rsid w:val="64AE5BDA"/>
    <w:rsid w:val="64B3B77C"/>
    <w:rsid w:val="64BBDA69"/>
    <w:rsid w:val="64CB6314"/>
    <w:rsid w:val="64CB723C"/>
    <w:rsid w:val="64DB2AA8"/>
    <w:rsid w:val="64DCB0D2"/>
    <w:rsid w:val="64F2C699"/>
    <w:rsid w:val="64FD1335"/>
    <w:rsid w:val="6516700F"/>
    <w:rsid w:val="6526B07B"/>
    <w:rsid w:val="652CDDD6"/>
    <w:rsid w:val="65332AFC"/>
    <w:rsid w:val="654E67D6"/>
    <w:rsid w:val="65521BEA"/>
    <w:rsid w:val="6569B338"/>
    <w:rsid w:val="6574789C"/>
    <w:rsid w:val="659C525E"/>
    <w:rsid w:val="659D43F5"/>
    <w:rsid w:val="65CF5D08"/>
    <w:rsid w:val="65D1D0B8"/>
    <w:rsid w:val="65D1DE83"/>
    <w:rsid w:val="65DB6254"/>
    <w:rsid w:val="65DBA670"/>
    <w:rsid w:val="65E365AF"/>
    <w:rsid w:val="66081999"/>
    <w:rsid w:val="660F49D5"/>
    <w:rsid w:val="662BAE18"/>
    <w:rsid w:val="662E30C5"/>
    <w:rsid w:val="663A6905"/>
    <w:rsid w:val="669B35E3"/>
    <w:rsid w:val="66A71C01"/>
    <w:rsid w:val="66AC1813"/>
    <w:rsid w:val="66C3D2AF"/>
    <w:rsid w:val="66E9312C"/>
    <w:rsid w:val="673955DC"/>
    <w:rsid w:val="6740B32E"/>
    <w:rsid w:val="676DA119"/>
    <w:rsid w:val="677776D1"/>
    <w:rsid w:val="67803B33"/>
    <w:rsid w:val="679C7EA0"/>
    <w:rsid w:val="67A097E7"/>
    <w:rsid w:val="67C2A825"/>
    <w:rsid w:val="67CC8CEE"/>
    <w:rsid w:val="67DDEC4C"/>
    <w:rsid w:val="67E710FC"/>
    <w:rsid w:val="67F787C4"/>
    <w:rsid w:val="68297255"/>
    <w:rsid w:val="6830AB4C"/>
    <w:rsid w:val="68472614"/>
    <w:rsid w:val="685E335D"/>
    <w:rsid w:val="68689EDB"/>
    <w:rsid w:val="686ACBBE"/>
    <w:rsid w:val="68718730"/>
    <w:rsid w:val="68780A86"/>
    <w:rsid w:val="6882804C"/>
    <w:rsid w:val="68900CE0"/>
    <w:rsid w:val="68A57867"/>
    <w:rsid w:val="68D5263D"/>
    <w:rsid w:val="68EDF919"/>
    <w:rsid w:val="68FA223F"/>
    <w:rsid w:val="694A5AE6"/>
    <w:rsid w:val="695E7886"/>
    <w:rsid w:val="696247A0"/>
    <w:rsid w:val="696603EC"/>
    <w:rsid w:val="6987E5B7"/>
    <w:rsid w:val="698E2575"/>
    <w:rsid w:val="699851CC"/>
    <w:rsid w:val="69CEFC83"/>
    <w:rsid w:val="69D84AB4"/>
    <w:rsid w:val="69E3F6F7"/>
    <w:rsid w:val="69EAFC36"/>
    <w:rsid w:val="6A004EF9"/>
    <w:rsid w:val="6A069C1F"/>
    <w:rsid w:val="6A29B3DD"/>
    <w:rsid w:val="6A2A174B"/>
    <w:rsid w:val="6A70B518"/>
    <w:rsid w:val="6A808C0E"/>
    <w:rsid w:val="6A996DEB"/>
    <w:rsid w:val="6A9C4872"/>
    <w:rsid w:val="6A9D1F3F"/>
    <w:rsid w:val="6AA37725"/>
    <w:rsid w:val="6AB27192"/>
    <w:rsid w:val="6AEF90C2"/>
    <w:rsid w:val="6AF53406"/>
    <w:rsid w:val="6AFCFFDB"/>
    <w:rsid w:val="6B047501"/>
    <w:rsid w:val="6B05C57D"/>
    <w:rsid w:val="6B416656"/>
    <w:rsid w:val="6B52117F"/>
    <w:rsid w:val="6B532A1A"/>
    <w:rsid w:val="6B68E627"/>
    <w:rsid w:val="6B696F82"/>
    <w:rsid w:val="6B8DA232"/>
    <w:rsid w:val="6BCB9740"/>
    <w:rsid w:val="6BD5AC1D"/>
    <w:rsid w:val="6BF5304D"/>
    <w:rsid w:val="6BFEAB03"/>
    <w:rsid w:val="6C032D8F"/>
    <w:rsid w:val="6C0497F3"/>
    <w:rsid w:val="6C0C0FFA"/>
    <w:rsid w:val="6C0C8579"/>
    <w:rsid w:val="6C1B2B69"/>
    <w:rsid w:val="6C1E3276"/>
    <w:rsid w:val="6C24B0BC"/>
    <w:rsid w:val="6C3818D3"/>
    <w:rsid w:val="6C508EFE"/>
    <w:rsid w:val="6C588948"/>
    <w:rsid w:val="6C59B737"/>
    <w:rsid w:val="6C637483"/>
    <w:rsid w:val="6C6B50A6"/>
    <w:rsid w:val="6C89AB7C"/>
    <w:rsid w:val="6CA04562"/>
    <w:rsid w:val="6CBAF581"/>
    <w:rsid w:val="6CCC780A"/>
    <w:rsid w:val="6CCF49E5"/>
    <w:rsid w:val="6CD6E344"/>
    <w:rsid w:val="6CDADEEB"/>
    <w:rsid w:val="6CDE71A7"/>
    <w:rsid w:val="6D04B688"/>
    <w:rsid w:val="6D0BE466"/>
    <w:rsid w:val="6D28DC89"/>
    <w:rsid w:val="6D2CD880"/>
    <w:rsid w:val="6D331433"/>
    <w:rsid w:val="6D34001F"/>
    <w:rsid w:val="6D438300"/>
    <w:rsid w:val="6D449688"/>
    <w:rsid w:val="6D49A37B"/>
    <w:rsid w:val="6D4B982D"/>
    <w:rsid w:val="6D501AFE"/>
    <w:rsid w:val="6D61372D"/>
    <w:rsid w:val="6D64CE7F"/>
    <w:rsid w:val="6D7F8762"/>
    <w:rsid w:val="6D891328"/>
    <w:rsid w:val="6DA87D42"/>
    <w:rsid w:val="6DAE21CF"/>
    <w:rsid w:val="6DB11EB7"/>
    <w:rsid w:val="6DBD337A"/>
    <w:rsid w:val="6DBD92DC"/>
    <w:rsid w:val="6DD4C001"/>
    <w:rsid w:val="6DED607F"/>
    <w:rsid w:val="6E01AAAD"/>
    <w:rsid w:val="6E0E8168"/>
    <w:rsid w:val="6E1A5BBA"/>
    <w:rsid w:val="6E2940DA"/>
    <w:rsid w:val="6E4D7C10"/>
    <w:rsid w:val="6E997D84"/>
    <w:rsid w:val="6EA086E9"/>
    <w:rsid w:val="6EA8029D"/>
    <w:rsid w:val="6ECEE494"/>
    <w:rsid w:val="6ED30AC8"/>
    <w:rsid w:val="6ED438D6"/>
    <w:rsid w:val="6EDA0D42"/>
    <w:rsid w:val="6EE263C6"/>
    <w:rsid w:val="6F03380D"/>
    <w:rsid w:val="6F0496B9"/>
    <w:rsid w:val="6F1B94B1"/>
    <w:rsid w:val="6F473C24"/>
    <w:rsid w:val="6F581B17"/>
    <w:rsid w:val="6F70C578"/>
    <w:rsid w:val="6F76A049"/>
    <w:rsid w:val="6F889318"/>
    <w:rsid w:val="6F8B59E8"/>
    <w:rsid w:val="6F9031D5"/>
    <w:rsid w:val="6F978B0C"/>
    <w:rsid w:val="6F991F1F"/>
    <w:rsid w:val="6FACBA52"/>
    <w:rsid w:val="6FAD1FF4"/>
    <w:rsid w:val="6FB62C1B"/>
    <w:rsid w:val="6FB900D4"/>
    <w:rsid w:val="6FEB947D"/>
    <w:rsid w:val="70161269"/>
    <w:rsid w:val="7016F116"/>
    <w:rsid w:val="701724CB"/>
    <w:rsid w:val="701BAE23"/>
    <w:rsid w:val="7023A461"/>
    <w:rsid w:val="702ACA92"/>
    <w:rsid w:val="706C4C6E"/>
    <w:rsid w:val="7095494A"/>
    <w:rsid w:val="709D8413"/>
    <w:rsid w:val="70B1A5B7"/>
    <w:rsid w:val="70B3A889"/>
    <w:rsid w:val="70C96026"/>
    <w:rsid w:val="70F2131D"/>
    <w:rsid w:val="70F2BC5B"/>
    <w:rsid w:val="70FF9711"/>
    <w:rsid w:val="711CB765"/>
    <w:rsid w:val="712226CE"/>
    <w:rsid w:val="71594251"/>
    <w:rsid w:val="7164C002"/>
    <w:rsid w:val="7165F303"/>
    <w:rsid w:val="7169374D"/>
    <w:rsid w:val="717B5CBA"/>
    <w:rsid w:val="717F910F"/>
    <w:rsid w:val="71B53593"/>
    <w:rsid w:val="71C1D9FB"/>
    <w:rsid w:val="71D4A294"/>
    <w:rsid w:val="71ED0954"/>
    <w:rsid w:val="71FC1E45"/>
    <w:rsid w:val="72145ED4"/>
    <w:rsid w:val="721A273D"/>
    <w:rsid w:val="72413C05"/>
    <w:rsid w:val="724C1F24"/>
    <w:rsid w:val="72545015"/>
    <w:rsid w:val="7258C039"/>
    <w:rsid w:val="72690E88"/>
    <w:rsid w:val="727A1D9F"/>
    <w:rsid w:val="727BC6FD"/>
    <w:rsid w:val="727DA681"/>
    <w:rsid w:val="7283DBEB"/>
    <w:rsid w:val="72848FDA"/>
    <w:rsid w:val="72A8663A"/>
    <w:rsid w:val="72AB0B2B"/>
    <w:rsid w:val="72CCC59E"/>
    <w:rsid w:val="72D71F8C"/>
    <w:rsid w:val="73000958"/>
    <w:rsid w:val="73061BF4"/>
    <w:rsid w:val="73334FDE"/>
    <w:rsid w:val="733FB6CD"/>
    <w:rsid w:val="7345D595"/>
    <w:rsid w:val="734BD9BF"/>
    <w:rsid w:val="73548E52"/>
    <w:rsid w:val="7360A6BB"/>
    <w:rsid w:val="736FB158"/>
    <w:rsid w:val="737072F5"/>
    <w:rsid w:val="739583E8"/>
    <w:rsid w:val="73994D2A"/>
    <w:rsid w:val="73B2901D"/>
    <w:rsid w:val="73C64014"/>
    <w:rsid w:val="73F386A3"/>
    <w:rsid w:val="73F407F0"/>
    <w:rsid w:val="73FA03DD"/>
    <w:rsid w:val="740100E8"/>
    <w:rsid w:val="7404B34A"/>
    <w:rsid w:val="74134CA1"/>
    <w:rsid w:val="7436A1FA"/>
    <w:rsid w:val="74494104"/>
    <w:rsid w:val="7459C790"/>
    <w:rsid w:val="747050B4"/>
    <w:rsid w:val="7490E313"/>
    <w:rsid w:val="74948513"/>
    <w:rsid w:val="74988D9C"/>
    <w:rsid w:val="74A20F52"/>
    <w:rsid w:val="74C4B284"/>
    <w:rsid w:val="74C9CF76"/>
    <w:rsid w:val="74CACAC1"/>
    <w:rsid w:val="751C47E2"/>
    <w:rsid w:val="7531D6A6"/>
    <w:rsid w:val="75347D8D"/>
    <w:rsid w:val="75428AEB"/>
    <w:rsid w:val="755FB46A"/>
    <w:rsid w:val="75604A69"/>
    <w:rsid w:val="7572AB11"/>
    <w:rsid w:val="758FD851"/>
    <w:rsid w:val="75998C0D"/>
    <w:rsid w:val="759C1293"/>
    <w:rsid w:val="75AF8E56"/>
    <w:rsid w:val="75B367BF"/>
    <w:rsid w:val="75BBA194"/>
    <w:rsid w:val="75E78D4E"/>
    <w:rsid w:val="75E7F482"/>
    <w:rsid w:val="75F7D1B9"/>
    <w:rsid w:val="760B27D7"/>
    <w:rsid w:val="7618D36F"/>
    <w:rsid w:val="762171D0"/>
    <w:rsid w:val="762D78D3"/>
    <w:rsid w:val="763AF5C6"/>
    <w:rsid w:val="764ECDDD"/>
    <w:rsid w:val="76605A41"/>
    <w:rsid w:val="76679B30"/>
    <w:rsid w:val="769B56DF"/>
    <w:rsid w:val="76A9E5F5"/>
    <w:rsid w:val="76AB98CE"/>
    <w:rsid w:val="7704EF19"/>
    <w:rsid w:val="7735AEDB"/>
    <w:rsid w:val="774F3820"/>
    <w:rsid w:val="7777CC3D"/>
    <w:rsid w:val="778E681C"/>
    <w:rsid w:val="77B2CBA2"/>
    <w:rsid w:val="77D0F388"/>
    <w:rsid w:val="77D2F939"/>
    <w:rsid w:val="77D4B403"/>
    <w:rsid w:val="77E7B5AF"/>
    <w:rsid w:val="783CA249"/>
    <w:rsid w:val="7843227B"/>
    <w:rsid w:val="7847A01B"/>
    <w:rsid w:val="786FB0C5"/>
    <w:rsid w:val="787E46C1"/>
    <w:rsid w:val="7895AE6A"/>
    <w:rsid w:val="7897552C"/>
    <w:rsid w:val="78BFFA88"/>
    <w:rsid w:val="78E9DDE3"/>
    <w:rsid w:val="791D3B9A"/>
    <w:rsid w:val="792809B3"/>
    <w:rsid w:val="79383EF6"/>
    <w:rsid w:val="793E1195"/>
    <w:rsid w:val="79601443"/>
    <w:rsid w:val="79651F9F"/>
    <w:rsid w:val="797104E8"/>
    <w:rsid w:val="79731260"/>
    <w:rsid w:val="797CA03C"/>
    <w:rsid w:val="798B74D2"/>
    <w:rsid w:val="79A29162"/>
    <w:rsid w:val="79C11BEC"/>
    <w:rsid w:val="79DCCE2D"/>
    <w:rsid w:val="79F0CB77"/>
    <w:rsid w:val="7A005C64"/>
    <w:rsid w:val="7A1426B0"/>
    <w:rsid w:val="7A33258D"/>
    <w:rsid w:val="7A3C61FD"/>
    <w:rsid w:val="7A47A7BB"/>
    <w:rsid w:val="7A4BDA58"/>
    <w:rsid w:val="7A4EBCFF"/>
    <w:rsid w:val="7A62C827"/>
    <w:rsid w:val="7A7EEBF8"/>
    <w:rsid w:val="7A7FCD06"/>
    <w:rsid w:val="7A817E57"/>
    <w:rsid w:val="7A86D8E2"/>
    <w:rsid w:val="7A9CE618"/>
    <w:rsid w:val="7AAED3E6"/>
    <w:rsid w:val="7AB360D4"/>
    <w:rsid w:val="7AB54FE0"/>
    <w:rsid w:val="7AEC31D1"/>
    <w:rsid w:val="7B024EE7"/>
    <w:rsid w:val="7B25F70A"/>
    <w:rsid w:val="7B35C3FE"/>
    <w:rsid w:val="7B4D39D6"/>
    <w:rsid w:val="7B69E434"/>
    <w:rsid w:val="7B7C0508"/>
    <w:rsid w:val="7B80196D"/>
    <w:rsid w:val="7B80A61B"/>
    <w:rsid w:val="7B860DE4"/>
    <w:rsid w:val="7B8721A6"/>
    <w:rsid w:val="7B8E419C"/>
    <w:rsid w:val="7B995110"/>
    <w:rsid w:val="7BA546D8"/>
    <w:rsid w:val="7BADD0E9"/>
    <w:rsid w:val="7BBA70BB"/>
    <w:rsid w:val="7BCEF5EE"/>
    <w:rsid w:val="7BD0F7EA"/>
    <w:rsid w:val="7BDFD501"/>
    <w:rsid w:val="7BE2349E"/>
    <w:rsid w:val="7C0B5417"/>
    <w:rsid w:val="7C3E0DA9"/>
    <w:rsid w:val="7C3FA182"/>
    <w:rsid w:val="7C44AE8A"/>
    <w:rsid w:val="7C62EB89"/>
    <w:rsid w:val="7C7BF5C3"/>
    <w:rsid w:val="7C97B505"/>
    <w:rsid w:val="7C986667"/>
    <w:rsid w:val="7CA5A7B0"/>
    <w:rsid w:val="7CA8A5AA"/>
    <w:rsid w:val="7CD9D3F5"/>
    <w:rsid w:val="7CE7D709"/>
    <w:rsid w:val="7CE92E2B"/>
    <w:rsid w:val="7CECAED0"/>
    <w:rsid w:val="7D252C31"/>
    <w:rsid w:val="7D337766"/>
    <w:rsid w:val="7D408199"/>
    <w:rsid w:val="7D5FC7FD"/>
    <w:rsid w:val="7D8686B1"/>
    <w:rsid w:val="7DB7D3C9"/>
    <w:rsid w:val="7DCCFC5E"/>
    <w:rsid w:val="7E13BEF5"/>
    <w:rsid w:val="7E23F89B"/>
    <w:rsid w:val="7E4283E9"/>
    <w:rsid w:val="7E4FD88C"/>
    <w:rsid w:val="7E67A5A2"/>
    <w:rsid w:val="7E946074"/>
    <w:rsid w:val="7EB51AC6"/>
    <w:rsid w:val="7EBC1A1B"/>
    <w:rsid w:val="7EBDB728"/>
    <w:rsid w:val="7EC13C82"/>
    <w:rsid w:val="7ECEA21B"/>
    <w:rsid w:val="7EF0A90C"/>
    <w:rsid w:val="7EF1A7FD"/>
    <w:rsid w:val="7F16D08A"/>
    <w:rsid w:val="7F16D568"/>
    <w:rsid w:val="7F244737"/>
    <w:rsid w:val="7F2EDAD5"/>
    <w:rsid w:val="7F5112B4"/>
    <w:rsid w:val="7F6551FE"/>
    <w:rsid w:val="7F866682"/>
    <w:rsid w:val="7F9C7A37"/>
    <w:rsid w:val="7FA1F772"/>
    <w:rsid w:val="7FBA7788"/>
    <w:rsid w:val="7FBB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1244A"/>
  <w15:chartTrackingRefBased/>
  <w15:docId w15:val="{5FEE7C14-A987-41C5-B9F8-A54A7C7FD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Revision">
    <w:name w:val="Revision"/>
    <w:hidden/>
    <w:uiPriority w:val="99"/>
    <w:semiHidden/>
    <w:rsid w:val="0023729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customXml" Target="ink/ink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76" Type="http://schemas.openxmlformats.org/officeDocument/2006/relationships/image" Target="media/image68.jpg"/><Relationship Id="rId84" Type="http://schemas.openxmlformats.org/officeDocument/2006/relationships/hyperlink" Target="https://www.infineon.com/dgdl/irf540npbf.pdf?fileId=5546d462533600a4015355e39f0d19a1" TargetMode="External"/><Relationship Id="rId89" Type="http://schemas.openxmlformats.org/officeDocument/2006/relationships/header" Target="header1.xml"/><Relationship Id="rId7" Type="http://schemas.openxmlformats.org/officeDocument/2006/relationships/image" Target="media/image1.jpg"/><Relationship Id="rId71" Type="http://schemas.openxmlformats.org/officeDocument/2006/relationships/image" Target="media/image63.png"/><Relationship Id="rId92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3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image" Target="media/image66.jpg"/><Relationship Id="rId79" Type="http://schemas.openxmlformats.org/officeDocument/2006/relationships/image" Target="media/image71.jpg"/><Relationship Id="rId87" Type="http://schemas.openxmlformats.org/officeDocument/2006/relationships/hyperlink" Target="https://www.ttelectronics.com/TTElectronics/media/ProductFiles/Datasheet/OPB827-829.pdf" TargetMode="External"/><Relationship Id="rId5" Type="http://schemas.openxmlformats.org/officeDocument/2006/relationships/footnotes" Target="footnotes.xml"/><Relationship Id="rId61" Type="http://schemas.openxmlformats.org/officeDocument/2006/relationships/image" Target="media/image53.png"/><Relationship Id="rId82" Type="http://schemas.openxmlformats.org/officeDocument/2006/relationships/image" Target="media/image74.jpg"/><Relationship Id="rId90" Type="http://schemas.openxmlformats.org/officeDocument/2006/relationships/footer" Target="footer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jpg"/><Relationship Id="rId8" Type="http://schemas.openxmlformats.org/officeDocument/2006/relationships/image" Target="media/image2.jp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hyperlink" Target="https://community.nxp.com/t5/University-Programs-Knowledge/Freescale-Cup-DC-Motor-Specifications/ta-p/1100465" TargetMode="External"/><Relationship Id="rId93" Type="http://schemas.microsoft.com/office/2020/10/relationships/intelligence" Target="intelligence2.xml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4.png"/><Relationship Id="rId41" Type="http://schemas.openxmlformats.org/officeDocument/2006/relationships/customXml" Target="ink/ink2.xml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jpg"/><Relationship Id="rId83" Type="http://schemas.openxmlformats.org/officeDocument/2006/relationships/hyperlink" Target="https://www.nxp.com/docs/en/data-sheet/KL25P80M48SF0.pdf" TargetMode="External"/><Relationship Id="rId88" Type="http://schemas.openxmlformats.org/officeDocument/2006/relationships/hyperlink" Target="https://www.ti.com/lit/ds/symlink/lm2907-n.pdf?ts=1694862043100&amp;ref_url=https%253A%252F%252Fwww.google.com%252F" TargetMode="External"/><Relationship Id="rId9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jpg"/><Relationship Id="rId86" Type="http://schemas.openxmlformats.org/officeDocument/2006/relationships/hyperlink" Target="https://www.st.com/content/ccc/resource/technical/document/datasheet/41/4f/b3/b0/12/d4/47/88/CD00000444.pdf/files/CD00000444.pdf/jcr:content/translations/en.CD00000444.pd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gi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24T20:24:32.16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0 16383 0 0,'0'4'0'0'0,"0"3"0"0"0,0 5 0 0 0,0 4 0 0 0,0 1 0 0 0,0 6 0 0 0,0 1 0 0 0,0 1 0 0 0,0-1 0 0 0,0-1 0 0 0,0-2 0 0 0,0 0 0 0 0,0 2 0 0 0,0 1 0 0 0,0-1 0 0 0,0 0 0 0 0,0 0 0 0 0,0-3 0 0 0,0 0 0 0 0,0 1 0 0 0,0-2 0 0 0,0 0 0 0 0,0 1 0 0 0,4-4 0 0 0,-1-2 0 0 0,2 2 0 0 0,-1 0 0 0 0,-2 1 0 0 0,6-2 0 0 0,5-5 0 0 0,3-2 0 0 0,3-4 0 0 0,1-2 0 0 0,4-2 0 0 0,1 0 0 0 0,0-1 0 0 0,-1 1 0 0 0,-2-1 0 0 0,0 0 0 0 0,-2 1 0 0 0,0 0 0 0 0,0 0 0 0 0,-1 0 0 0 0,3 0 0 0 0,2 0 0 0 0,0 0 0 0 0,-2 0 0 0 0,1 0 0 0 0,-2 0 0 0 0,-1 0 0 0 0,0 0 0 0 0,-1 0 0 0 0,0 0 0 0 0,1 0 0 0 0,-1 0 0 0 0,1 0 0 0 0,0 0 0 0 0,-1 0 0 0 0,1 0 0 0 0,-1 0 0 0 0,1 0 0 0 0,-1 0 0 0 0,0 0 0 0 0,2 0 0 0 0,-2 0 0 0 0,0 0 0 0 0,1 0 0 0 0,-1 0 0 0 0,1 0 0 0 0,3 0 0 0 0,1 0 0 0 0,0 0 0 0 0,-1 0 0 0 0,-2 0 0 0 0,0 0 0 0 0,0 0 0 0 0,-1 0 0 0 0,-1 0 0 0 0,1 0 0 0 0,-1 0 0 0 0,1 0 0 0 0,-1 0 0 0 0,0 0 0 0 0,1 0 0 0 0,-1 0 0 0 0,1 0 0 0 0,0 0 0 0 0,-4 0 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24T20:26:38.38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0 16383 0 0,'0'4'0'0'0,"0"4"0"0"0,0 5 0 0 0,0 4 0 0 0,0 2 0 0 0,0 2 0 0 0,0 0 0 0 0,4-2 0 0 0,0-2 0 0 0,1 1 0 0 0,-1 0 0 0 0,-2 1 0 0 0,0 0 0 0 0,-1 2 0 0 0,-1 0 0 0 0,0 0 0 0 0,0 0 0 0 0,0 0 0 0 0,-1 1 0 0 0,1-1 0 0 0,0 0 0 0 0,0 0 0 0 0,0 1 0 0 0,0-1 0 0 0,0 0 0 0 0,0 0 0 0 0,0 0 0 0 0,0 0 0 0 0,-4-3 0 0 0,0-2 0 0 0,-1 1 0 0 0,1 0 0 0 0,2 2 0 0 0,0 1 0 0 0,1 0 0 0 0,1 1 0 0 0,0 0 0 0 0,0 0 0 0 0,0 1 0 0 0,1-1 0 0 0,-1 0 0 0 0,3-3 0 0 0,6-5 0 0 0,7-5 0 0 0,6-3 0 0 0,2-4 0 0 0,0 0 0 0 0,1-2 0 0 0,-2 0 0 0 0,0 0 0 0 0,0 1 0 0 0,-2-1 0 0 0,1 1 0 0 0,-1-1 0 0 0,0 1 0 0 0,0 0 0 0 0,0 0 0 0 0,0 0 0 0 0,0 0 0 0 0,0 0 0 0 0,0 0 0 0 0,0 0 0 0 0,1 1 0 0 0,-1-1 0 0 0,0 0 0 0 0,0 0 0 0 0,0 0 0 0 0,0 0 0 0 0,1 0 0 0 0,-1 0 0 0 0,0 0 0 0 0,0-1 0 0 0,0 1 0 0 0,1 0 0 0 0,-1 0 0 0 0,0 0 0 0 0,0 0 0 0 0,0 0 0 0 0,0 0 0 0 0,0 0 0 0 0,1 0 0 0 0,-1 0 0 0 0,0 0 0 0 0,0 0 0 0 0,-3-3 0 0 0,-2-2 0 0 0,1 1 0 0 0,0 0 0 0 0,2 1 0 0 0,0 2 0 0 0,2 0 0 0 0,-1 0 0 0 0,2 1 0 0 0,-1 1 0 0 0,0-1 0 0 0,1 0 0 0 0,-1 0 0 0 0,0 0 0 0 0,0 0 0 0 0,1 0 0 0 0,-1 0 0 0 0,0 0 0 0 0,0 0 0 0 0,-3-3 0 0 0,-2-2 0 0 0,1 0 0 0 0,0 2 0 0 0,2 0 0 0 0,0 1 0 0 0,2 2 0 0 0,-1-1 0 0 0,2 1 0 0 0,-1 0 0 0 0,0 1 0 0 0,1-1 0 0 0,-1 0 0 0 0,-3 0 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48</Pages>
  <Words>6424</Words>
  <Characters>36619</Characters>
  <Application>Microsoft Office Word</Application>
  <DocSecurity>0</DocSecurity>
  <Lines>305</Lines>
  <Paragraphs>85</Paragraphs>
  <ScaleCrop>false</ScaleCrop>
  <Company/>
  <LinksUpToDate>false</LinksUpToDate>
  <CharactersWithSpaces>42958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George, Nicholas</dc:creator>
  <cp:keywords/>
  <dc:description/>
  <cp:lastModifiedBy>Nicholas George</cp:lastModifiedBy>
  <cp:revision>2</cp:revision>
  <dcterms:created xsi:type="dcterms:W3CDTF">2023-11-21T15:10:00Z</dcterms:created>
  <dcterms:modified xsi:type="dcterms:W3CDTF">2023-11-21T15:10:00Z</dcterms:modified>
</cp:coreProperties>
</file>
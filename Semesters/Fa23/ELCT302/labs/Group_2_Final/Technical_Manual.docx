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932E42" w:rsidR="00022ED2" w:rsidP="773E5C2D" w:rsidRDefault="54D8E1A1" w14:paraId="0D0B6195" w14:textId="37F793B4">
      <w:pPr>
        <w:jc w:val="center"/>
        <w:rPr>
          <w:rFonts w:ascii="Times New Roman" w:hAnsi="Times New Roman" w:eastAsia="Times New Roman" w:cs="Times New Roman"/>
          <w:color w:val="000000" w:themeColor="text1"/>
          <w:sz w:val="28"/>
          <w:szCs w:val="28"/>
        </w:rPr>
      </w:pPr>
      <w:r w:rsidRPr="00932E42">
        <w:rPr>
          <w:rFonts w:ascii="Times New Roman" w:hAnsi="Times New Roman" w:eastAsia="Times New Roman" w:cs="Times New Roman"/>
          <w:color w:val="000000" w:themeColor="text1"/>
          <w:sz w:val="28"/>
          <w:szCs w:val="28"/>
        </w:rPr>
        <w:t>ELCT 302</w:t>
      </w:r>
    </w:p>
    <w:p w:rsidRPr="00932E42" w:rsidR="00022ED2" w:rsidP="773E5C2D" w:rsidRDefault="00914F34" w14:paraId="7C4111BA" w14:textId="62E9B2A6">
      <w:pPr>
        <w:jc w:val="center"/>
        <w:rPr>
          <w:rFonts w:ascii="Times New Roman" w:hAnsi="Times New Roman" w:eastAsia="Times New Roman" w:cs="Times New Roman"/>
          <w:color w:val="000000" w:themeColor="text1"/>
          <w:sz w:val="28"/>
          <w:szCs w:val="28"/>
        </w:rPr>
      </w:pPr>
      <w:r w:rsidRPr="27B87572" w:rsidR="2604895A">
        <w:rPr>
          <w:rFonts w:ascii="Times New Roman" w:hAnsi="Times New Roman" w:eastAsia="Times New Roman" w:cs="Times New Roman"/>
          <w:color w:val="000000" w:themeColor="text1" w:themeTint="FF" w:themeShade="FF"/>
          <w:sz w:val="28"/>
          <w:szCs w:val="28"/>
        </w:rPr>
        <w:t xml:space="preserve">Unmanned </w:t>
      </w:r>
      <w:r w:rsidRPr="27B87572" w:rsidR="39BAAD4A">
        <w:rPr>
          <w:rFonts w:ascii="Times New Roman" w:hAnsi="Times New Roman" w:eastAsia="Times New Roman" w:cs="Times New Roman"/>
          <w:color w:val="000000" w:themeColor="text1" w:themeTint="FF" w:themeShade="FF"/>
          <w:sz w:val="28"/>
          <w:szCs w:val="28"/>
        </w:rPr>
        <w:t>Autonomous</w:t>
      </w:r>
      <w:r w:rsidRPr="27B87572" w:rsidR="2604895A">
        <w:rPr>
          <w:rFonts w:ascii="Times New Roman" w:hAnsi="Times New Roman" w:eastAsia="Times New Roman" w:cs="Times New Roman"/>
          <w:color w:val="000000" w:themeColor="text1" w:themeTint="FF" w:themeShade="FF"/>
          <w:sz w:val="28"/>
          <w:szCs w:val="28"/>
        </w:rPr>
        <w:t xml:space="preserve"> </w:t>
      </w:r>
      <w:r w:rsidRPr="27B87572" w:rsidR="39BAAD4A">
        <w:rPr>
          <w:rFonts w:ascii="Times New Roman" w:hAnsi="Times New Roman" w:eastAsia="Times New Roman" w:cs="Times New Roman"/>
          <w:color w:val="000000" w:themeColor="text1" w:themeTint="FF" w:themeShade="FF"/>
          <w:sz w:val="28"/>
          <w:szCs w:val="28"/>
        </w:rPr>
        <w:t>Car</w:t>
      </w:r>
    </w:p>
    <w:p w:rsidRPr="00932E42" w:rsidR="00022ED2" w:rsidP="773E5C2D" w:rsidRDefault="54D8E1A1" w14:paraId="2B421E4C" w14:textId="2EC12634">
      <w:pPr>
        <w:spacing w:after="240"/>
        <w:jc w:val="center"/>
        <w:rPr>
          <w:rFonts w:ascii="Times New Roman" w:hAnsi="Times New Roman" w:eastAsia="Times New Roman" w:cs="Times New Roman"/>
          <w:b/>
          <w:bCs/>
          <w:color w:val="000000" w:themeColor="text1"/>
          <w:sz w:val="36"/>
          <w:szCs w:val="36"/>
        </w:rPr>
      </w:pPr>
      <w:r w:rsidRPr="00932E42">
        <w:rPr>
          <w:rFonts w:ascii="Times New Roman" w:hAnsi="Times New Roman" w:eastAsia="Times New Roman" w:cs="Times New Roman"/>
          <w:b/>
          <w:bCs/>
          <w:color w:val="000000" w:themeColor="text1"/>
          <w:sz w:val="36"/>
          <w:szCs w:val="36"/>
        </w:rPr>
        <w:t>Technical Manual</w:t>
      </w:r>
    </w:p>
    <w:p w:rsidRPr="00932E42" w:rsidR="00022ED2" w:rsidP="773E5C2D" w:rsidRDefault="54D8E1A1" w14:paraId="784D92C2" w14:textId="2EEA0A01">
      <w:pPr>
        <w:spacing w:line="276" w:lineRule="auto"/>
        <w:jc w:val="center"/>
        <w:rPr>
          <w:rFonts w:ascii="Times New Roman" w:hAnsi="Times New Roman" w:eastAsia="Times New Roman" w:cs="Times New Roman"/>
          <w:color w:val="000000" w:themeColor="text1"/>
          <w:sz w:val="24"/>
          <w:szCs w:val="24"/>
        </w:rPr>
      </w:pPr>
      <w:r w:rsidRPr="00932E42">
        <w:rPr>
          <w:rFonts w:ascii="Times New Roman" w:hAnsi="Times New Roman" w:eastAsia="Times New Roman" w:cs="Times New Roman"/>
          <w:color w:val="000000" w:themeColor="text1"/>
          <w:sz w:val="24"/>
          <w:szCs w:val="24"/>
        </w:rPr>
        <w:t>Group #2</w:t>
      </w:r>
    </w:p>
    <w:p w:rsidRPr="004E6A19" w:rsidR="00022ED2" w:rsidP="773E5C2D" w:rsidRDefault="2A08D859" w14:paraId="546C6146" w14:textId="58006EE3">
      <w:pPr>
        <w:spacing w:line="276" w:lineRule="auto"/>
        <w:jc w:val="center"/>
        <w:rPr>
          <w:rFonts w:ascii="Times New Roman" w:hAnsi="Times New Roman" w:eastAsia="Times New Roman" w:cs="Times New Roman"/>
          <w:b/>
          <w:bCs/>
          <w:color w:val="000000" w:themeColor="text1"/>
          <w:sz w:val="28"/>
          <w:szCs w:val="28"/>
          <w:u w:val="single"/>
          <w:rPrChange w:author="Vaught, Jacob" w:date="2023-12-09T00:34:00Z" w:id="4">
            <w:rPr>
              <w:rFonts w:ascii="Times New Roman" w:hAnsi="Times New Roman" w:eastAsia="Times New Roman" w:cs="Times New Roman"/>
              <w:color w:val="000000" w:themeColor="text1"/>
              <w:sz w:val="24"/>
              <w:szCs w:val="24"/>
            </w:rPr>
          </w:rPrChange>
        </w:rPr>
      </w:pPr>
      <w:r w:rsidRPr="004E6A19">
        <w:rPr>
          <w:rFonts w:ascii="Times New Roman" w:hAnsi="Times New Roman" w:eastAsia="Times New Roman" w:cs="Times New Roman"/>
          <w:b/>
          <w:bCs/>
          <w:color w:val="000000" w:themeColor="text1"/>
          <w:sz w:val="28"/>
          <w:szCs w:val="28"/>
          <w:u w:val="single"/>
          <w:rPrChange w:author="Vaught, Jacob" w:date="2023-12-09T00:34:00Z" w:id="5">
            <w:rPr>
              <w:rFonts w:ascii="Times New Roman" w:hAnsi="Times New Roman" w:eastAsia="Times New Roman" w:cs="Times New Roman"/>
              <w:color w:val="000000" w:themeColor="text1"/>
              <w:sz w:val="24"/>
              <w:szCs w:val="24"/>
            </w:rPr>
          </w:rPrChange>
        </w:rPr>
        <w:t>Short Circuits</w:t>
      </w:r>
    </w:p>
    <w:p w:rsidRPr="00932E42" w:rsidR="00022ED2" w:rsidP="773E5C2D" w:rsidRDefault="54D8E1A1" w14:paraId="5C9F208A" w14:textId="68A7911A">
      <w:pPr>
        <w:spacing w:line="276" w:lineRule="auto"/>
        <w:jc w:val="center"/>
        <w:rPr>
          <w:rFonts w:ascii="Times New Roman" w:hAnsi="Times New Roman" w:eastAsia="Times New Roman" w:cs="Times New Roman"/>
          <w:color w:val="000000" w:themeColor="text1"/>
          <w:sz w:val="24"/>
          <w:szCs w:val="24"/>
        </w:rPr>
      </w:pPr>
      <w:r w:rsidRPr="00932E42">
        <w:rPr>
          <w:rFonts w:ascii="Times New Roman" w:hAnsi="Times New Roman" w:eastAsia="Times New Roman" w:cs="Times New Roman"/>
          <w:color w:val="000000" w:themeColor="text1"/>
          <w:sz w:val="24"/>
          <w:szCs w:val="24"/>
        </w:rPr>
        <w:t>December 8</w:t>
      </w:r>
      <w:r w:rsidRPr="00932E42">
        <w:rPr>
          <w:rFonts w:ascii="Times New Roman" w:hAnsi="Times New Roman" w:eastAsia="Times New Roman" w:cs="Times New Roman"/>
          <w:color w:val="000000" w:themeColor="text1"/>
          <w:sz w:val="24"/>
          <w:szCs w:val="24"/>
          <w:vertAlign w:val="superscript"/>
        </w:rPr>
        <w:t>th</w:t>
      </w:r>
      <w:r w:rsidRPr="00932E42">
        <w:rPr>
          <w:rFonts w:ascii="Times New Roman" w:hAnsi="Times New Roman" w:eastAsia="Times New Roman" w:cs="Times New Roman"/>
          <w:color w:val="000000" w:themeColor="text1"/>
          <w:sz w:val="24"/>
          <w:szCs w:val="24"/>
        </w:rPr>
        <w:t>, 2023</w:t>
      </w:r>
    </w:p>
    <w:p w:rsidR="00022ED2" w:rsidP="773E5C2D" w:rsidRDefault="54D8E1A1" w14:paraId="57900238" w14:textId="45FA3826">
      <w:pPr>
        <w:spacing w:line="276" w:lineRule="auto"/>
        <w:jc w:val="center"/>
        <w:rPr>
          <w:ins w:author="Vaught, Jacob" w:date="2023-12-09T00:34:00Z" w:id="6"/>
          <w:rFonts w:ascii="Times New Roman" w:hAnsi="Times New Roman" w:eastAsia="Times New Roman" w:cs="Times New Roman"/>
          <w:color w:val="000000" w:themeColor="text1"/>
          <w:sz w:val="24"/>
          <w:szCs w:val="24"/>
        </w:rPr>
      </w:pPr>
      <w:r w:rsidRPr="00932E42">
        <w:rPr>
          <w:rFonts w:ascii="Times New Roman" w:hAnsi="Times New Roman" w:eastAsia="Times New Roman" w:cs="Times New Roman"/>
          <w:color w:val="000000" w:themeColor="text1"/>
          <w:sz w:val="24"/>
          <w:szCs w:val="24"/>
        </w:rPr>
        <w:t xml:space="preserve">   </w:t>
      </w:r>
    </w:p>
    <w:p w:rsidRPr="00932E42" w:rsidR="004E6A19" w:rsidP="773E5C2D" w:rsidRDefault="004E6A19" w14:paraId="351D3027" w14:textId="77777777">
      <w:pPr>
        <w:spacing w:line="276" w:lineRule="auto"/>
        <w:jc w:val="center"/>
        <w:rPr>
          <w:rFonts w:ascii="Times New Roman" w:hAnsi="Times New Roman" w:eastAsia="Times New Roman" w:cs="Times New Roman"/>
          <w:color w:val="000000" w:themeColor="text1"/>
          <w:sz w:val="24"/>
          <w:szCs w:val="24"/>
        </w:rPr>
      </w:pPr>
    </w:p>
    <w:p w:rsidRPr="00932E42" w:rsidR="00022ED2" w:rsidP="773E5C2D" w:rsidRDefault="54D8E1A1" w14:paraId="63D28E75" w14:textId="7A285451">
      <w:pPr>
        <w:spacing w:line="276" w:lineRule="auto"/>
        <w:jc w:val="center"/>
        <w:rPr>
          <w:rFonts w:ascii="Times New Roman" w:hAnsi="Times New Roman" w:eastAsia="Times New Roman" w:cs="Times New Roman"/>
          <w:color w:val="000000" w:themeColor="text1"/>
          <w:sz w:val="24"/>
          <w:szCs w:val="24"/>
        </w:rPr>
      </w:pPr>
      <w:r w:rsidRPr="00932E42">
        <w:rPr>
          <w:rFonts w:ascii="Times New Roman" w:hAnsi="Times New Roman" w:eastAsia="Times New Roman" w:cs="Times New Roman"/>
          <w:color w:val="000000" w:themeColor="text1"/>
          <w:sz w:val="24"/>
          <w:szCs w:val="24"/>
        </w:rPr>
        <w:t xml:space="preserve">I hereby certify that I have </w:t>
      </w:r>
      <w:proofErr w:type="gramStart"/>
      <w:r w:rsidRPr="00932E42">
        <w:rPr>
          <w:rFonts w:ascii="Times New Roman" w:hAnsi="Times New Roman" w:eastAsia="Times New Roman" w:cs="Times New Roman"/>
          <w:color w:val="000000" w:themeColor="text1"/>
          <w:sz w:val="24"/>
          <w:szCs w:val="24"/>
        </w:rPr>
        <w:t>complied</w:t>
      </w:r>
      <w:proofErr w:type="gramEnd"/>
    </w:p>
    <w:p w:rsidRPr="00932E42" w:rsidR="00022ED2" w:rsidP="773E5C2D" w:rsidRDefault="54D8E1A1" w14:paraId="004E7C33" w14:textId="4AFC60A5">
      <w:pPr>
        <w:spacing w:line="276" w:lineRule="auto"/>
        <w:jc w:val="center"/>
        <w:rPr>
          <w:rFonts w:ascii="Times New Roman" w:hAnsi="Times New Roman" w:eastAsia="Times New Roman" w:cs="Times New Roman"/>
          <w:color w:val="000000" w:themeColor="text1"/>
          <w:sz w:val="24"/>
          <w:szCs w:val="24"/>
        </w:rPr>
      </w:pPr>
      <w:r w:rsidRPr="00932E42">
        <w:rPr>
          <w:rFonts w:ascii="Times New Roman" w:hAnsi="Times New Roman" w:eastAsia="Times New Roman" w:cs="Times New Roman"/>
          <w:color w:val="000000" w:themeColor="text1"/>
          <w:sz w:val="24"/>
          <w:szCs w:val="24"/>
        </w:rPr>
        <w:t>with the Spirit and the Letter</w:t>
      </w:r>
    </w:p>
    <w:p w:rsidRPr="00932E42" w:rsidR="00022ED2" w:rsidP="773E5C2D" w:rsidRDefault="54D8E1A1" w14:paraId="7BCD4719" w14:textId="6A3C559B">
      <w:pPr>
        <w:spacing w:line="276" w:lineRule="auto"/>
        <w:jc w:val="center"/>
        <w:rPr>
          <w:rFonts w:ascii="Times New Roman" w:hAnsi="Times New Roman" w:eastAsia="Times New Roman" w:cs="Times New Roman"/>
          <w:color w:val="000000" w:themeColor="text1"/>
          <w:sz w:val="24"/>
          <w:szCs w:val="24"/>
        </w:rPr>
      </w:pPr>
      <w:r w:rsidRPr="00932E42">
        <w:rPr>
          <w:rFonts w:ascii="Times New Roman" w:hAnsi="Times New Roman" w:eastAsia="Times New Roman" w:cs="Times New Roman"/>
          <w:color w:val="000000" w:themeColor="text1"/>
          <w:sz w:val="24"/>
          <w:szCs w:val="24"/>
        </w:rPr>
        <w:t xml:space="preserve">of the </w:t>
      </w:r>
      <w:del w:author="Vaught, Jacob" w:date="2023-12-08T20:30:00Z" w:id="7">
        <w:r w:rsidRPr="00932E42" w:rsidDel="00317A96">
          <w:rPr>
            <w:rFonts w:ascii="Times New Roman" w:hAnsi="Times New Roman" w:eastAsia="Times New Roman" w:cs="Times New Roman"/>
            <w:color w:val="000000" w:themeColor="text1"/>
            <w:sz w:val="24"/>
            <w:szCs w:val="24"/>
          </w:rPr>
          <w:delText>Car</w:delText>
        </w:r>
      </w:del>
      <w:ins w:author="Vaught, Jacob" w:date="2023-12-08T20:46:00Z" w:id="8">
        <w:r w:rsidR="00932E42">
          <w:rPr>
            <w:rFonts w:ascii="Times New Roman" w:hAnsi="Times New Roman" w:eastAsia="Times New Roman" w:cs="Times New Roman"/>
            <w:color w:val="000000" w:themeColor="text1"/>
            <w:sz w:val="24"/>
            <w:szCs w:val="24"/>
          </w:rPr>
          <w:t>Car</w:t>
        </w:r>
      </w:ins>
      <w:r w:rsidRPr="00932E42">
        <w:rPr>
          <w:rFonts w:ascii="Times New Roman" w:hAnsi="Times New Roman" w:eastAsia="Times New Roman" w:cs="Times New Roman"/>
          <w:color w:val="000000" w:themeColor="text1"/>
          <w:sz w:val="24"/>
          <w:szCs w:val="24"/>
        </w:rPr>
        <w:t>olinian Creed</w:t>
      </w:r>
    </w:p>
    <w:p w:rsidRPr="00932E42" w:rsidR="00022ED2" w:rsidP="773E5C2D" w:rsidRDefault="54D8E1A1" w14:paraId="156901B0" w14:textId="1ED6969F">
      <w:pPr>
        <w:spacing w:line="276" w:lineRule="auto"/>
        <w:jc w:val="center"/>
        <w:rPr>
          <w:rFonts w:ascii="Times New Roman" w:hAnsi="Times New Roman" w:eastAsia="Times New Roman" w:cs="Times New Roman"/>
          <w:color w:val="000000" w:themeColor="text1"/>
          <w:sz w:val="24"/>
          <w:szCs w:val="24"/>
        </w:rPr>
      </w:pPr>
      <w:r w:rsidRPr="00932E42">
        <w:rPr>
          <w:rFonts w:ascii="Times New Roman" w:hAnsi="Times New Roman" w:eastAsia="Times New Roman" w:cs="Times New Roman"/>
          <w:color w:val="000000" w:themeColor="text1"/>
          <w:sz w:val="24"/>
          <w:szCs w:val="24"/>
        </w:rPr>
        <w:t>in preparing this report</w:t>
      </w:r>
    </w:p>
    <w:p w:rsidR="00932E42" w:rsidP="773E5C2D" w:rsidRDefault="00932E42" w14:paraId="46798C3A" w14:textId="77777777">
      <w:pPr>
        <w:spacing w:line="276" w:lineRule="auto"/>
        <w:jc w:val="center"/>
        <w:rPr>
          <w:ins w:author="Vaught, Jacob" w:date="2023-12-08T20:46:00Z" w:id="9"/>
          <w:rFonts w:ascii="Times New Roman" w:hAnsi="Times New Roman" w:eastAsia="Times New Roman" w:cs="Times New Roman"/>
          <w:color w:val="000000" w:themeColor="text1"/>
          <w:sz w:val="24"/>
          <w:szCs w:val="24"/>
        </w:rPr>
      </w:pPr>
    </w:p>
    <w:p w:rsidR="00932E42" w:rsidP="773E5C2D" w:rsidRDefault="00932E42" w14:paraId="34780FF6" w14:textId="77777777">
      <w:pPr>
        <w:spacing w:line="276" w:lineRule="auto"/>
        <w:jc w:val="center"/>
        <w:rPr>
          <w:ins w:author="Vaught, Jacob" w:date="2023-12-08T20:46:00Z" w:id="10"/>
          <w:rFonts w:ascii="Times New Roman" w:hAnsi="Times New Roman" w:eastAsia="Times New Roman" w:cs="Times New Roman"/>
          <w:color w:val="000000" w:themeColor="text1"/>
          <w:sz w:val="24"/>
          <w:szCs w:val="24"/>
        </w:rPr>
      </w:pPr>
    </w:p>
    <w:p w:rsidRPr="00932E42" w:rsidR="00022ED2" w:rsidP="773E5C2D" w:rsidRDefault="54D8E1A1" w14:paraId="4DFA5680" w14:textId="64E80797">
      <w:pPr>
        <w:spacing w:line="276" w:lineRule="auto"/>
        <w:jc w:val="center"/>
        <w:rPr>
          <w:rFonts w:ascii="Times New Roman" w:hAnsi="Times New Roman" w:eastAsia="Times New Roman" w:cs="Times New Roman"/>
          <w:color w:val="000000" w:themeColor="text1"/>
          <w:sz w:val="24"/>
          <w:szCs w:val="24"/>
        </w:rPr>
      </w:pPr>
      <w:r w:rsidRPr="00932E42">
        <w:rPr>
          <w:rFonts w:ascii="Times New Roman" w:hAnsi="Times New Roman" w:eastAsia="Times New Roman" w:cs="Times New Roman"/>
          <w:color w:val="000000" w:themeColor="text1"/>
          <w:sz w:val="24"/>
          <w:szCs w:val="24"/>
        </w:rPr>
        <w:t xml:space="preserve"> </w:t>
      </w:r>
    </w:p>
    <w:p w:rsidRPr="00932E42" w:rsidR="00022ED2" w:rsidDel="00932E42" w:rsidP="773E5C2D" w:rsidRDefault="54D8E1A1" w14:paraId="386A02C6" w14:textId="221C772E">
      <w:pPr>
        <w:spacing w:line="276" w:lineRule="auto"/>
        <w:jc w:val="center"/>
        <w:rPr>
          <w:del w:author="Vaught, Jacob" w:date="2023-12-08T20:46:00Z" w:id="11"/>
          <w:rFonts w:ascii="Times New Roman" w:hAnsi="Times New Roman" w:eastAsia="Brush Script MT" w:cs="Times New Roman"/>
          <w:color w:val="000000" w:themeColor="text1"/>
          <w:sz w:val="36"/>
          <w:szCs w:val="36"/>
          <w:rPrChange w:author="Vaught, Jacob" w:date="2023-12-08T20:45:00Z" w:id="12">
            <w:rPr>
              <w:del w:author="Vaught, Jacob" w:date="2023-12-08T20:46:00Z" w:id="13"/>
              <w:rFonts w:ascii="Brush Script MT" w:hAnsi="Brush Script MT" w:eastAsia="Brush Script MT" w:cs="Brush Script MT"/>
              <w:color w:val="000000" w:themeColor="text1"/>
              <w:sz w:val="36"/>
              <w:szCs w:val="36"/>
            </w:rPr>
          </w:rPrChange>
        </w:rPr>
      </w:pPr>
      <w:del w:author="Vaught, Jacob" w:date="2023-12-08T20:46:00Z" w:id="14">
        <w:r w:rsidRPr="00932E42" w:rsidDel="00932E42">
          <w:rPr>
            <w:rFonts w:ascii="Times New Roman" w:hAnsi="Times New Roman" w:eastAsia="Times New Roman" w:cs="Times New Roman"/>
            <w:color w:val="000000" w:themeColor="text1"/>
          </w:rPr>
          <w:delText> </w:delText>
        </w:r>
        <w:r w:rsidRPr="00932E42" w:rsidDel="00932E42" w:rsidR="429A144F">
          <w:rPr>
            <w:rFonts w:ascii="Times New Roman" w:hAnsi="Times New Roman" w:eastAsia="Brush Script MT" w:cs="Times New Roman"/>
            <w:color w:val="000000" w:themeColor="text1"/>
            <w:sz w:val="36"/>
            <w:szCs w:val="36"/>
            <w:rPrChange w:author="Vaught, Jacob" w:date="2023-12-08T20:45:00Z" w:id="15">
              <w:rPr>
                <w:rFonts w:ascii="Brush Script MT" w:hAnsi="Brush Script MT" w:eastAsia="Brush Script MT" w:cs="Brush Script MT"/>
                <w:color w:val="000000" w:themeColor="text1"/>
                <w:sz w:val="36"/>
                <w:szCs w:val="36"/>
              </w:rPr>
            </w:rPrChange>
          </w:rPr>
          <w:delText>Jacob Vaught</w:delText>
        </w:r>
      </w:del>
    </w:p>
    <w:p w:rsidR="00932E42" w:rsidP="773E5C2D" w:rsidRDefault="429A144F" w14:paraId="765C6932" w14:textId="74E216C6">
      <w:pPr>
        <w:spacing w:line="276" w:lineRule="auto"/>
        <w:jc w:val="center"/>
        <w:rPr>
          <w:ins w:author="Vaught, Jacob" w:date="2023-12-08T20:46:00Z" w:id="16"/>
          <w:rFonts w:ascii="Times New Roman" w:hAnsi="Times New Roman" w:eastAsia="Times New Roman" w:cs="Times New Roman"/>
          <w:color w:val="000000" w:themeColor="text1"/>
          <w:sz w:val="24"/>
          <w:szCs w:val="24"/>
        </w:rPr>
      </w:pPr>
      <w:r w:rsidRPr="00932E42">
        <w:rPr>
          <w:rFonts w:ascii="Times New Roman" w:hAnsi="Times New Roman" w:eastAsia="Times New Roman" w:cs="Times New Roman"/>
          <w:color w:val="000000" w:themeColor="text1"/>
          <w:sz w:val="24"/>
          <w:szCs w:val="24"/>
        </w:rPr>
        <w:t>Jacob Vaught</w:t>
      </w:r>
      <w:ins w:author="Vaught, Jacob" w:date="2023-12-09T00:33:00Z" w:id="17">
        <w:r w:rsidR="00AD3C67">
          <w:rPr>
            <w:rFonts w:ascii="Times New Roman" w:hAnsi="Times New Roman" w:eastAsia="Times New Roman" w:cs="Times New Roman"/>
            <w:color w:val="000000" w:themeColor="text1"/>
            <w:sz w:val="24"/>
            <w:szCs w:val="24"/>
          </w:rPr>
          <w:t xml:space="preserve"> [Steering </w:t>
        </w:r>
      </w:ins>
      <w:ins w:author="Vaught, Jacob" w:date="2023-12-09T00:34:00Z" w:id="18">
        <w:r w:rsidR="00AD3C67">
          <w:rPr>
            <w:rFonts w:ascii="Times New Roman" w:hAnsi="Times New Roman" w:eastAsia="Times New Roman" w:cs="Times New Roman"/>
            <w:color w:val="000000" w:themeColor="text1"/>
            <w:sz w:val="24"/>
            <w:szCs w:val="24"/>
          </w:rPr>
          <w:t>Team</w:t>
        </w:r>
      </w:ins>
      <w:ins w:author="Vaught, Jacob" w:date="2023-12-09T00:33:00Z" w:id="19">
        <w:r w:rsidR="00AD3C67">
          <w:rPr>
            <w:rFonts w:ascii="Times New Roman" w:hAnsi="Times New Roman" w:eastAsia="Times New Roman" w:cs="Times New Roman"/>
            <w:color w:val="000000" w:themeColor="text1"/>
            <w:sz w:val="24"/>
            <w:szCs w:val="24"/>
          </w:rPr>
          <w:t>]</w:t>
        </w:r>
      </w:ins>
      <w:del w:author="Vaught, Jacob" w:date="2023-12-09T00:33:00Z" w:id="20">
        <w:r w:rsidRPr="00932E42" w:rsidDel="00AD3C67" w:rsidR="54D8E1A1">
          <w:rPr>
            <w:rFonts w:ascii="Times New Roman" w:hAnsi="Times New Roman" w:eastAsia="Times New Roman" w:cs="Times New Roman"/>
            <w:color w:val="000000" w:themeColor="text1"/>
            <w:sz w:val="24"/>
            <w:szCs w:val="24"/>
          </w:rPr>
          <w:delText xml:space="preserve"> </w:delText>
        </w:r>
      </w:del>
    </w:p>
    <w:p w:rsidRPr="00932E42" w:rsidR="00022ED2" w:rsidP="00932E42" w:rsidRDefault="00932E42" w14:paraId="27A517C7" w14:textId="7D3A9BD0">
      <w:pPr>
        <w:spacing w:line="276" w:lineRule="auto"/>
        <w:jc w:val="center"/>
        <w:rPr>
          <w:rFonts w:ascii="Times New Roman" w:hAnsi="Times New Roman" w:eastAsia="Times New Roman" w:cs="Times New Roman"/>
          <w:color w:val="000000" w:themeColor="text1"/>
          <w:sz w:val="24"/>
          <w:szCs w:val="24"/>
        </w:rPr>
      </w:pPr>
      <w:ins w:author="Vaught, Jacob" w:date="2023-12-08T20:46:00Z" w:id="21">
        <w:r w:rsidRPr="00932E42">
          <w:rPr>
            <w:rFonts w:ascii="Times New Roman" w:hAnsi="Times New Roman" w:eastAsia="Times New Roman" w:cs="Times New Roman"/>
            <w:color w:val="000000" w:themeColor="text1"/>
            <w:sz w:val="24"/>
            <w:szCs w:val="24"/>
          </w:rPr>
          <w:t>Nicholas George</w:t>
        </w:r>
      </w:ins>
      <w:r w:rsidRPr="00932E42" w:rsidR="54D8E1A1">
        <w:rPr>
          <w:rFonts w:ascii="Times New Roman" w:hAnsi="Times New Roman" w:eastAsia="Times New Roman" w:cs="Times New Roman"/>
          <w:color w:val="000000" w:themeColor="text1"/>
          <w:sz w:val="24"/>
          <w:szCs w:val="24"/>
        </w:rPr>
        <w:t xml:space="preserve"> </w:t>
      </w:r>
      <w:ins w:author="Vaught, Jacob" w:date="2023-12-09T00:33:00Z" w:id="22">
        <w:r w:rsidR="00AD3C67">
          <w:rPr>
            <w:rFonts w:ascii="Times New Roman" w:hAnsi="Times New Roman" w:eastAsia="Times New Roman" w:cs="Times New Roman"/>
            <w:color w:val="000000" w:themeColor="text1"/>
            <w:sz w:val="24"/>
            <w:szCs w:val="24"/>
          </w:rPr>
          <w:t>[Driving Team]</w:t>
        </w:r>
      </w:ins>
    </w:p>
    <w:p w:rsidRPr="00932E42" w:rsidR="00022ED2" w:rsidDel="00932E42" w:rsidP="773E5C2D" w:rsidRDefault="1E93659D" w14:paraId="16D9B377" w14:textId="464308D8">
      <w:pPr>
        <w:spacing w:line="276" w:lineRule="auto"/>
        <w:jc w:val="center"/>
        <w:rPr>
          <w:del w:author="Vaught, Jacob" w:date="2023-12-08T20:46:00Z" w:id="23"/>
          <w:rFonts w:ascii="Times New Roman" w:hAnsi="Times New Roman" w:eastAsia="Brush Script MT" w:cs="Times New Roman"/>
          <w:color w:val="000000" w:themeColor="text1"/>
          <w:sz w:val="36"/>
          <w:szCs w:val="36"/>
          <w:rPrChange w:author="Vaught, Jacob" w:date="2023-12-08T20:45:00Z" w:id="24">
            <w:rPr>
              <w:del w:author="Vaught, Jacob" w:date="2023-12-08T20:46:00Z" w:id="25"/>
              <w:rFonts w:ascii="Brush Script MT" w:hAnsi="Brush Script MT" w:eastAsia="Brush Script MT" w:cs="Brush Script MT"/>
              <w:color w:val="000000" w:themeColor="text1"/>
              <w:sz w:val="36"/>
              <w:szCs w:val="36"/>
            </w:rPr>
          </w:rPrChange>
        </w:rPr>
      </w:pPr>
      <w:del w:author="Vaught, Jacob" w:date="2023-12-08T20:46:00Z" w:id="26">
        <w:r w:rsidRPr="00932E42" w:rsidDel="00932E42">
          <w:rPr>
            <w:rFonts w:ascii="Times New Roman" w:hAnsi="Times New Roman" w:eastAsia="Times New Roman" w:cs="Times New Roman"/>
            <w:color w:val="000000" w:themeColor="text1"/>
          </w:rPr>
          <w:delText> </w:delText>
        </w:r>
        <w:r w:rsidRPr="00932E42" w:rsidDel="00932E42">
          <w:rPr>
            <w:rFonts w:ascii="Times New Roman" w:hAnsi="Times New Roman" w:eastAsia="Brush Script MT" w:cs="Times New Roman"/>
            <w:color w:val="000000" w:themeColor="text1"/>
            <w:sz w:val="36"/>
            <w:szCs w:val="36"/>
            <w:rPrChange w:author="Vaught, Jacob" w:date="2023-12-08T20:45:00Z" w:id="27">
              <w:rPr>
                <w:rFonts w:ascii="Brush Script MT" w:hAnsi="Brush Script MT" w:eastAsia="Brush Script MT" w:cs="Brush Script MT"/>
                <w:color w:val="000000" w:themeColor="text1"/>
                <w:sz w:val="36"/>
                <w:szCs w:val="36"/>
              </w:rPr>
            </w:rPrChange>
          </w:rPr>
          <w:delText>Mady Hines</w:delText>
        </w:r>
      </w:del>
    </w:p>
    <w:p w:rsidRPr="00932E42" w:rsidR="00022ED2" w:rsidP="773E5C2D" w:rsidRDefault="1E93659D" w14:paraId="7DC9FDCF" w14:textId="486572BB">
      <w:pPr>
        <w:spacing w:line="276" w:lineRule="auto"/>
        <w:jc w:val="center"/>
        <w:rPr>
          <w:rFonts w:ascii="Times New Roman" w:hAnsi="Times New Roman" w:eastAsia="Times New Roman" w:cs="Times New Roman"/>
          <w:color w:val="000000" w:themeColor="text1"/>
          <w:sz w:val="24"/>
          <w:szCs w:val="24"/>
        </w:rPr>
      </w:pPr>
      <w:r w:rsidRPr="00932E42">
        <w:rPr>
          <w:rFonts w:ascii="Times New Roman" w:hAnsi="Times New Roman" w:eastAsia="Times New Roman" w:cs="Times New Roman"/>
          <w:color w:val="000000" w:themeColor="text1"/>
          <w:sz w:val="24"/>
          <w:szCs w:val="24"/>
        </w:rPr>
        <w:t>Mady Hines</w:t>
      </w:r>
      <w:ins w:author="Vaught, Jacob" w:date="2023-12-09T00:34:00Z" w:id="28">
        <w:r w:rsidR="00AD3C67">
          <w:rPr>
            <w:rFonts w:ascii="Times New Roman" w:hAnsi="Times New Roman" w:eastAsia="Times New Roman" w:cs="Times New Roman"/>
            <w:color w:val="000000" w:themeColor="text1"/>
            <w:sz w:val="24"/>
            <w:szCs w:val="24"/>
          </w:rPr>
          <w:t xml:space="preserve"> [Steering Team]</w:t>
        </w:r>
      </w:ins>
    </w:p>
    <w:p w:rsidRPr="00932E42" w:rsidR="00022ED2" w:rsidDel="00932E42" w:rsidP="773E5C2D" w:rsidRDefault="1E93659D" w14:paraId="017422A6" w14:textId="4A218353">
      <w:pPr>
        <w:spacing w:line="276" w:lineRule="auto"/>
        <w:jc w:val="center"/>
        <w:rPr>
          <w:del w:author="Vaught, Jacob" w:date="2023-12-08T20:46:00Z" w:id="29"/>
          <w:rFonts w:ascii="Times New Roman" w:hAnsi="Times New Roman" w:eastAsia="Brush Script MT" w:cs="Times New Roman"/>
          <w:color w:val="000000" w:themeColor="text1"/>
          <w:sz w:val="36"/>
          <w:szCs w:val="36"/>
          <w:rPrChange w:author="Vaught, Jacob" w:date="2023-12-08T20:45:00Z" w:id="30">
            <w:rPr>
              <w:del w:author="Vaught, Jacob" w:date="2023-12-08T20:46:00Z" w:id="31"/>
              <w:rFonts w:ascii="Brush Script MT" w:hAnsi="Brush Script MT" w:eastAsia="Brush Script MT" w:cs="Brush Script MT"/>
              <w:color w:val="000000" w:themeColor="text1"/>
              <w:sz w:val="36"/>
              <w:szCs w:val="36"/>
            </w:rPr>
          </w:rPrChange>
        </w:rPr>
      </w:pPr>
      <w:del w:author="Vaught, Jacob" w:date="2023-12-08T20:46:00Z" w:id="32">
        <w:r w:rsidRPr="00932E42" w:rsidDel="00932E42">
          <w:rPr>
            <w:rFonts w:ascii="Times New Roman" w:hAnsi="Times New Roman" w:eastAsia="Times New Roman" w:cs="Times New Roman"/>
            <w:color w:val="000000" w:themeColor="text1"/>
          </w:rPr>
          <w:delText> </w:delText>
        </w:r>
        <w:r w:rsidRPr="00932E42" w:rsidDel="00932E42" w:rsidR="77ACEDCD">
          <w:rPr>
            <w:rFonts w:ascii="Times New Roman" w:hAnsi="Times New Roman" w:eastAsia="Brush Script MT" w:cs="Times New Roman"/>
            <w:color w:val="000000" w:themeColor="text1"/>
            <w:sz w:val="36"/>
            <w:szCs w:val="36"/>
            <w:rPrChange w:author="Vaught, Jacob" w:date="2023-12-08T20:45:00Z" w:id="33">
              <w:rPr>
                <w:rFonts w:ascii="Brush Script MT" w:hAnsi="Brush Script MT" w:eastAsia="Brush Script MT" w:cs="Brush Script MT"/>
                <w:color w:val="000000" w:themeColor="text1"/>
                <w:sz w:val="36"/>
                <w:szCs w:val="36"/>
              </w:rPr>
            </w:rPrChange>
          </w:rPr>
          <w:delText>Nicholas George</w:delText>
        </w:r>
      </w:del>
    </w:p>
    <w:p w:rsidRPr="00932E42" w:rsidR="00022ED2" w:rsidDel="00932E42" w:rsidP="773E5C2D" w:rsidRDefault="77ACEDCD" w14:paraId="076A868A" w14:textId="238A2E74">
      <w:pPr>
        <w:spacing w:line="276" w:lineRule="auto"/>
        <w:jc w:val="center"/>
        <w:rPr>
          <w:del w:author="Vaught, Jacob" w:date="2023-12-08T20:46:00Z" w:id="34"/>
          <w:rFonts w:ascii="Times New Roman" w:hAnsi="Times New Roman" w:eastAsia="Times New Roman" w:cs="Times New Roman"/>
          <w:color w:val="000000" w:themeColor="text1"/>
          <w:sz w:val="24"/>
          <w:szCs w:val="24"/>
        </w:rPr>
      </w:pPr>
      <w:del w:author="Vaught, Jacob" w:date="2023-12-08T20:46:00Z" w:id="35">
        <w:r w:rsidRPr="00932E42" w:rsidDel="00932E42">
          <w:rPr>
            <w:rFonts w:ascii="Times New Roman" w:hAnsi="Times New Roman" w:eastAsia="Times New Roman" w:cs="Times New Roman"/>
            <w:color w:val="000000" w:themeColor="text1"/>
            <w:sz w:val="24"/>
            <w:szCs w:val="24"/>
          </w:rPr>
          <w:delText>Nicholas George</w:delText>
        </w:r>
      </w:del>
    </w:p>
    <w:p w:rsidRPr="00932E42" w:rsidR="00022ED2" w:rsidDel="00932E42" w:rsidP="773E5C2D" w:rsidRDefault="1E93659D" w14:paraId="720D0151" w14:textId="5064E765">
      <w:pPr>
        <w:spacing w:line="276" w:lineRule="auto"/>
        <w:jc w:val="center"/>
        <w:rPr>
          <w:del w:author="Vaught, Jacob" w:date="2023-12-08T20:46:00Z" w:id="36"/>
          <w:rFonts w:ascii="Times New Roman" w:hAnsi="Times New Roman" w:eastAsia="Brush Script MT" w:cs="Times New Roman"/>
          <w:color w:val="000000" w:themeColor="text1"/>
          <w:sz w:val="36"/>
          <w:szCs w:val="36"/>
          <w:rPrChange w:author="Vaught, Jacob" w:date="2023-12-08T20:45:00Z" w:id="37">
            <w:rPr>
              <w:del w:author="Vaught, Jacob" w:date="2023-12-08T20:46:00Z" w:id="38"/>
              <w:rFonts w:ascii="Brush Script MT" w:hAnsi="Brush Script MT" w:eastAsia="Brush Script MT" w:cs="Brush Script MT"/>
              <w:color w:val="000000" w:themeColor="text1"/>
              <w:sz w:val="36"/>
              <w:szCs w:val="36"/>
            </w:rPr>
          </w:rPrChange>
        </w:rPr>
      </w:pPr>
      <w:del w:author="Vaught, Jacob" w:date="2023-12-08T20:46:00Z" w:id="39">
        <w:r w:rsidRPr="00932E42" w:rsidDel="00932E42">
          <w:rPr>
            <w:rFonts w:ascii="Times New Roman" w:hAnsi="Times New Roman" w:eastAsia="Times New Roman" w:cs="Times New Roman"/>
            <w:color w:val="000000" w:themeColor="text1"/>
          </w:rPr>
          <w:delText> </w:delText>
        </w:r>
        <w:r w:rsidRPr="00932E42" w:rsidDel="00932E42" w:rsidR="56FF6066">
          <w:rPr>
            <w:rFonts w:ascii="Times New Roman" w:hAnsi="Times New Roman" w:eastAsia="Brush Script MT" w:cs="Times New Roman"/>
            <w:color w:val="000000" w:themeColor="text1"/>
            <w:sz w:val="36"/>
            <w:szCs w:val="36"/>
            <w:rPrChange w:author="Vaught, Jacob" w:date="2023-12-08T20:45:00Z" w:id="40">
              <w:rPr>
                <w:rFonts w:ascii="Brush Script MT" w:hAnsi="Brush Script MT" w:eastAsia="Brush Script MT" w:cs="Brush Script MT"/>
                <w:color w:val="000000" w:themeColor="text1"/>
                <w:sz w:val="36"/>
                <w:szCs w:val="36"/>
              </w:rPr>
            </w:rPrChange>
          </w:rPr>
          <w:delText>Riley</w:delText>
        </w:r>
        <w:r w:rsidRPr="00932E42" w:rsidDel="00932E42">
          <w:rPr>
            <w:rFonts w:ascii="Times New Roman" w:hAnsi="Times New Roman" w:eastAsia="Brush Script MT" w:cs="Times New Roman"/>
            <w:color w:val="000000" w:themeColor="text1"/>
            <w:sz w:val="36"/>
            <w:szCs w:val="36"/>
            <w:rPrChange w:author="Vaught, Jacob" w:date="2023-12-08T20:45:00Z" w:id="41">
              <w:rPr>
                <w:rFonts w:ascii="Brush Script MT" w:hAnsi="Brush Script MT" w:eastAsia="Brush Script MT" w:cs="Brush Script MT"/>
                <w:color w:val="000000" w:themeColor="text1"/>
                <w:sz w:val="36"/>
                <w:szCs w:val="36"/>
              </w:rPr>
            </w:rPrChange>
          </w:rPr>
          <w:delText xml:space="preserve"> H</w:delText>
        </w:r>
        <w:r w:rsidRPr="00932E42" w:rsidDel="00932E42" w:rsidR="397388BD">
          <w:rPr>
            <w:rFonts w:ascii="Times New Roman" w:hAnsi="Times New Roman" w:eastAsia="Brush Script MT" w:cs="Times New Roman"/>
            <w:color w:val="000000" w:themeColor="text1"/>
            <w:sz w:val="36"/>
            <w:szCs w:val="36"/>
            <w:rPrChange w:author="Vaught, Jacob" w:date="2023-12-08T20:45:00Z" w:id="42">
              <w:rPr>
                <w:rFonts w:ascii="Brush Script MT" w:hAnsi="Brush Script MT" w:eastAsia="Brush Script MT" w:cs="Brush Script MT"/>
                <w:color w:val="000000" w:themeColor="text1"/>
                <w:sz w:val="36"/>
                <w:szCs w:val="36"/>
              </w:rPr>
            </w:rPrChange>
          </w:rPr>
          <w:delText>udson</w:delText>
        </w:r>
      </w:del>
    </w:p>
    <w:p w:rsidRPr="00932E42" w:rsidR="00022ED2" w:rsidP="773E5C2D" w:rsidRDefault="397388BD" w14:paraId="294AABEF" w14:textId="4E85845C">
      <w:pPr>
        <w:spacing w:line="276" w:lineRule="auto"/>
        <w:jc w:val="center"/>
        <w:rPr>
          <w:rFonts w:ascii="Times New Roman" w:hAnsi="Times New Roman" w:eastAsia="Times New Roman" w:cs="Times New Roman"/>
          <w:color w:val="000000" w:themeColor="text1"/>
          <w:sz w:val="24"/>
          <w:szCs w:val="24"/>
        </w:rPr>
      </w:pPr>
      <w:r w:rsidRPr="00932E42">
        <w:rPr>
          <w:rFonts w:ascii="Times New Roman" w:hAnsi="Times New Roman" w:eastAsia="Times New Roman" w:cs="Times New Roman"/>
          <w:color w:val="000000" w:themeColor="text1"/>
          <w:sz w:val="24"/>
          <w:szCs w:val="24"/>
        </w:rPr>
        <w:t>Riley Hudson</w:t>
      </w:r>
      <w:ins w:author="Vaught, Jacob" w:date="2023-12-09T00:34:00Z" w:id="43">
        <w:r w:rsidR="00AD3C67">
          <w:rPr>
            <w:rFonts w:ascii="Times New Roman" w:hAnsi="Times New Roman" w:eastAsia="Times New Roman" w:cs="Times New Roman"/>
            <w:color w:val="000000" w:themeColor="text1"/>
            <w:sz w:val="24"/>
            <w:szCs w:val="24"/>
          </w:rPr>
          <w:t xml:space="preserve"> [Driving Team]</w:t>
        </w:r>
      </w:ins>
    </w:p>
    <w:p w:rsidR="00932E42" w:rsidP="773E5C2D" w:rsidRDefault="00932E42" w14:paraId="5429C44B" w14:textId="77777777">
      <w:pPr>
        <w:spacing w:line="276" w:lineRule="auto"/>
        <w:jc w:val="center"/>
        <w:rPr>
          <w:ins w:author="Vaught, Jacob" w:date="2023-12-08T20:46:00Z" w:id="44"/>
          <w:rFonts w:ascii="Times New Roman" w:hAnsi="Times New Roman" w:eastAsia="Times New Roman" w:cs="Times New Roman"/>
          <w:color w:val="000000" w:themeColor="text1"/>
          <w:sz w:val="24"/>
          <w:szCs w:val="24"/>
        </w:rPr>
      </w:pPr>
    </w:p>
    <w:p w:rsidR="00932E42" w:rsidP="773E5C2D" w:rsidRDefault="00932E42" w14:paraId="4A423F92" w14:textId="77777777">
      <w:pPr>
        <w:spacing w:line="276" w:lineRule="auto"/>
        <w:jc w:val="center"/>
        <w:rPr>
          <w:ins w:author="Vaught, Jacob" w:date="2023-12-08T20:46:00Z" w:id="45"/>
          <w:rFonts w:ascii="Times New Roman" w:hAnsi="Times New Roman" w:eastAsia="Times New Roman" w:cs="Times New Roman"/>
          <w:color w:val="000000" w:themeColor="text1"/>
          <w:sz w:val="24"/>
          <w:szCs w:val="24"/>
        </w:rPr>
      </w:pPr>
    </w:p>
    <w:p w:rsidR="00932E42" w:rsidP="773E5C2D" w:rsidRDefault="00932E42" w14:paraId="4659EFA4" w14:textId="77777777">
      <w:pPr>
        <w:spacing w:line="276" w:lineRule="auto"/>
        <w:jc w:val="center"/>
        <w:rPr>
          <w:ins w:author="Vaught, Jacob" w:date="2023-12-08T20:46:00Z" w:id="46"/>
          <w:rFonts w:ascii="Times New Roman" w:hAnsi="Times New Roman" w:eastAsia="Times New Roman" w:cs="Times New Roman"/>
          <w:color w:val="000000" w:themeColor="text1"/>
          <w:sz w:val="24"/>
          <w:szCs w:val="24"/>
        </w:rPr>
      </w:pPr>
    </w:p>
    <w:p w:rsidRPr="00932E42" w:rsidR="00022ED2" w:rsidDel="004E6A19" w:rsidP="773E5C2D" w:rsidRDefault="54D8E1A1" w14:paraId="7CF2B4FF" w14:textId="05FC97D8">
      <w:pPr>
        <w:spacing w:line="276" w:lineRule="auto"/>
        <w:jc w:val="center"/>
        <w:rPr>
          <w:del w:author="Vaught, Jacob" w:date="2023-12-09T00:34:00Z" w:id="47"/>
          <w:rFonts w:ascii="Times New Roman" w:hAnsi="Times New Roman" w:eastAsia="Times New Roman" w:cs="Times New Roman"/>
          <w:color w:val="000000" w:themeColor="text1"/>
          <w:sz w:val="24"/>
          <w:szCs w:val="24"/>
        </w:rPr>
      </w:pPr>
      <w:r w:rsidRPr="00932E42">
        <w:rPr>
          <w:rFonts w:ascii="Times New Roman" w:hAnsi="Times New Roman" w:eastAsia="Times New Roman" w:cs="Times New Roman"/>
          <w:color w:val="000000" w:themeColor="text1"/>
          <w:sz w:val="24"/>
          <w:szCs w:val="24"/>
        </w:rPr>
        <w:t xml:space="preserve">  </w:t>
      </w:r>
    </w:p>
    <w:p w:rsidRPr="00932E42" w:rsidR="00022ED2" w:rsidP="004E6A19" w:rsidRDefault="00022ED2" w14:paraId="7341A1F7" w14:textId="58BC664C">
      <w:pPr>
        <w:spacing w:line="276" w:lineRule="auto"/>
        <w:jc w:val="center"/>
        <w:rPr>
          <w:rFonts w:ascii="Times New Roman" w:hAnsi="Times New Roman" w:eastAsia="Times New Roman" w:cs="Times New Roman"/>
          <w:color w:val="000000" w:themeColor="text1"/>
          <w:sz w:val="24"/>
          <w:szCs w:val="24"/>
        </w:rPr>
      </w:pPr>
    </w:p>
    <w:p w:rsidRPr="00932E42" w:rsidR="00022ED2" w:rsidP="773E5C2D" w:rsidRDefault="54D8E1A1" w14:paraId="524872FD" w14:textId="362077B0">
      <w:pPr>
        <w:spacing w:line="276" w:lineRule="auto"/>
        <w:jc w:val="center"/>
        <w:rPr>
          <w:rFonts w:ascii="Times New Roman" w:hAnsi="Times New Roman" w:eastAsia="Times New Roman" w:cs="Times New Roman"/>
          <w:color w:val="000000" w:themeColor="text1"/>
          <w:sz w:val="24"/>
          <w:szCs w:val="24"/>
        </w:rPr>
      </w:pPr>
      <w:r w:rsidRPr="00932E42">
        <w:rPr>
          <w:rFonts w:ascii="Times New Roman" w:hAnsi="Times New Roman" w:eastAsia="Times New Roman" w:cs="Times New Roman"/>
          <w:color w:val="000000" w:themeColor="text1"/>
          <w:sz w:val="24"/>
          <w:szCs w:val="24"/>
        </w:rPr>
        <w:t>Department of Electrical Engineering</w:t>
      </w:r>
    </w:p>
    <w:p w:rsidRPr="00932E42" w:rsidR="00022ED2" w:rsidP="773E5C2D" w:rsidRDefault="54D8E1A1" w14:paraId="2F54EBDA" w14:textId="036ADC30">
      <w:pPr>
        <w:spacing w:line="276" w:lineRule="auto"/>
        <w:jc w:val="center"/>
        <w:rPr>
          <w:rFonts w:ascii="Times New Roman" w:hAnsi="Times New Roman" w:eastAsia="Times New Roman" w:cs="Times New Roman"/>
          <w:color w:val="000000" w:themeColor="text1"/>
          <w:sz w:val="24"/>
          <w:szCs w:val="24"/>
        </w:rPr>
      </w:pPr>
      <w:r w:rsidRPr="00932E42">
        <w:rPr>
          <w:rFonts w:ascii="Times New Roman" w:hAnsi="Times New Roman" w:eastAsia="Times New Roman" w:cs="Times New Roman"/>
          <w:color w:val="000000" w:themeColor="text1"/>
          <w:sz w:val="24"/>
          <w:szCs w:val="24"/>
        </w:rPr>
        <w:t xml:space="preserve">University of South </w:t>
      </w:r>
      <w:del w:author="Vaught, Jacob" w:date="2023-12-08T20:30:00Z" w:id="48">
        <w:r w:rsidRPr="00932E42" w:rsidDel="00317A96">
          <w:rPr>
            <w:rFonts w:ascii="Times New Roman" w:hAnsi="Times New Roman" w:eastAsia="Times New Roman" w:cs="Times New Roman"/>
            <w:color w:val="000000" w:themeColor="text1"/>
            <w:sz w:val="24"/>
            <w:szCs w:val="24"/>
          </w:rPr>
          <w:delText>Car</w:delText>
        </w:r>
      </w:del>
      <w:ins w:author="Vaught, Jacob" w:date="2023-12-08T20:46:00Z" w:id="49">
        <w:r w:rsidR="00932E42">
          <w:rPr>
            <w:rFonts w:ascii="Times New Roman" w:hAnsi="Times New Roman" w:eastAsia="Times New Roman" w:cs="Times New Roman"/>
            <w:color w:val="000000" w:themeColor="text1"/>
            <w:sz w:val="24"/>
            <w:szCs w:val="24"/>
          </w:rPr>
          <w:t>Car</w:t>
        </w:r>
      </w:ins>
      <w:r w:rsidRPr="00932E42">
        <w:rPr>
          <w:rFonts w:ascii="Times New Roman" w:hAnsi="Times New Roman" w:eastAsia="Times New Roman" w:cs="Times New Roman"/>
          <w:color w:val="000000" w:themeColor="text1"/>
          <w:sz w:val="24"/>
          <w:szCs w:val="24"/>
        </w:rPr>
        <w:t>olina</w:t>
      </w:r>
    </w:p>
    <w:p w:rsidRPr="00932E42" w:rsidR="00022ED2" w:rsidP="773E5C2D" w:rsidRDefault="54D8E1A1" w14:paraId="025C1799" w14:textId="05B8F689">
      <w:pPr>
        <w:spacing w:line="276" w:lineRule="auto"/>
        <w:jc w:val="center"/>
        <w:rPr>
          <w:rFonts w:ascii="Times New Roman" w:hAnsi="Times New Roman" w:eastAsia="Times New Roman" w:cs="Times New Roman"/>
          <w:color w:val="000000" w:themeColor="text1"/>
          <w:sz w:val="24"/>
          <w:szCs w:val="24"/>
        </w:rPr>
      </w:pPr>
      <w:r w:rsidRPr="00932E42">
        <w:rPr>
          <w:rFonts w:ascii="Times New Roman" w:hAnsi="Times New Roman" w:eastAsia="Times New Roman" w:cs="Times New Roman"/>
          <w:color w:val="000000" w:themeColor="text1"/>
          <w:sz w:val="24"/>
          <w:szCs w:val="24"/>
        </w:rPr>
        <w:t>Columbia, SC 29208</w:t>
      </w:r>
    </w:p>
    <w:sdt>
      <w:sdtPr>
        <w:rPr>
          <w:rFonts w:ascii="Times New Roman" w:hAnsi="Times New Roman" w:cs="Times New Roman" w:eastAsiaTheme="minorHAnsi"/>
          <w:color w:val="auto"/>
          <w:sz w:val="22"/>
          <w:szCs w:val="22"/>
        </w:rPr>
        <w:id w:val="1890959911"/>
        <w:docPartObj>
          <w:docPartGallery w:val="Table of Contents"/>
          <w:docPartUnique/>
        </w:docPartObj>
      </w:sdtPr>
      <w:sdtEndPr>
        <w:rPr>
          <w:rFonts w:asciiTheme="minorHAnsi" w:hAnsiTheme="minorHAnsi" w:cstheme="minorBidi"/>
        </w:rPr>
      </w:sdtEndPr>
      <w:sdtContent>
        <w:p w:rsidRPr="00932E42" w:rsidR="003C6249" w:rsidRDefault="003C6249" w14:paraId="563659E0" w14:textId="01C72E5D">
          <w:pPr>
            <w:pStyle w:val="TOCHeading"/>
            <w:rPr>
              <w:rStyle w:val="SubtleEmphasis"/>
              <w:rFonts w:ascii="Times New Roman" w:hAnsi="Times New Roman" w:cs="Times New Roman"/>
              <w:rPrChange w:author="Vaught, Jacob" w:date="2023-12-08T20:45:00Z" w:id="50">
                <w:rPr>
                  <w:rStyle w:val="SubtleEmphasis"/>
                  <w:rFonts w:asciiTheme="minorHAnsi" w:hAnsiTheme="minorHAnsi" w:eastAsiaTheme="minorHAnsi" w:cstheme="minorBidi"/>
                  <w:sz w:val="22"/>
                  <w:szCs w:val="22"/>
                </w:rPr>
              </w:rPrChange>
            </w:rPr>
          </w:pPr>
          <w:r w:rsidRPr="00932E42">
            <w:rPr>
              <w:rFonts w:ascii="Times New Roman" w:hAnsi="Times New Roman" w:cs="Times New Roman"/>
              <w:rPrChange w:author="Vaught, Jacob" w:date="2023-12-08T20:45:00Z" w:id="51">
                <w:rPr>
                  <w:i/>
                  <w:iCs/>
                  <w:color w:val="404040" w:themeColor="text1" w:themeTint="BF"/>
                </w:rPr>
              </w:rPrChange>
            </w:rPr>
            <w:t>Table of Contents</w:t>
          </w:r>
        </w:p>
        <w:p w:rsidR="003043D2" w:rsidRDefault="004D5CF7" w14:paraId="412C15C0" w14:textId="2E2FD5BC">
          <w:pPr>
            <w:pStyle w:val="TOC1"/>
            <w:rPr>
              <w:ins w:author="Vaught, Jacob" w:date="2023-12-09T00:32:00Z" w:id="52"/>
              <w:rFonts w:cstheme="minorBidi"/>
              <w:noProof/>
              <w:kern w:val="2"/>
              <w14:ligatures w14:val="standardContextual"/>
            </w:rPr>
          </w:pPr>
          <w:r w:rsidRPr="00DB055A">
            <w:rPr>
              <w:rFonts w:ascii="Times New Roman" w:hAnsi="Times New Roman"/>
              <w:rPrChange w:author="Vaught, Jacob" w:date="2023-12-08T20:45:00Z" w:id="53">
                <w:rPr/>
              </w:rPrChange>
            </w:rPr>
            <w:fldChar w:fldCharType="begin"/>
          </w:r>
          <w:r w:rsidRPr="00932E42" w:rsidR="003C6249">
            <w:rPr>
              <w:rFonts w:ascii="Times New Roman" w:hAnsi="Times New Roman"/>
              <w:rPrChange w:author="Vaught, Jacob" w:date="2023-12-08T20:45:00Z" w:id="54">
                <w:rPr/>
              </w:rPrChange>
            </w:rPr>
            <w:instrText>TOC \o "1-3" \h \z \u</w:instrText>
          </w:r>
          <w:r w:rsidRPr="00DB055A">
            <w:rPr>
              <w:rFonts w:ascii="Times New Roman" w:hAnsi="Times New Roman"/>
              <w:rPrChange w:author="Vaught, Jacob" w:date="2023-12-08T20:45:00Z" w:id="55">
                <w:rPr>
                  <w:rFonts w:eastAsiaTheme="minorHAnsi" w:cstheme="minorBidi"/>
                </w:rPr>
              </w:rPrChange>
            </w:rPr>
            <w:fldChar w:fldCharType="separate"/>
          </w:r>
          <w:ins w:author="Vaught, Jacob" w:date="2023-12-09T00:32:00Z" w:id="56">
            <w:r w:rsidRPr="00685C7F" w:rsidR="003043D2">
              <w:rPr>
                <w:rStyle w:val="Hyperlink"/>
                <w:noProof/>
              </w:rPr>
              <w:fldChar w:fldCharType="begin"/>
            </w:r>
            <w:r w:rsidRPr="00685C7F" w:rsidR="003043D2">
              <w:rPr>
                <w:rStyle w:val="Hyperlink"/>
                <w:noProof/>
              </w:rPr>
              <w:instrText xml:space="preserve"> </w:instrText>
            </w:r>
            <w:r w:rsidR="003043D2">
              <w:rPr>
                <w:noProof/>
              </w:rPr>
              <w:instrText>HYPERLINK \l "_Toc152974361"</w:instrText>
            </w:r>
            <w:r w:rsidRPr="00685C7F" w:rsidR="003043D2">
              <w:rPr>
                <w:rStyle w:val="Hyperlink"/>
                <w:noProof/>
              </w:rPr>
              <w:instrText xml:space="preserve"> </w:instrText>
            </w:r>
            <w:r w:rsidRPr="00685C7F" w:rsidR="003043D2">
              <w:rPr>
                <w:rStyle w:val="Hyperlink"/>
                <w:noProof/>
              </w:rPr>
            </w:r>
            <w:r w:rsidRPr="00685C7F" w:rsidR="003043D2">
              <w:rPr>
                <w:rStyle w:val="Hyperlink"/>
                <w:noProof/>
              </w:rPr>
              <w:fldChar w:fldCharType="separate"/>
            </w:r>
            <w:r w:rsidRPr="00685C7F" w:rsidR="003043D2">
              <w:rPr>
                <w:rStyle w:val="Hyperlink"/>
                <w:rFonts w:ascii="Times New Roman" w:hAnsi="Times New Roman"/>
                <w:noProof/>
              </w:rPr>
              <w:t>1. Safety Precautions</w:t>
            </w:r>
            <w:r w:rsidR="003043D2">
              <w:rPr>
                <w:noProof/>
                <w:webHidden/>
              </w:rPr>
              <w:tab/>
            </w:r>
            <w:r w:rsidR="003043D2">
              <w:rPr>
                <w:noProof/>
                <w:webHidden/>
              </w:rPr>
              <w:fldChar w:fldCharType="begin"/>
            </w:r>
            <w:r w:rsidR="003043D2">
              <w:rPr>
                <w:noProof/>
                <w:webHidden/>
              </w:rPr>
              <w:instrText xml:space="preserve"> PAGEREF _Toc152974361 \h </w:instrText>
            </w:r>
          </w:ins>
          <w:r w:rsidR="003043D2">
            <w:rPr>
              <w:noProof/>
              <w:webHidden/>
            </w:rPr>
          </w:r>
          <w:r w:rsidR="003043D2">
            <w:rPr>
              <w:noProof/>
              <w:webHidden/>
            </w:rPr>
            <w:fldChar w:fldCharType="separate"/>
          </w:r>
          <w:r w:rsidR="00FF7883">
            <w:rPr>
              <w:noProof/>
              <w:webHidden/>
            </w:rPr>
            <w:t>4</w:t>
          </w:r>
          <w:ins w:author="Vaught, Jacob" w:date="2023-12-09T00:32:00Z" w:id="57">
            <w:r w:rsidR="003043D2">
              <w:rPr>
                <w:noProof/>
                <w:webHidden/>
              </w:rPr>
              <w:fldChar w:fldCharType="end"/>
            </w:r>
            <w:r w:rsidRPr="00685C7F" w:rsidR="003043D2">
              <w:rPr>
                <w:rStyle w:val="Hyperlink"/>
                <w:noProof/>
              </w:rPr>
              <w:fldChar w:fldCharType="end"/>
            </w:r>
          </w:ins>
        </w:p>
        <w:p w:rsidR="003043D2" w:rsidRDefault="003043D2" w14:paraId="534B477B" w14:textId="09269CEC">
          <w:pPr>
            <w:pStyle w:val="TOC1"/>
            <w:rPr>
              <w:ins w:author="Vaught, Jacob" w:date="2023-12-09T00:32:00Z" w:id="58"/>
              <w:rFonts w:cstheme="minorBidi"/>
              <w:noProof/>
              <w:kern w:val="2"/>
              <w14:ligatures w14:val="standardContextual"/>
            </w:rPr>
          </w:pPr>
          <w:ins w:author="Vaught, Jacob" w:date="2023-12-09T00:32:00Z" w:id="59">
            <w:r w:rsidRPr="00685C7F">
              <w:rPr>
                <w:rStyle w:val="Hyperlink"/>
                <w:noProof/>
              </w:rPr>
              <w:fldChar w:fldCharType="begin"/>
            </w:r>
            <w:r w:rsidRPr="00685C7F">
              <w:rPr>
                <w:rStyle w:val="Hyperlink"/>
                <w:noProof/>
              </w:rPr>
              <w:instrText xml:space="preserve"> </w:instrText>
            </w:r>
            <w:r>
              <w:rPr>
                <w:noProof/>
              </w:rPr>
              <w:instrText>HYPERLINK \l "_Toc152974362"</w:instrText>
            </w:r>
            <w:r w:rsidRPr="00685C7F">
              <w:rPr>
                <w:rStyle w:val="Hyperlink"/>
                <w:noProof/>
              </w:rPr>
              <w:instrText xml:space="preserve"> </w:instrText>
            </w:r>
            <w:r w:rsidRPr="00685C7F">
              <w:rPr>
                <w:rStyle w:val="Hyperlink"/>
                <w:noProof/>
              </w:rPr>
            </w:r>
            <w:r w:rsidRPr="00685C7F">
              <w:rPr>
                <w:rStyle w:val="Hyperlink"/>
                <w:noProof/>
              </w:rPr>
              <w:fldChar w:fldCharType="separate"/>
            </w:r>
            <w:r w:rsidRPr="00685C7F">
              <w:rPr>
                <w:rStyle w:val="Hyperlink"/>
                <w:rFonts w:ascii="Times New Roman" w:hAnsi="Times New Roman"/>
                <w:noProof/>
              </w:rPr>
              <w:t>2. Operation</w:t>
            </w:r>
            <w:r>
              <w:rPr>
                <w:noProof/>
                <w:webHidden/>
              </w:rPr>
              <w:tab/>
            </w:r>
            <w:r>
              <w:rPr>
                <w:noProof/>
                <w:webHidden/>
              </w:rPr>
              <w:fldChar w:fldCharType="begin"/>
            </w:r>
            <w:r>
              <w:rPr>
                <w:noProof/>
                <w:webHidden/>
              </w:rPr>
              <w:instrText xml:space="preserve"> PAGEREF _Toc152974362 \h </w:instrText>
            </w:r>
          </w:ins>
          <w:r>
            <w:rPr>
              <w:noProof/>
              <w:webHidden/>
            </w:rPr>
          </w:r>
          <w:r>
            <w:rPr>
              <w:noProof/>
              <w:webHidden/>
            </w:rPr>
            <w:fldChar w:fldCharType="separate"/>
          </w:r>
          <w:r w:rsidR="00FF7883">
            <w:rPr>
              <w:noProof/>
              <w:webHidden/>
            </w:rPr>
            <w:t>5</w:t>
          </w:r>
          <w:ins w:author="Vaught, Jacob" w:date="2023-12-09T00:32:00Z" w:id="60">
            <w:r>
              <w:rPr>
                <w:noProof/>
                <w:webHidden/>
              </w:rPr>
              <w:fldChar w:fldCharType="end"/>
            </w:r>
            <w:r w:rsidRPr="00685C7F">
              <w:rPr>
                <w:rStyle w:val="Hyperlink"/>
                <w:noProof/>
              </w:rPr>
              <w:fldChar w:fldCharType="end"/>
            </w:r>
          </w:ins>
        </w:p>
        <w:p w:rsidR="003043D2" w:rsidRDefault="003043D2" w14:paraId="0A0226A2" w14:textId="32205734">
          <w:pPr>
            <w:pStyle w:val="TOC2"/>
            <w:rPr>
              <w:ins w:author="Vaught, Jacob" w:date="2023-12-09T00:32:00Z" w:id="61"/>
              <w:rFonts w:eastAsiaTheme="minorEastAsia"/>
              <w:noProof/>
              <w:kern w:val="2"/>
              <w14:ligatures w14:val="standardContextual"/>
            </w:rPr>
          </w:pPr>
          <w:ins w:author="Vaught, Jacob" w:date="2023-12-09T00:32:00Z" w:id="62">
            <w:r w:rsidRPr="00685C7F">
              <w:rPr>
                <w:rStyle w:val="Hyperlink"/>
                <w:noProof/>
              </w:rPr>
              <w:fldChar w:fldCharType="begin"/>
            </w:r>
            <w:r w:rsidRPr="00685C7F">
              <w:rPr>
                <w:rStyle w:val="Hyperlink"/>
                <w:noProof/>
              </w:rPr>
              <w:instrText xml:space="preserve"> </w:instrText>
            </w:r>
            <w:r>
              <w:rPr>
                <w:noProof/>
              </w:rPr>
              <w:instrText>HYPERLINK \l "_Toc152974363"</w:instrText>
            </w:r>
            <w:r w:rsidRPr="00685C7F">
              <w:rPr>
                <w:rStyle w:val="Hyperlink"/>
                <w:noProof/>
              </w:rPr>
              <w:instrText xml:space="preserve"> </w:instrText>
            </w:r>
            <w:r w:rsidRPr="00685C7F">
              <w:rPr>
                <w:rStyle w:val="Hyperlink"/>
                <w:noProof/>
              </w:rPr>
            </w:r>
            <w:r w:rsidRPr="00685C7F">
              <w:rPr>
                <w:rStyle w:val="Hyperlink"/>
                <w:noProof/>
              </w:rPr>
              <w:fldChar w:fldCharType="separate"/>
            </w:r>
            <w:r w:rsidRPr="00685C7F">
              <w:rPr>
                <w:rStyle w:val="Hyperlink"/>
                <w:rFonts w:ascii="Times New Roman" w:hAnsi="Times New Roman" w:cs="Times New Roman"/>
                <w:noProof/>
              </w:rPr>
              <w:t>2.1 Operation Instructions</w:t>
            </w:r>
            <w:r>
              <w:rPr>
                <w:noProof/>
                <w:webHidden/>
              </w:rPr>
              <w:tab/>
            </w:r>
            <w:r>
              <w:rPr>
                <w:noProof/>
                <w:webHidden/>
              </w:rPr>
              <w:fldChar w:fldCharType="begin"/>
            </w:r>
            <w:r>
              <w:rPr>
                <w:noProof/>
                <w:webHidden/>
              </w:rPr>
              <w:instrText xml:space="preserve"> PAGEREF _Toc152974363 \h </w:instrText>
            </w:r>
          </w:ins>
          <w:r>
            <w:rPr>
              <w:noProof/>
              <w:webHidden/>
            </w:rPr>
          </w:r>
          <w:r>
            <w:rPr>
              <w:noProof/>
              <w:webHidden/>
            </w:rPr>
            <w:fldChar w:fldCharType="separate"/>
          </w:r>
          <w:r w:rsidR="00FF7883">
            <w:rPr>
              <w:noProof/>
              <w:webHidden/>
            </w:rPr>
            <w:t>5</w:t>
          </w:r>
          <w:ins w:author="Vaught, Jacob" w:date="2023-12-09T00:32:00Z" w:id="63">
            <w:r>
              <w:rPr>
                <w:noProof/>
                <w:webHidden/>
              </w:rPr>
              <w:fldChar w:fldCharType="end"/>
            </w:r>
            <w:r w:rsidRPr="00685C7F">
              <w:rPr>
                <w:rStyle w:val="Hyperlink"/>
                <w:noProof/>
              </w:rPr>
              <w:fldChar w:fldCharType="end"/>
            </w:r>
          </w:ins>
        </w:p>
        <w:p w:rsidR="003043D2" w:rsidRDefault="003043D2" w14:paraId="0F90CC60" w14:textId="270735F4">
          <w:pPr>
            <w:pStyle w:val="TOC2"/>
            <w:rPr>
              <w:ins w:author="Vaught, Jacob" w:date="2023-12-09T00:32:00Z" w:id="64"/>
              <w:rFonts w:eastAsiaTheme="minorEastAsia"/>
              <w:noProof/>
              <w:kern w:val="2"/>
              <w14:ligatures w14:val="standardContextual"/>
            </w:rPr>
          </w:pPr>
          <w:ins w:author="Vaught, Jacob" w:date="2023-12-09T00:32:00Z" w:id="65">
            <w:r w:rsidRPr="00685C7F">
              <w:rPr>
                <w:rStyle w:val="Hyperlink"/>
                <w:noProof/>
              </w:rPr>
              <w:fldChar w:fldCharType="begin"/>
            </w:r>
            <w:r w:rsidRPr="00685C7F">
              <w:rPr>
                <w:rStyle w:val="Hyperlink"/>
                <w:noProof/>
              </w:rPr>
              <w:instrText xml:space="preserve"> </w:instrText>
            </w:r>
            <w:r>
              <w:rPr>
                <w:noProof/>
              </w:rPr>
              <w:instrText>HYPERLINK \l "_Toc152974364"</w:instrText>
            </w:r>
            <w:r w:rsidRPr="00685C7F">
              <w:rPr>
                <w:rStyle w:val="Hyperlink"/>
                <w:noProof/>
              </w:rPr>
              <w:instrText xml:space="preserve"> </w:instrText>
            </w:r>
            <w:r w:rsidRPr="00685C7F">
              <w:rPr>
                <w:rStyle w:val="Hyperlink"/>
                <w:noProof/>
              </w:rPr>
            </w:r>
            <w:r w:rsidRPr="00685C7F">
              <w:rPr>
                <w:rStyle w:val="Hyperlink"/>
                <w:noProof/>
              </w:rPr>
              <w:fldChar w:fldCharType="separate"/>
            </w:r>
            <w:r w:rsidRPr="00685C7F">
              <w:rPr>
                <w:rStyle w:val="Hyperlink"/>
                <w:rFonts w:ascii="Times New Roman" w:hAnsi="Times New Roman" w:eastAsia="Calibri Light" w:cs="Times New Roman"/>
                <w:noProof/>
              </w:rPr>
              <w:t>2.2 System State and LED Indicators</w:t>
            </w:r>
            <w:r>
              <w:rPr>
                <w:noProof/>
                <w:webHidden/>
              </w:rPr>
              <w:tab/>
            </w:r>
            <w:r>
              <w:rPr>
                <w:noProof/>
                <w:webHidden/>
              </w:rPr>
              <w:fldChar w:fldCharType="begin"/>
            </w:r>
            <w:r>
              <w:rPr>
                <w:noProof/>
                <w:webHidden/>
              </w:rPr>
              <w:instrText xml:space="preserve"> PAGEREF _Toc152974364 \h </w:instrText>
            </w:r>
          </w:ins>
          <w:r>
            <w:rPr>
              <w:noProof/>
              <w:webHidden/>
            </w:rPr>
          </w:r>
          <w:r>
            <w:rPr>
              <w:noProof/>
              <w:webHidden/>
            </w:rPr>
            <w:fldChar w:fldCharType="separate"/>
          </w:r>
          <w:r w:rsidR="00FF7883">
            <w:rPr>
              <w:noProof/>
              <w:webHidden/>
            </w:rPr>
            <w:t>6</w:t>
          </w:r>
          <w:ins w:author="Vaught, Jacob" w:date="2023-12-09T00:32:00Z" w:id="66">
            <w:r>
              <w:rPr>
                <w:noProof/>
                <w:webHidden/>
              </w:rPr>
              <w:fldChar w:fldCharType="end"/>
            </w:r>
            <w:r w:rsidRPr="00685C7F">
              <w:rPr>
                <w:rStyle w:val="Hyperlink"/>
                <w:noProof/>
              </w:rPr>
              <w:fldChar w:fldCharType="end"/>
            </w:r>
          </w:ins>
        </w:p>
        <w:p w:rsidR="003043D2" w:rsidRDefault="003043D2" w14:paraId="40FD4934" w14:textId="4E8AD98D">
          <w:pPr>
            <w:pStyle w:val="TOC2"/>
            <w:rPr>
              <w:ins w:author="Vaught, Jacob" w:date="2023-12-09T00:32:00Z" w:id="67"/>
              <w:rFonts w:eastAsiaTheme="minorEastAsia"/>
              <w:noProof/>
              <w:kern w:val="2"/>
              <w14:ligatures w14:val="standardContextual"/>
            </w:rPr>
          </w:pPr>
          <w:ins w:author="Vaught, Jacob" w:date="2023-12-09T00:32:00Z" w:id="68">
            <w:r w:rsidRPr="00685C7F">
              <w:rPr>
                <w:rStyle w:val="Hyperlink"/>
                <w:noProof/>
              </w:rPr>
              <w:fldChar w:fldCharType="begin"/>
            </w:r>
            <w:r w:rsidRPr="00685C7F">
              <w:rPr>
                <w:rStyle w:val="Hyperlink"/>
                <w:noProof/>
              </w:rPr>
              <w:instrText xml:space="preserve"> </w:instrText>
            </w:r>
            <w:r>
              <w:rPr>
                <w:noProof/>
              </w:rPr>
              <w:instrText>HYPERLINK \l "_Toc152974365"</w:instrText>
            </w:r>
            <w:r w:rsidRPr="00685C7F">
              <w:rPr>
                <w:rStyle w:val="Hyperlink"/>
                <w:noProof/>
              </w:rPr>
              <w:instrText xml:space="preserve"> </w:instrText>
            </w:r>
            <w:r w:rsidRPr="00685C7F">
              <w:rPr>
                <w:rStyle w:val="Hyperlink"/>
                <w:noProof/>
              </w:rPr>
            </w:r>
            <w:r w:rsidRPr="00685C7F">
              <w:rPr>
                <w:rStyle w:val="Hyperlink"/>
                <w:noProof/>
              </w:rPr>
              <w:fldChar w:fldCharType="separate"/>
            </w:r>
            <w:r w:rsidRPr="00685C7F">
              <w:rPr>
                <w:rStyle w:val="Hyperlink"/>
                <w:rFonts w:ascii="Times New Roman" w:hAnsi="Times New Roman" w:cs="Times New Roman"/>
                <w:noProof/>
              </w:rPr>
              <w:t>2.3 System Response Table</w:t>
            </w:r>
            <w:r>
              <w:rPr>
                <w:noProof/>
                <w:webHidden/>
              </w:rPr>
              <w:tab/>
            </w:r>
            <w:r>
              <w:rPr>
                <w:noProof/>
                <w:webHidden/>
              </w:rPr>
              <w:fldChar w:fldCharType="begin"/>
            </w:r>
            <w:r>
              <w:rPr>
                <w:noProof/>
                <w:webHidden/>
              </w:rPr>
              <w:instrText xml:space="preserve"> PAGEREF _Toc152974365 \h </w:instrText>
            </w:r>
          </w:ins>
          <w:r>
            <w:rPr>
              <w:noProof/>
              <w:webHidden/>
            </w:rPr>
          </w:r>
          <w:r>
            <w:rPr>
              <w:noProof/>
              <w:webHidden/>
            </w:rPr>
            <w:fldChar w:fldCharType="separate"/>
          </w:r>
          <w:r w:rsidR="00FF7883">
            <w:rPr>
              <w:noProof/>
              <w:webHidden/>
            </w:rPr>
            <w:t>6</w:t>
          </w:r>
          <w:ins w:author="Vaught, Jacob" w:date="2023-12-09T00:32:00Z" w:id="69">
            <w:r>
              <w:rPr>
                <w:noProof/>
                <w:webHidden/>
              </w:rPr>
              <w:fldChar w:fldCharType="end"/>
            </w:r>
            <w:r w:rsidRPr="00685C7F">
              <w:rPr>
                <w:rStyle w:val="Hyperlink"/>
                <w:noProof/>
              </w:rPr>
              <w:fldChar w:fldCharType="end"/>
            </w:r>
          </w:ins>
        </w:p>
        <w:p w:rsidR="003043D2" w:rsidRDefault="003043D2" w14:paraId="4FEE30EC" w14:textId="17C5B1C3">
          <w:pPr>
            <w:pStyle w:val="TOC1"/>
            <w:rPr>
              <w:ins w:author="Vaught, Jacob" w:date="2023-12-09T00:32:00Z" w:id="70"/>
              <w:rFonts w:cstheme="minorBidi"/>
              <w:noProof/>
              <w:kern w:val="2"/>
              <w14:ligatures w14:val="standardContextual"/>
            </w:rPr>
          </w:pPr>
          <w:ins w:author="Vaught, Jacob" w:date="2023-12-09T00:32:00Z" w:id="71">
            <w:r w:rsidRPr="00685C7F">
              <w:rPr>
                <w:rStyle w:val="Hyperlink"/>
                <w:noProof/>
              </w:rPr>
              <w:fldChar w:fldCharType="begin"/>
            </w:r>
            <w:r w:rsidRPr="00685C7F">
              <w:rPr>
                <w:rStyle w:val="Hyperlink"/>
                <w:noProof/>
              </w:rPr>
              <w:instrText xml:space="preserve"> </w:instrText>
            </w:r>
            <w:r>
              <w:rPr>
                <w:noProof/>
              </w:rPr>
              <w:instrText>HYPERLINK \l "_Toc152974366"</w:instrText>
            </w:r>
            <w:r w:rsidRPr="00685C7F">
              <w:rPr>
                <w:rStyle w:val="Hyperlink"/>
                <w:noProof/>
              </w:rPr>
              <w:instrText xml:space="preserve"> </w:instrText>
            </w:r>
            <w:r w:rsidRPr="00685C7F">
              <w:rPr>
                <w:rStyle w:val="Hyperlink"/>
                <w:noProof/>
              </w:rPr>
            </w:r>
            <w:r w:rsidRPr="00685C7F">
              <w:rPr>
                <w:rStyle w:val="Hyperlink"/>
                <w:noProof/>
              </w:rPr>
              <w:fldChar w:fldCharType="separate"/>
            </w:r>
            <w:r w:rsidRPr="00685C7F">
              <w:rPr>
                <w:rStyle w:val="Hyperlink"/>
                <w:rFonts w:ascii="Times New Roman" w:hAnsi="Times New Roman"/>
                <w:noProof/>
              </w:rPr>
              <w:t>3. Bill of Materials</w:t>
            </w:r>
            <w:r>
              <w:rPr>
                <w:noProof/>
                <w:webHidden/>
              </w:rPr>
              <w:tab/>
            </w:r>
            <w:r>
              <w:rPr>
                <w:noProof/>
                <w:webHidden/>
              </w:rPr>
              <w:fldChar w:fldCharType="begin"/>
            </w:r>
            <w:r>
              <w:rPr>
                <w:noProof/>
                <w:webHidden/>
              </w:rPr>
              <w:instrText xml:space="preserve"> PAGEREF _Toc152974366 \h </w:instrText>
            </w:r>
          </w:ins>
          <w:r>
            <w:rPr>
              <w:noProof/>
              <w:webHidden/>
            </w:rPr>
          </w:r>
          <w:r>
            <w:rPr>
              <w:noProof/>
              <w:webHidden/>
            </w:rPr>
            <w:fldChar w:fldCharType="separate"/>
          </w:r>
          <w:r w:rsidR="00FF7883">
            <w:rPr>
              <w:noProof/>
              <w:webHidden/>
            </w:rPr>
            <w:t>7</w:t>
          </w:r>
          <w:ins w:author="Vaught, Jacob" w:date="2023-12-09T00:32:00Z" w:id="72">
            <w:r>
              <w:rPr>
                <w:noProof/>
                <w:webHidden/>
              </w:rPr>
              <w:fldChar w:fldCharType="end"/>
            </w:r>
            <w:r w:rsidRPr="00685C7F">
              <w:rPr>
                <w:rStyle w:val="Hyperlink"/>
                <w:noProof/>
              </w:rPr>
              <w:fldChar w:fldCharType="end"/>
            </w:r>
          </w:ins>
        </w:p>
        <w:p w:rsidR="003043D2" w:rsidRDefault="003043D2" w14:paraId="7FD7B030" w14:textId="5EEA6DFA">
          <w:pPr>
            <w:pStyle w:val="TOC1"/>
            <w:rPr>
              <w:ins w:author="Vaught, Jacob" w:date="2023-12-09T00:32:00Z" w:id="73"/>
              <w:rFonts w:cstheme="minorBidi"/>
              <w:noProof/>
              <w:kern w:val="2"/>
              <w14:ligatures w14:val="standardContextual"/>
            </w:rPr>
          </w:pPr>
          <w:ins w:author="Vaught, Jacob" w:date="2023-12-09T00:32:00Z" w:id="74">
            <w:r w:rsidRPr="00685C7F">
              <w:rPr>
                <w:rStyle w:val="Hyperlink"/>
                <w:noProof/>
              </w:rPr>
              <w:fldChar w:fldCharType="begin"/>
            </w:r>
            <w:r w:rsidRPr="00685C7F">
              <w:rPr>
                <w:rStyle w:val="Hyperlink"/>
                <w:noProof/>
              </w:rPr>
              <w:instrText xml:space="preserve"> </w:instrText>
            </w:r>
            <w:r>
              <w:rPr>
                <w:noProof/>
              </w:rPr>
              <w:instrText>HYPERLINK \l "_Toc152974367"</w:instrText>
            </w:r>
            <w:r w:rsidRPr="00685C7F">
              <w:rPr>
                <w:rStyle w:val="Hyperlink"/>
                <w:noProof/>
              </w:rPr>
              <w:instrText xml:space="preserve"> </w:instrText>
            </w:r>
            <w:r w:rsidRPr="00685C7F">
              <w:rPr>
                <w:rStyle w:val="Hyperlink"/>
                <w:noProof/>
              </w:rPr>
            </w:r>
            <w:r w:rsidRPr="00685C7F">
              <w:rPr>
                <w:rStyle w:val="Hyperlink"/>
                <w:noProof/>
              </w:rPr>
              <w:fldChar w:fldCharType="separate"/>
            </w:r>
            <w:r w:rsidRPr="00685C7F">
              <w:rPr>
                <w:rStyle w:val="Hyperlink"/>
                <w:rFonts w:ascii="Times New Roman" w:hAnsi="Times New Roman"/>
                <w:noProof/>
              </w:rPr>
              <w:t>4. Circuit Diagram</w:t>
            </w:r>
            <w:r>
              <w:rPr>
                <w:noProof/>
                <w:webHidden/>
              </w:rPr>
              <w:tab/>
            </w:r>
            <w:r>
              <w:rPr>
                <w:noProof/>
                <w:webHidden/>
              </w:rPr>
              <w:fldChar w:fldCharType="begin"/>
            </w:r>
            <w:r>
              <w:rPr>
                <w:noProof/>
                <w:webHidden/>
              </w:rPr>
              <w:instrText xml:space="preserve"> PAGEREF _Toc152974367 \h </w:instrText>
            </w:r>
          </w:ins>
          <w:r>
            <w:rPr>
              <w:noProof/>
              <w:webHidden/>
            </w:rPr>
          </w:r>
          <w:r>
            <w:rPr>
              <w:noProof/>
              <w:webHidden/>
            </w:rPr>
            <w:fldChar w:fldCharType="separate"/>
          </w:r>
          <w:r w:rsidR="00FF7883">
            <w:rPr>
              <w:noProof/>
              <w:webHidden/>
            </w:rPr>
            <w:t>10</w:t>
          </w:r>
          <w:ins w:author="Vaught, Jacob" w:date="2023-12-09T00:32:00Z" w:id="75">
            <w:r>
              <w:rPr>
                <w:noProof/>
                <w:webHidden/>
              </w:rPr>
              <w:fldChar w:fldCharType="end"/>
            </w:r>
            <w:r w:rsidRPr="00685C7F">
              <w:rPr>
                <w:rStyle w:val="Hyperlink"/>
                <w:noProof/>
              </w:rPr>
              <w:fldChar w:fldCharType="end"/>
            </w:r>
          </w:ins>
        </w:p>
        <w:p w:rsidR="003043D2" w:rsidRDefault="003043D2" w14:paraId="108F1534" w14:textId="610C3C19">
          <w:pPr>
            <w:pStyle w:val="TOC2"/>
            <w:rPr>
              <w:ins w:author="Vaught, Jacob" w:date="2023-12-09T00:32:00Z" w:id="76"/>
              <w:rFonts w:eastAsiaTheme="minorEastAsia"/>
              <w:noProof/>
              <w:kern w:val="2"/>
              <w14:ligatures w14:val="standardContextual"/>
            </w:rPr>
          </w:pPr>
          <w:ins w:author="Vaught, Jacob" w:date="2023-12-09T00:32:00Z" w:id="77">
            <w:r w:rsidRPr="00685C7F">
              <w:rPr>
                <w:rStyle w:val="Hyperlink"/>
                <w:noProof/>
              </w:rPr>
              <w:fldChar w:fldCharType="begin"/>
            </w:r>
            <w:r w:rsidRPr="00685C7F">
              <w:rPr>
                <w:rStyle w:val="Hyperlink"/>
                <w:noProof/>
              </w:rPr>
              <w:instrText xml:space="preserve"> </w:instrText>
            </w:r>
            <w:r>
              <w:rPr>
                <w:noProof/>
              </w:rPr>
              <w:instrText>HYPERLINK \l "_Toc152974368"</w:instrText>
            </w:r>
            <w:r w:rsidRPr="00685C7F">
              <w:rPr>
                <w:rStyle w:val="Hyperlink"/>
                <w:noProof/>
              </w:rPr>
              <w:instrText xml:space="preserve"> </w:instrText>
            </w:r>
            <w:r w:rsidRPr="00685C7F">
              <w:rPr>
                <w:rStyle w:val="Hyperlink"/>
                <w:noProof/>
              </w:rPr>
            </w:r>
            <w:r w:rsidRPr="00685C7F">
              <w:rPr>
                <w:rStyle w:val="Hyperlink"/>
                <w:noProof/>
              </w:rPr>
              <w:fldChar w:fldCharType="separate"/>
            </w:r>
            <w:r w:rsidRPr="00685C7F">
              <w:rPr>
                <w:rStyle w:val="Hyperlink"/>
                <w:rFonts w:ascii="Times New Roman" w:hAnsi="Times New Roman" w:cs="Times New Roman"/>
                <w:noProof/>
              </w:rPr>
              <w:t>4.1 System Overview</w:t>
            </w:r>
            <w:r>
              <w:rPr>
                <w:noProof/>
                <w:webHidden/>
              </w:rPr>
              <w:tab/>
            </w:r>
            <w:r>
              <w:rPr>
                <w:noProof/>
                <w:webHidden/>
              </w:rPr>
              <w:fldChar w:fldCharType="begin"/>
            </w:r>
            <w:r>
              <w:rPr>
                <w:noProof/>
                <w:webHidden/>
              </w:rPr>
              <w:instrText xml:space="preserve"> PAGEREF _Toc152974368 \h </w:instrText>
            </w:r>
          </w:ins>
          <w:r>
            <w:rPr>
              <w:noProof/>
              <w:webHidden/>
            </w:rPr>
          </w:r>
          <w:r>
            <w:rPr>
              <w:noProof/>
              <w:webHidden/>
            </w:rPr>
            <w:fldChar w:fldCharType="separate"/>
          </w:r>
          <w:r w:rsidR="00FF7883">
            <w:rPr>
              <w:noProof/>
              <w:webHidden/>
            </w:rPr>
            <w:t>10</w:t>
          </w:r>
          <w:ins w:author="Vaught, Jacob" w:date="2023-12-09T00:32:00Z" w:id="78">
            <w:r>
              <w:rPr>
                <w:noProof/>
                <w:webHidden/>
              </w:rPr>
              <w:fldChar w:fldCharType="end"/>
            </w:r>
            <w:r w:rsidRPr="00685C7F">
              <w:rPr>
                <w:rStyle w:val="Hyperlink"/>
                <w:noProof/>
              </w:rPr>
              <w:fldChar w:fldCharType="end"/>
            </w:r>
          </w:ins>
        </w:p>
        <w:p w:rsidR="003043D2" w:rsidRDefault="003043D2" w14:paraId="5C2D37CB" w14:textId="67E7A9CC">
          <w:pPr>
            <w:pStyle w:val="TOC2"/>
            <w:rPr>
              <w:ins w:author="Vaught, Jacob" w:date="2023-12-09T00:32:00Z" w:id="79"/>
              <w:rFonts w:eastAsiaTheme="minorEastAsia"/>
              <w:noProof/>
              <w:kern w:val="2"/>
              <w14:ligatures w14:val="standardContextual"/>
            </w:rPr>
          </w:pPr>
          <w:ins w:author="Vaught, Jacob" w:date="2023-12-09T00:32:00Z" w:id="80">
            <w:r w:rsidRPr="00685C7F">
              <w:rPr>
                <w:rStyle w:val="Hyperlink"/>
                <w:noProof/>
              </w:rPr>
              <w:fldChar w:fldCharType="begin"/>
            </w:r>
            <w:r w:rsidRPr="00685C7F">
              <w:rPr>
                <w:rStyle w:val="Hyperlink"/>
                <w:noProof/>
              </w:rPr>
              <w:instrText xml:space="preserve"> </w:instrText>
            </w:r>
            <w:r>
              <w:rPr>
                <w:noProof/>
              </w:rPr>
              <w:instrText>HYPERLINK \l "_Toc152974369"</w:instrText>
            </w:r>
            <w:r w:rsidRPr="00685C7F">
              <w:rPr>
                <w:rStyle w:val="Hyperlink"/>
                <w:noProof/>
              </w:rPr>
              <w:instrText xml:space="preserve"> </w:instrText>
            </w:r>
            <w:r w:rsidRPr="00685C7F">
              <w:rPr>
                <w:rStyle w:val="Hyperlink"/>
                <w:noProof/>
              </w:rPr>
            </w:r>
            <w:r w:rsidRPr="00685C7F">
              <w:rPr>
                <w:rStyle w:val="Hyperlink"/>
                <w:noProof/>
              </w:rPr>
              <w:fldChar w:fldCharType="separate"/>
            </w:r>
            <w:r w:rsidRPr="00685C7F">
              <w:rPr>
                <w:rStyle w:val="Hyperlink"/>
                <w:rFonts w:ascii="Times New Roman" w:hAnsi="Times New Roman" w:cs="Times New Roman"/>
                <w:noProof/>
              </w:rPr>
              <w:t>4.2 Drivetrain System</w:t>
            </w:r>
            <w:r>
              <w:rPr>
                <w:noProof/>
                <w:webHidden/>
              </w:rPr>
              <w:tab/>
            </w:r>
            <w:r>
              <w:rPr>
                <w:noProof/>
                <w:webHidden/>
              </w:rPr>
              <w:fldChar w:fldCharType="begin"/>
            </w:r>
            <w:r>
              <w:rPr>
                <w:noProof/>
                <w:webHidden/>
              </w:rPr>
              <w:instrText xml:space="preserve"> PAGEREF _Toc152974369 \h </w:instrText>
            </w:r>
          </w:ins>
          <w:r>
            <w:rPr>
              <w:noProof/>
              <w:webHidden/>
            </w:rPr>
          </w:r>
          <w:r>
            <w:rPr>
              <w:noProof/>
              <w:webHidden/>
            </w:rPr>
            <w:fldChar w:fldCharType="separate"/>
          </w:r>
          <w:r w:rsidR="00FF7883">
            <w:rPr>
              <w:noProof/>
              <w:webHidden/>
            </w:rPr>
            <w:t>11</w:t>
          </w:r>
          <w:ins w:author="Vaught, Jacob" w:date="2023-12-09T00:32:00Z" w:id="81">
            <w:r>
              <w:rPr>
                <w:noProof/>
                <w:webHidden/>
              </w:rPr>
              <w:fldChar w:fldCharType="end"/>
            </w:r>
            <w:r w:rsidRPr="00685C7F">
              <w:rPr>
                <w:rStyle w:val="Hyperlink"/>
                <w:noProof/>
              </w:rPr>
              <w:fldChar w:fldCharType="end"/>
            </w:r>
          </w:ins>
        </w:p>
        <w:p w:rsidR="003043D2" w:rsidRDefault="003043D2" w14:paraId="4DC240A9" w14:textId="23A39C5C">
          <w:pPr>
            <w:pStyle w:val="TOC2"/>
            <w:rPr>
              <w:ins w:author="Vaught, Jacob" w:date="2023-12-09T00:32:00Z" w:id="82"/>
              <w:rFonts w:eastAsiaTheme="minorEastAsia"/>
              <w:noProof/>
              <w:kern w:val="2"/>
              <w14:ligatures w14:val="standardContextual"/>
            </w:rPr>
          </w:pPr>
          <w:ins w:author="Vaught, Jacob" w:date="2023-12-09T00:32:00Z" w:id="83">
            <w:r w:rsidRPr="00685C7F">
              <w:rPr>
                <w:rStyle w:val="Hyperlink"/>
                <w:noProof/>
              </w:rPr>
              <w:fldChar w:fldCharType="begin"/>
            </w:r>
            <w:r w:rsidRPr="00685C7F">
              <w:rPr>
                <w:rStyle w:val="Hyperlink"/>
                <w:noProof/>
              </w:rPr>
              <w:instrText xml:space="preserve"> </w:instrText>
            </w:r>
            <w:r>
              <w:rPr>
                <w:noProof/>
              </w:rPr>
              <w:instrText>HYPERLINK \l "_Toc152974370"</w:instrText>
            </w:r>
            <w:r w:rsidRPr="00685C7F">
              <w:rPr>
                <w:rStyle w:val="Hyperlink"/>
                <w:noProof/>
              </w:rPr>
              <w:instrText xml:space="preserve"> </w:instrText>
            </w:r>
            <w:r w:rsidRPr="00685C7F">
              <w:rPr>
                <w:rStyle w:val="Hyperlink"/>
                <w:noProof/>
              </w:rPr>
            </w:r>
            <w:r w:rsidRPr="00685C7F">
              <w:rPr>
                <w:rStyle w:val="Hyperlink"/>
                <w:noProof/>
              </w:rPr>
              <w:fldChar w:fldCharType="separate"/>
            </w:r>
            <w:r w:rsidRPr="00685C7F">
              <w:rPr>
                <w:rStyle w:val="Hyperlink"/>
                <w:rFonts w:ascii="Times New Roman" w:hAnsi="Times New Roman" w:cs="Times New Roman"/>
                <w:noProof/>
              </w:rPr>
              <w:t>4.3 Tachometer/Frequency to Voltage Converter</w:t>
            </w:r>
            <w:r>
              <w:rPr>
                <w:noProof/>
                <w:webHidden/>
              </w:rPr>
              <w:tab/>
            </w:r>
            <w:r>
              <w:rPr>
                <w:noProof/>
                <w:webHidden/>
              </w:rPr>
              <w:fldChar w:fldCharType="begin"/>
            </w:r>
            <w:r>
              <w:rPr>
                <w:noProof/>
                <w:webHidden/>
              </w:rPr>
              <w:instrText xml:space="preserve"> PAGEREF _Toc152974370 \h </w:instrText>
            </w:r>
          </w:ins>
          <w:r>
            <w:rPr>
              <w:noProof/>
              <w:webHidden/>
            </w:rPr>
          </w:r>
          <w:r>
            <w:rPr>
              <w:noProof/>
              <w:webHidden/>
            </w:rPr>
            <w:fldChar w:fldCharType="separate"/>
          </w:r>
          <w:r w:rsidR="00FF7883">
            <w:rPr>
              <w:noProof/>
              <w:webHidden/>
            </w:rPr>
            <w:t>12</w:t>
          </w:r>
          <w:ins w:author="Vaught, Jacob" w:date="2023-12-09T00:32:00Z" w:id="84">
            <w:r>
              <w:rPr>
                <w:noProof/>
                <w:webHidden/>
              </w:rPr>
              <w:fldChar w:fldCharType="end"/>
            </w:r>
            <w:r w:rsidRPr="00685C7F">
              <w:rPr>
                <w:rStyle w:val="Hyperlink"/>
                <w:noProof/>
              </w:rPr>
              <w:fldChar w:fldCharType="end"/>
            </w:r>
          </w:ins>
        </w:p>
        <w:p w:rsidR="003043D2" w:rsidRDefault="003043D2" w14:paraId="30376C09" w14:textId="0E7872F8">
          <w:pPr>
            <w:pStyle w:val="TOC2"/>
            <w:rPr>
              <w:ins w:author="Vaught, Jacob" w:date="2023-12-09T00:32:00Z" w:id="85"/>
              <w:rFonts w:eastAsiaTheme="minorEastAsia"/>
              <w:noProof/>
              <w:kern w:val="2"/>
              <w14:ligatures w14:val="standardContextual"/>
            </w:rPr>
          </w:pPr>
          <w:ins w:author="Vaught, Jacob" w:date="2023-12-09T00:32:00Z" w:id="86">
            <w:r w:rsidRPr="00685C7F">
              <w:rPr>
                <w:rStyle w:val="Hyperlink"/>
                <w:noProof/>
              </w:rPr>
              <w:fldChar w:fldCharType="begin"/>
            </w:r>
            <w:r w:rsidRPr="00685C7F">
              <w:rPr>
                <w:rStyle w:val="Hyperlink"/>
                <w:noProof/>
              </w:rPr>
              <w:instrText xml:space="preserve"> </w:instrText>
            </w:r>
            <w:r>
              <w:rPr>
                <w:noProof/>
              </w:rPr>
              <w:instrText>HYPERLINK \l "_Toc152974371"</w:instrText>
            </w:r>
            <w:r w:rsidRPr="00685C7F">
              <w:rPr>
                <w:rStyle w:val="Hyperlink"/>
                <w:noProof/>
              </w:rPr>
              <w:instrText xml:space="preserve"> </w:instrText>
            </w:r>
            <w:r w:rsidRPr="00685C7F">
              <w:rPr>
                <w:rStyle w:val="Hyperlink"/>
                <w:noProof/>
              </w:rPr>
            </w:r>
            <w:r w:rsidRPr="00685C7F">
              <w:rPr>
                <w:rStyle w:val="Hyperlink"/>
                <w:noProof/>
              </w:rPr>
              <w:fldChar w:fldCharType="separate"/>
            </w:r>
            <w:r w:rsidRPr="00685C7F">
              <w:rPr>
                <w:rStyle w:val="Hyperlink"/>
                <w:rFonts w:ascii="Times New Roman" w:hAnsi="Times New Roman" w:cs="Times New Roman"/>
                <w:noProof/>
              </w:rPr>
              <w:t>4.4 State Inputs &amp; Outputs [LEDs &amp; Buttons]</w:t>
            </w:r>
            <w:r>
              <w:rPr>
                <w:noProof/>
                <w:webHidden/>
              </w:rPr>
              <w:tab/>
            </w:r>
            <w:r>
              <w:rPr>
                <w:noProof/>
                <w:webHidden/>
              </w:rPr>
              <w:fldChar w:fldCharType="begin"/>
            </w:r>
            <w:r>
              <w:rPr>
                <w:noProof/>
                <w:webHidden/>
              </w:rPr>
              <w:instrText xml:space="preserve"> PAGEREF _Toc152974371 \h </w:instrText>
            </w:r>
          </w:ins>
          <w:r>
            <w:rPr>
              <w:noProof/>
              <w:webHidden/>
            </w:rPr>
          </w:r>
          <w:r>
            <w:rPr>
              <w:noProof/>
              <w:webHidden/>
            </w:rPr>
            <w:fldChar w:fldCharType="separate"/>
          </w:r>
          <w:r w:rsidR="00FF7883">
            <w:rPr>
              <w:noProof/>
              <w:webHidden/>
            </w:rPr>
            <w:t>12</w:t>
          </w:r>
          <w:ins w:author="Vaught, Jacob" w:date="2023-12-09T00:32:00Z" w:id="87">
            <w:r>
              <w:rPr>
                <w:noProof/>
                <w:webHidden/>
              </w:rPr>
              <w:fldChar w:fldCharType="end"/>
            </w:r>
            <w:r w:rsidRPr="00685C7F">
              <w:rPr>
                <w:rStyle w:val="Hyperlink"/>
                <w:noProof/>
              </w:rPr>
              <w:fldChar w:fldCharType="end"/>
            </w:r>
          </w:ins>
        </w:p>
        <w:p w:rsidR="003043D2" w:rsidRDefault="003043D2" w14:paraId="59386A89" w14:textId="38EF078A">
          <w:pPr>
            <w:pStyle w:val="TOC2"/>
            <w:rPr>
              <w:ins w:author="Vaught, Jacob" w:date="2023-12-09T00:32:00Z" w:id="88"/>
              <w:rFonts w:eastAsiaTheme="minorEastAsia"/>
              <w:noProof/>
              <w:kern w:val="2"/>
              <w14:ligatures w14:val="standardContextual"/>
            </w:rPr>
          </w:pPr>
          <w:ins w:author="Vaught, Jacob" w:date="2023-12-09T00:32:00Z" w:id="89">
            <w:r w:rsidRPr="00685C7F">
              <w:rPr>
                <w:rStyle w:val="Hyperlink"/>
                <w:noProof/>
              </w:rPr>
              <w:fldChar w:fldCharType="begin"/>
            </w:r>
            <w:r w:rsidRPr="00685C7F">
              <w:rPr>
                <w:rStyle w:val="Hyperlink"/>
                <w:noProof/>
              </w:rPr>
              <w:instrText xml:space="preserve"> </w:instrText>
            </w:r>
            <w:r>
              <w:rPr>
                <w:noProof/>
              </w:rPr>
              <w:instrText>HYPERLINK \l "_Toc152974372"</w:instrText>
            </w:r>
            <w:r w:rsidRPr="00685C7F">
              <w:rPr>
                <w:rStyle w:val="Hyperlink"/>
                <w:noProof/>
              </w:rPr>
              <w:instrText xml:space="preserve"> </w:instrText>
            </w:r>
            <w:r w:rsidRPr="00685C7F">
              <w:rPr>
                <w:rStyle w:val="Hyperlink"/>
                <w:noProof/>
              </w:rPr>
            </w:r>
            <w:r w:rsidRPr="00685C7F">
              <w:rPr>
                <w:rStyle w:val="Hyperlink"/>
                <w:noProof/>
              </w:rPr>
              <w:fldChar w:fldCharType="separate"/>
            </w:r>
            <w:r w:rsidRPr="00685C7F">
              <w:rPr>
                <w:rStyle w:val="Hyperlink"/>
                <w:rFonts w:ascii="Times New Roman" w:hAnsi="Times New Roman" w:cs="Times New Roman"/>
                <w:noProof/>
              </w:rPr>
              <w:t>4.5 Magnetic Distance Sensors</w:t>
            </w:r>
            <w:r>
              <w:rPr>
                <w:noProof/>
                <w:webHidden/>
              </w:rPr>
              <w:tab/>
            </w:r>
            <w:r>
              <w:rPr>
                <w:noProof/>
                <w:webHidden/>
              </w:rPr>
              <w:fldChar w:fldCharType="begin"/>
            </w:r>
            <w:r>
              <w:rPr>
                <w:noProof/>
                <w:webHidden/>
              </w:rPr>
              <w:instrText xml:space="preserve"> PAGEREF _Toc152974372 \h </w:instrText>
            </w:r>
          </w:ins>
          <w:r>
            <w:rPr>
              <w:noProof/>
              <w:webHidden/>
            </w:rPr>
          </w:r>
          <w:r>
            <w:rPr>
              <w:noProof/>
              <w:webHidden/>
            </w:rPr>
            <w:fldChar w:fldCharType="separate"/>
          </w:r>
          <w:r w:rsidR="00FF7883">
            <w:rPr>
              <w:noProof/>
              <w:webHidden/>
            </w:rPr>
            <w:t>13</w:t>
          </w:r>
          <w:ins w:author="Vaught, Jacob" w:date="2023-12-09T00:32:00Z" w:id="90">
            <w:r>
              <w:rPr>
                <w:noProof/>
                <w:webHidden/>
              </w:rPr>
              <w:fldChar w:fldCharType="end"/>
            </w:r>
            <w:r w:rsidRPr="00685C7F">
              <w:rPr>
                <w:rStyle w:val="Hyperlink"/>
                <w:noProof/>
              </w:rPr>
              <w:fldChar w:fldCharType="end"/>
            </w:r>
          </w:ins>
        </w:p>
        <w:p w:rsidR="003043D2" w:rsidRDefault="003043D2" w14:paraId="645BFEBB" w14:textId="5621E20A">
          <w:pPr>
            <w:pStyle w:val="TOC2"/>
            <w:rPr>
              <w:ins w:author="Vaught, Jacob" w:date="2023-12-09T00:32:00Z" w:id="91"/>
              <w:rFonts w:eastAsiaTheme="minorEastAsia"/>
              <w:noProof/>
              <w:kern w:val="2"/>
              <w14:ligatures w14:val="standardContextual"/>
            </w:rPr>
          </w:pPr>
          <w:ins w:author="Vaught, Jacob" w:date="2023-12-09T00:32:00Z" w:id="92">
            <w:r w:rsidRPr="00685C7F">
              <w:rPr>
                <w:rStyle w:val="Hyperlink"/>
                <w:noProof/>
              </w:rPr>
              <w:fldChar w:fldCharType="begin"/>
            </w:r>
            <w:r w:rsidRPr="00685C7F">
              <w:rPr>
                <w:rStyle w:val="Hyperlink"/>
                <w:noProof/>
              </w:rPr>
              <w:instrText xml:space="preserve"> </w:instrText>
            </w:r>
            <w:r>
              <w:rPr>
                <w:noProof/>
              </w:rPr>
              <w:instrText>HYPERLINK \l "_Toc152974373"</w:instrText>
            </w:r>
            <w:r w:rsidRPr="00685C7F">
              <w:rPr>
                <w:rStyle w:val="Hyperlink"/>
                <w:noProof/>
              </w:rPr>
              <w:instrText xml:space="preserve"> </w:instrText>
            </w:r>
            <w:r w:rsidRPr="00685C7F">
              <w:rPr>
                <w:rStyle w:val="Hyperlink"/>
                <w:noProof/>
              </w:rPr>
            </w:r>
            <w:r w:rsidRPr="00685C7F">
              <w:rPr>
                <w:rStyle w:val="Hyperlink"/>
                <w:noProof/>
              </w:rPr>
              <w:fldChar w:fldCharType="separate"/>
            </w:r>
            <w:r w:rsidRPr="00685C7F">
              <w:rPr>
                <w:rStyle w:val="Hyperlink"/>
                <w:rFonts w:ascii="Times New Roman" w:hAnsi="Times New Roman" w:cs="Times New Roman"/>
                <w:noProof/>
              </w:rPr>
              <w:t>4.6 Full Circuit Diagram</w:t>
            </w:r>
            <w:r>
              <w:rPr>
                <w:noProof/>
                <w:webHidden/>
              </w:rPr>
              <w:tab/>
            </w:r>
            <w:r>
              <w:rPr>
                <w:noProof/>
                <w:webHidden/>
              </w:rPr>
              <w:fldChar w:fldCharType="begin"/>
            </w:r>
            <w:r>
              <w:rPr>
                <w:noProof/>
                <w:webHidden/>
              </w:rPr>
              <w:instrText xml:space="preserve"> PAGEREF _Toc152974373 \h </w:instrText>
            </w:r>
          </w:ins>
          <w:r>
            <w:rPr>
              <w:noProof/>
              <w:webHidden/>
            </w:rPr>
          </w:r>
          <w:r>
            <w:rPr>
              <w:noProof/>
              <w:webHidden/>
            </w:rPr>
            <w:fldChar w:fldCharType="separate"/>
          </w:r>
          <w:r w:rsidR="00FF7883">
            <w:rPr>
              <w:noProof/>
              <w:webHidden/>
            </w:rPr>
            <w:t>13</w:t>
          </w:r>
          <w:ins w:author="Vaught, Jacob" w:date="2023-12-09T00:32:00Z" w:id="93">
            <w:r>
              <w:rPr>
                <w:noProof/>
                <w:webHidden/>
              </w:rPr>
              <w:fldChar w:fldCharType="end"/>
            </w:r>
            <w:r w:rsidRPr="00685C7F">
              <w:rPr>
                <w:rStyle w:val="Hyperlink"/>
                <w:noProof/>
              </w:rPr>
              <w:fldChar w:fldCharType="end"/>
            </w:r>
          </w:ins>
        </w:p>
        <w:p w:rsidR="003043D2" w:rsidRDefault="003043D2" w14:paraId="38483A87" w14:textId="56809247">
          <w:pPr>
            <w:pStyle w:val="TOC1"/>
            <w:rPr>
              <w:ins w:author="Vaught, Jacob" w:date="2023-12-09T00:32:00Z" w:id="94"/>
              <w:rFonts w:cstheme="minorBidi"/>
              <w:noProof/>
              <w:kern w:val="2"/>
              <w14:ligatures w14:val="standardContextual"/>
            </w:rPr>
          </w:pPr>
          <w:ins w:author="Vaught, Jacob" w:date="2023-12-09T00:32:00Z" w:id="95">
            <w:r w:rsidRPr="00685C7F">
              <w:rPr>
                <w:rStyle w:val="Hyperlink"/>
                <w:noProof/>
              </w:rPr>
              <w:fldChar w:fldCharType="begin"/>
            </w:r>
            <w:r w:rsidRPr="00685C7F">
              <w:rPr>
                <w:rStyle w:val="Hyperlink"/>
                <w:noProof/>
              </w:rPr>
              <w:instrText xml:space="preserve"> </w:instrText>
            </w:r>
            <w:r>
              <w:rPr>
                <w:noProof/>
              </w:rPr>
              <w:instrText>HYPERLINK \l "_Toc152974374"</w:instrText>
            </w:r>
            <w:r w:rsidRPr="00685C7F">
              <w:rPr>
                <w:rStyle w:val="Hyperlink"/>
                <w:noProof/>
              </w:rPr>
              <w:instrText xml:space="preserve"> </w:instrText>
            </w:r>
            <w:r w:rsidRPr="00685C7F">
              <w:rPr>
                <w:rStyle w:val="Hyperlink"/>
                <w:noProof/>
              </w:rPr>
            </w:r>
            <w:r w:rsidRPr="00685C7F">
              <w:rPr>
                <w:rStyle w:val="Hyperlink"/>
                <w:noProof/>
              </w:rPr>
              <w:fldChar w:fldCharType="separate"/>
            </w:r>
            <w:r w:rsidRPr="00685C7F">
              <w:rPr>
                <w:rStyle w:val="Hyperlink"/>
                <w:rFonts w:ascii="Times New Roman" w:hAnsi="Times New Roman"/>
                <w:noProof/>
              </w:rPr>
              <w:t>5. Troubleshooting</w:t>
            </w:r>
            <w:r>
              <w:rPr>
                <w:noProof/>
                <w:webHidden/>
              </w:rPr>
              <w:tab/>
            </w:r>
            <w:r>
              <w:rPr>
                <w:noProof/>
                <w:webHidden/>
              </w:rPr>
              <w:fldChar w:fldCharType="begin"/>
            </w:r>
            <w:r>
              <w:rPr>
                <w:noProof/>
                <w:webHidden/>
              </w:rPr>
              <w:instrText xml:space="preserve"> PAGEREF _Toc152974374 \h </w:instrText>
            </w:r>
          </w:ins>
          <w:r>
            <w:rPr>
              <w:noProof/>
              <w:webHidden/>
            </w:rPr>
          </w:r>
          <w:r>
            <w:rPr>
              <w:noProof/>
              <w:webHidden/>
            </w:rPr>
            <w:fldChar w:fldCharType="separate"/>
          </w:r>
          <w:r w:rsidR="00FF7883">
            <w:rPr>
              <w:noProof/>
              <w:webHidden/>
            </w:rPr>
            <w:t>19</w:t>
          </w:r>
          <w:ins w:author="Vaught, Jacob" w:date="2023-12-09T00:32:00Z" w:id="96">
            <w:r>
              <w:rPr>
                <w:noProof/>
                <w:webHidden/>
              </w:rPr>
              <w:fldChar w:fldCharType="end"/>
            </w:r>
            <w:r w:rsidRPr="00685C7F">
              <w:rPr>
                <w:rStyle w:val="Hyperlink"/>
                <w:noProof/>
              </w:rPr>
              <w:fldChar w:fldCharType="end"/>
            </w:r>
          </w:ins>
        </w:p>
        <w:p w:rsidR="003043D2" w:rsidRDefault="003043D2" w14:paraId="45FA2AC7" w14:textId="36B583F8">
          <w:pPr>
            <w:pStyle w:val="TOC2"/>
            <w:rPr>
              <w:ins w:author="Vaught, Jacob" w:date="2023-12-09T00:32:00Z" w:id="97"/>
              <w:rFonts w:eastAsiaTheme="minorEastAsia"/>
              <w:noProof/>
              <w:kern w:val="2"/>
              <w14:ligatures w14:val="standardContextual"/>
            </w:rPr>
          </w:pPr>
          <w:ins w:author="Vaught, Jacob" w:date="2023-12-09T00:32:00Z" w:id="98">
            <w:r w:rsidRPr="00685C7F">
              <w:rPr>
                <w:rStyle w:val="Hyperlink"/>
                <w:noProof/>
              </w:rPr>
              <w:fldChar w:fldCharType="begin"/>
            </w:r>
            <w:r w:rsidRPr="00685C7F">
              <w:rPr>
                <w:rStyle w:val="Hyperlink"/>
                <w:noProof/>
              </w:rPr>
              <w:instrText xml:space="preserve"> </w:instrText>
            </w:r>
            <w:r>
              <w:rPr>
                <w:noProof/>
              </w:rPr>
              <w:instrText>HYPERLINK \l "_Toc152974375"</w:instrText>
            </w:r>
            <w:r w:rsidRPr="00685C7F">
              <w:rPr>
                <w:rStyle w:val="Hyperlink"/>
                <w:noProof/>
              </w:rPr>
              <w:instrText xml:space="preserve"> </w:instrText>
            </w:r>
            <w:r w:rsidRPr="00685C7F">
              <w:rPr>
                <w:rStyle w:val="Hyperlink"/>
                <w:noProof/>
              </w:rPr>
            </w:r>
            <w:r w:rsidRPr="00685C7F">
              <w:rPr>
                <w:rStyle w:val="Hyperlink"/>
                <w:noProof/>
              </w:rPr>
              <w:fldChar w:fldCharType="separate"/>
            </w:r>
            <w:r w:rsidRPr="00685C7F">
              <w:rPr>
                <w:rStyle w:val="Hyperlink"/>
                <w:rFonts w:ascii="Times New Roman" w:hAnsi="Times New Roman" w:eastAsia="Calibri Light" w:cs="Times New Roman"/>
                <w:noProof/>
              </w:rPr>
              <w:t>5.1 Common Issues and Solutions</w:t>
            </w:r>
            <w:r>
              <w:rPr>
                <w:noProof/>
                <w:webHidden/>
              </w:rPr>
              <w:tab/>
            </w:r>
            <w:r>
              <w:rPr>
                <w:noProof/>
                <w:webHidden/>
              </w:rPr>
              <w:fldChar w:fldCharType="begin"/>
            </w:r>
            <w:r>
              <w:rPr>
                <w:noProof/>
                <w:webHidden/>
              </w:rPr>
              <w:instrText xml:space="preserve"> PAGEREF _Toc152974375 \h </w:instrText>
            </w:r>
          </w:ins>
          <w:r>
            <w:rPr>
              <w:noProof/>
              <w:webHidden/>
            </w:rPr>
          </w:r>
          <w:r>
            <w:rPr>
              <w:noProof/>
              <w:webHidden/>
            </w:rPr>
            <w:fldChar w:fldCharType="separate"/>
          </w:r>
          <w:r w:rsidR="00FF7883">
            <w:rPr>
              <w:noProof/>
              <w:webHidden/>
            </w:rPr>
            <w:t>19</w:t>
          </w:r>
          <w:ins w:author="Vaught, Jacob" w:date="2023-12-09T00:32:00Z" w:id="99">
            <w:r>
              <w:rPr>
                <w:noProof/>
                <w:webHidden/>
              </w:rPr>
              <w:fldChar w:fldCharType="end"/>
            </w:r>
            <w:r w:rsidRPr="00685C7F">
              <w:rPr>
                <w:rStyle w:val="Hyperlink"/>
                <w:noProof/>
              </w:rPr>
              <w:fldChar w:fldCharType="end"/>
            </w:r>
          </w:ins>
        </w:p>
        <w:p w:rsidRPr="00DB055A" w:rsidR="004A7C4E" w:rsidDel="00DB055A" w:rsidRDefault="004A7C4E" w14:paraId="33CC241E" w14:textId="2947F70D">
          <w:pPr>
            <w:pStyle w:val="TOC2"/>
            <w:rPr>
              <w:del w:author="Vaught, Jacob" w:date="2023-12-09T00:29:00Z" w:id="100"/>
              <w:kern w:val="2"/>
              <w14:ligatures w14:val="standardContextual"/>
            </w:rPr>
            <w:pPrChange w:author="Vaught, Jacob" w:date="2023-12-09T00:29:00Z" w:id="101">
              <w:pPr>
                <w:pStyle w:val="TOC1"/>
              </w:pPr>
            </w:pPrChange>
          </w:pPr>
          <w:del w:author="Vaught, Jacob" w:date="2023-12-09T00:29:00Z" w:id="102">
            <w:r w:rsidRPr="00DB055A" w:rsidDel="00DB055A">
              <w:rPr>
                <w:rStyle w:val="Hyperlink"/>
                <w:rFonts w:ascii="Times New Roman" w:hAnsi="Times New Roman"/>
                <w:noProof/>
                <w:rPrChange w:author="Vaught, Jacob" w:date="2023-12-09T00:29:00Z" w:id="103">
                  <w:rPr>
                    <w:rStyle w:val="Hyperlink"/>
                    <w:noProof/>
                  </w:rPr>
                </w:rPrChange>
              </w:rPr>
              <w:delText>1. Introduction</w:delText>
            </w:r>
            <w:r w:rsidRPr="00DB055A" w:rsidDel="00DB055A">
              <w:rPr>
                <w:rFonts w:cs="Times New Roman"/>
                <w:noProof/>
                <w:webHidden/>
              </w:rPr>
              <w:tab/>
            </w:r>
            <w:r w:rsidRPr="00DB055A" w:rsidDel="00DB055A">
              <w:rPr>
                <w:rFonts w:cs="Times New Roman"/>
                <w:noProof/>
                <w:webHidden/>
              </w:rPr>
              <w:delText>3</w:delText>
            </w:r>
          </w:del>
        </w:p>
        <w:p w:rsidRPr="00DB055A" w:rsidR="004A7C4E" w:rsidDel="00DB055A" w:rsidRDefault="004A7C4E" w14:paraId="39924FD1" w14:textId="25FE0F23">
          <w:pPr>
            <w:pStyle w:val="TOC2"/>
            <w:rPr>
              <w:del w:author="Vaught, Jacob" w:date="2023-12-09T00:29:00Z" w:id="104"/>
              <w:rFonts w:eastAsiaTheme="minorEastAsia"/>
              <w:noProof/>
              <w:kern w:val="2"/>
              <w14:ligatures w14:val="standardContextual"/>
            </w:rPr>
          </w:pPr>
          <w:del w:author="Vaught, Jacob" w:date="2023-12-09T00:29:00Z" w:id="105">
            <w:r w:rsidRPr="00DB055A" w:rsidDel="00DB055A">
              <w:rPr>
                <w:rStyle w:val="Hyperlink"/>
                <w:rFonts w:ascii="Times New Roman" w:hAnsi="Times New Roman" w:cs="Times New Roman"/>
                <w:noProof/>
                <w:rPrChange w:author="Vaught, Jacob" w:date="2023-12-09T00:29:00Z" w:id="106">
                  <w:rPr>
                    <w:rStyle w:val="Hyperlink"/>
                    <w:noProof/>
                  </w:rPr>
                </w:rPrChange>
              </w:rPr>
              <w:delText>1.1 Overview</w:delText>
            </w:r>
            <w:r w:rsidRPr="00DB055A" w:rsidDel="00DB055A">
              <w:rPr>
                <w:noProof/>
                <w:webHidden/>
              </w:rPr>
              <w:tab/>
            </w:r>
            <w:r w:rsidRPr="00DB055A" w:rsidDel="00DB055A">
              <w:rPr>
                <w:noProof/>
                <w:webHidden/>
              </w:rPr>
              <w:delText>3</w:delText>
            </w:r>
          </w:del>
        </w:p>
        <w:p w:rsidRPr="00DB055A" w:rsidR="004A7C4E" w:rsidDel="00DB055A" w:rsidRDefault="004A7C4E" w14:paraId="3D0CD241" w14:textId="10E5F1EF">
          <w:pPr>
            <w:pStyle w:val="TOC2"/>
            <w:rPr>
              <w:del w:author="Vaught, Jacob" w:date="2023-12-09T00:29:00Z" w:id="107"/>
              <w:noProof/>
              <w:kern w:val="2"/>
              <w14:ligatures w14:val="standardContextual"/>
            </w:rPr>
            <w:pPrChange w:author="Vaught, Jacob" w:date="2023-12-09T00:29:00Z" w:id="108">
              <w:pPr>
                <w:pStyle w:val="TOC1"/>
              </w:pPr>
            </w:pPrChange>
          </w:pPr>
          <w:del w:author="Vaught, Jacob" w:date="2023-12-09T00:29:00Z" w:id="109">
            <w:r w:rsidRPr="00DB055A" w:rsidDel="00DB055A">
              <w:rPr>
                <w:rStyle w:val="Hyperlink"/>
                <w:rFonts w:ascii="Times New Roman" w:hAnsi="Times New Roman"/>
                <w:noProof/>
                <w:rPrChange w:author="Vaught, Jacob" w:date="2023-12-09T00:29:00Z" w:id="110">
                  <w:rPr>
                    <w:rStyle w:val="Hyperlink"/>
                    <w:noProof/>
                  </w:rPr>
                </w:rPrChange>
              </w:rPr>
              <w:delText>2. Summary of Design</w:delText>
            </w:r>
            <w:r w:rsidRPr="00DB055A" w:rsidDel="00DB055A">
              <w:rPr>
                <w:noProof/>
                <w:webHidden/>
              </w:rPr>
              <w:tab/>
            </w:r>
            <w:r w:rsidRPr="00DB055A" w:rsidDel="00DB055A">
              <w:rPr>
                <w:noProof/>
                <w:webHidden/>
              </w:rPr>
              <w:delText>3</w:delText>
            </w:r>
          </w:del>
        </w:p>
        <w:p w:rsidRPr="00DB055A" w:rsidR="004A7C4E" w:rsidDel="00DB055A" w:rsidRDefault="004A7C4E" w14:paraId="2FEACC79" w14:textId="5374FDC5">
          <w:pPr>
            <w:pStyle w:val="TOC2"/>
            <w:rPr>
              <w:del w:author="Vaught, Jacob" w:date="2023-12-09T00:29:00Z" w:id="111"/>
              <w:rFonts w:eastAsiaTheme="minorEastAsia"/>
              <w:noProof/>
              <w:kern w:val="2"/>
              <w14:ligatures w14:val="standardContextual"/>
            </w:rPr>
          </w:pPr>
          <w:del w:author="Vaught, Jacob" w:date="2023-12-09T00:29:00Z" w:id="112">
            <w:r w:rsidRPr="00DB055A" w:rsidDel="00DB055A">
              <w:rPr>
                <w:rStyle w:val="Hyperlink"/>
                <w:rFonts w:ascii="Times New Roman" w:hAnsi="Times New Roman" w:cs="Times New Roman"/>
                <w:noProof/>
                <w:rPrChange w:author="Vaught, Jacob" w:date="2023-12-09T00:29:00Z" w:id="113">
                  <w:rPr>
                    <w:rStyle w:val="Hyperlink"/>
                    <w:noProof/>
                  </w:rPr>
                </w:rPrChange>
              </w:rPr>
              <w:delText>2.1 Design Philosophy</w:delText>
            </w:r>
            <w:r w:rsidRPr="00DB055A" w:rsidDel="00DB055A">
              <w:rPr>
                <w:noProof/>
                <w:webHidden/>
              </w:rPr>
              <w:tab/>
            </w:r>
            <w:r w:rsidRPr="00DB055A" w:rsidDel="00DB055A">
              <w:rPr>
                <w:noProof/>
                <w:webHidden/>
              </w:rPr>
              <w:delText>3</w:delText>
            </w:r>
          </w:del>
        </w:p>
        <w:p w:rsidRPr="00DB055A" w:rsidR="004A7C4E" w:rsidDel="00DB055A" w:rsidRDefault="004A7C4E" w14:paraId="5DB31506" w14:textId="6D66206E">
          <w:pPr>
            <w:pStyle w:val="TOC2"/>
            <w:rPr>
              <w:del w:author="Vaught, Jacob" w:date="2023-12-09T00:29:00Z" w:id="114"/>
              <w:noProof/>
              <w:kern w:val="2"/>
              <w14:ligatures w14:val="standardContextual"/>
            </w:rPr>
            <w:pPrChange w:author="Vaught, Jacob" w:date="2023-12-09T00:29:00Z" w:id="115">
              <w:pPr>
                <w:pStyle w:val="TOC1"/>
              </w:pPr>
            </w:pPrChange>
          </w:pPr>
          <w:del w:author="Vaught, Jacob" w:date="2023-12-09T00:29:00Z" w:id="116">
            <w:r w:rsidRPr="00DB055A" w:rsidDel="00DB055A">
              <w:rPr>
                <w:rStyle w:val="Hyperlink"/>
                <w:rFonts w:ascii="Times New Roman" w:hAnsi="Times New Roman"/>
                <w:noProof/>
                <w:rPrChange w:author="Vaught, Jacob" w:date="2023-12-09T00:29:00Z" w:id="117">
                  <w:rPr>
                    <w:rStyle w:val="Hyperlink"/>
                    <w:noProof/>
                  </w:rPr>
                </w:rPrChange>
              </w:rPr>
              <w:delText>3. Safety Precautions</w:delText>
            </w:r>
            <w:r w:rsidRPr="00DB055A" w:rsidDel="00DB055A">
              <w:rPr>
                <w:noProof/>
                <w:webHidden/>
              </w:rPr>
              <w:tab/>
            </w:r>
            <w:r w:rsidRPr="00DB055A" w:rsidDel="00DB055A">
              <w:rPr>
                <w:noProof/>
                <w:webHidden/>
              </w:rPr>
              <w:delText>3</w:delText>
            </w:r>
          </w:del>
        </w:p>
        <w:p w:rsidRPr="00DB055A" w:rsidR="004A7C4E" w:rsidDel="00DB055A" w:rsidRDefault="004A7C4E" w14:paraId="3A3A6391" w14:textId="722B08FA">
          <w:pPr>
            <w:pStyle w:val="TOC2"/>
            <w:rPr>
              <w:del w:author="Vaught, Jacob" w:date="2023-12-09T00:29:00Z" w:id="118"/>
              <w:rFonts w:eastAsiaTheme="minorEastAsia"/>
              <w:noProof/>
              <w:kern w:val="2"/>
              <w14:ligatures w14:val="standardContextual"/>
            </w:rPr>
          </w:pPr>
          <w:del w:author="Vaught, Jacob" w:date="2023-12-09T00:29:00Z" w:id="119">
            <w:r w:rsidRPr="00DB055A" w:rsidDel="00DB055A">
              <w:rPr>
                <w:rStyle w:val="Hyperlink"/>
                <w:rFonts w:ascii="Times New Roman" w:hAnsi="Times New Roman" w:eastAsia="Calibri Light" w:cs="Times New Roman"/>
                <w:noProof/>
                <w:rPrChange w:author="Vaught, Jacob" w:date="2023-12-09T00:29:00Z" w:id="120">
                  <w:rPr>
                    <w:rStyle w:val="Hyperlink"/>
                    <w:rFonts w:ascii="Calibri Light" w:hAnsi="Calibri Light" w:eastAsia="Calibri Light" w:cs="Calibri Light"/>
                    <w:noProof/>
                  </w:rPr>
                </w:rPrChange>
              </w:rPr>
              <w:delText>3.1 General Safety Guidelines</w:delText>
            </w:r>
            <w:r w:rsidRPr="00DB055A" w:rsidDel="00DB055A">
              <w:rPr>
                <w:noProof/>
                <w:webHidden/>
              </w:rPr>
              <w:tab/>
            </w:r>
            <w:r w:rsidRPr="00DB055A" w:rsidDel="00DB055A">
              <w:rPr>
                <w:noProof/>
                <w:webHidden/>
              </w:rPr>
              <w:delText>3</w:delText>
            </w:r>
          </w:del>
        </w:p>
        <w:p w:rsidRPr="00DB055A" w:rsidR="004A7C4E" w:rsidDel="00DB055A" w:rsidRDefault="004A7C4E" w14:paraId="6D0A8A17" w14:textId="36275159">
          <w:pPr>
            <w:pStyle w:val="TOC2"/>
            <w:rPr>
              <w:del w:author="Vaught, Jacob" w:date="2023-12-09T00:29:00Z" w:id="121"/>
              <w:noProof/>
              <w:kern w:val="2"/>
              <w14:ligatures w14:val="standardContextual"/>
            </w:rPr>
            <w:pPrChange w:author="Vaught, Jacob" w:date="2023-12-09T00:29:00Z" w:id="122">
              <w:pPr>
                <w:pStyle w:val="TOC1"/>
              </w:pPr>
            </w:pPrChange>
          </w:pPr>
          <w:del w:author="Vaught, Jacob" w:date="2023-12-09T00:29:00Z" w:id="123">
            <w:r w:rsidRPr="00DB055A" w:rsidDel="00DB055A">
              <w:rPr>
                <w:rStyle w:val="Hyperlink"/>
                <w:rFonts w:ascii="Times New Roman" w:hAnsi="Times New Roman"/>
                <w:noProof/>
                <w:rPrChange w:author="Vaught, Jacob" w:date="2023-12-09T00:29:00Z" w:id="124">
                  <w:rPr>
                    <w:rStyle w:val="Hyperlink"/>
                    <w:noProof/>
                  </w:rPr>
                </w:rPrChange>
              </w:rPr>
              <w:delText>4. Operation Instructions</w:delText>
            </w:r>
            <w:r w:rsidRPr="00DB055A" w:rsidDel="00DB055A">
              <w:rPr>
                <w:noProof/>
                <w:webHidden/>
              </w:rPr>
              <w:tab/>
            </w:r>
            <w:r w:rsidRPr="00DB055A" w:rsidDel="00DB055A">
              <w:rPr>
                <w:noProof/>
                <w:webHidden/>
              </w:rPr>
              <w:delText>4</w:delText>
            </w:r>
          </w:del>
        </w:p>
        <w:p w:rsidRPr="00DB055A" w:rsidR="004A7C4E" w:rsidDel="00DB055A" w:rsidRDefault="004A7C4E" w14:paraId="48607B15" w14:textId="39569318">
          <w:pPr>
            <w:pStyle w:val="TOC2"/>
            <w:rPr>
              <w:del w:author="Vaught, Jacob" w:date="2023-12-09T00:29:00Z" w:id="125"/>
              <w:rFonts w:eastAsiaTheme="minorEastAsia"/>
              <w:noProof/>
              <w:kern w:val="2"/>
              <w14:ligatures w14:val="standardContextual"/>
            </w:rPr>
          </w:pPr>
          <w:del w:author="Vaught, Jacob" w:date="2023-12-09T00:29:00Z" w:id="126">
            <w:r w:rsidRPr="00DB055A" w:rsidDel="00DB055A">
              <w:rPr>
                <w:rStyle w:val="Hyperlink"/>
                <w:rFonts w:ascii="Times New Roman" w:hAnsi="Times New Roman" w:eastAsia="Calibri Light" w:cs="Times New Roman"/>
                <w:noProof/>
                <w:rPrChange w:author="Vaught, Jacob" w:date="2023-12-09T00:29:00Z" w:id="127">
                  <w:rPr>
                    <w:rStyle w:val="Hyperlink"/>
                    <w:rFonts w:ascii="Calibri Light" w:hAnsi="Calibri Light" w:eastAsia="Calibri Light" w:cs="Calibri Light"/>
                    <w:noProof/>
                  </w:rPr>
                </w:rPrChange>
              </w:rPr>
              <w:delText>4.1 Powering On and Off</w:delText>
            </w:r>
            <w:r w:rsidRPr="00DB055A" w:rsidDel="00DB055A">
              <w:rPr>
                <w:noProof/>
                <w:webHidden/>
              </w:rPr>
              <w:tab/>
            </w:r>
            <w:r w:rsidRPr="00DB055A" w:rsidDel="00DB055A">
              <w:rPr>
                <w:noProof/>
                <w:webHidden/>
              </w:rPr>
              <w:delText>4</w:delText>
            </w:r>
          </w:del>
        </w:p>
        <w:p w:rsidRPr="00DB055A" w:rsidR="004A7C4E" w:rsidDel="00DB055A" w:rsidRDefault="004A7C4E" w14:paraId="385EAFAB" w14:textId="6372AB8E">
          <w:pPr>
            <w:pStyle w:val="TOC2"/>
            <w:rPr>
              <w:del w:author="Vaught, Jacob" w:date="2023-12-09T00:29:00Z" w:id="128"/>
              <w:rFonts w:eastAsiaTheme="minorEastAsia"/>
              <w:noProof/>
              <w:kern w:val="2"/>
              <w14:ligatures w14:val="standardContextual"/>
            </w:rPr>
          </w:pPr>
          <w:del w:author="Vaught, Jacob" w:date="2023-12-09T00:29:00Z" w:id="129">
            <w:r w:rsidRPr="00DB055A" w:rsidDel="00DB055A">
              <w:rPr>
                <w:rStyle w:val="Hyperlink"/>
                <w:rFonts w:ascii="Times New Roman" w:hAnsi="Times New Roman" w:eastAsia="Calibri Light" w:cs="Times New Roman"/>
                <w:noProof/>
                <w:rPrChange w:author="Vaught, Jacob" w:date="2023-12-09T00:29:00Z" w:id="130">
                  <w:rPr>
                    <w:rStyle w:val="Hyperlink"/>
                    <w:rFonts w:ascii="Calibri Light" w:hAnsi="Calibri Light" w:eastAsia="Calibri Light" w:cs="Calibri Light"/>
                    <w:noProof/>
                  </w:rPr>
                </w:rPrChange>
              </w:rPr>
              <w:delText>4.2 Understanding State Logic and Indicators</w:delText>
            </w:r>
            <w:r w:rsidRPr="00DB055A" w:rsidDel="00DB055A">
              <w:rPr>
                <w:noProof/>
                <w:webHidden/>
              </w:rPr>
              <w:tab/>
            </w:r>
            <w:r w:rsidRPr="00DB055A" w:rsidDel="00DB055A">
              <w:rPr>
                <w:noProof/>
                <w:webHidden/>
              </w:rPr>
              <w:delText>4</w:delText>
            </w:r>
          </w:del>
        </w:p>
        <w:p w:rsidRPr="00DB055A" w:rsidR="004A7C4E" w:rsidDel="00DB055A" w:rsidRDefault="004A7C4E" w14:paraId="23860133" w14:textId="4E2B0D4F">
          <w:pPr>
            <w:pStyle w:val="TOC2"/>
            <w:rPr>
              <w:del w:author="Vaught, Jacob" w:date="2023-12-09T00:29:00Z" w:id="131"/>
              <w:noProof/>
              <w:kern w:val="2"/>
              <w14:ligatures w14:val="standardContextual"/>
            </w:rPr>
            <w:pPrChange w:author="Vaught, Jacob" w:date="2023-12-09T00:29:00Z" w:id="132">
              <w:pPr>
                <w:pStyle w:val="TOC1"/>
              </w:pPr>
            </w:pPrChange>
          </w:pPr>
          <w:del w:author="Vaught, Jacob" w:date="2023-12-09T00:29:00Z" w:id="133">
            <w:r w:rsidRPr="00DB055A" w:rsidDel="00DB055A">
              <w:rPr>
                <w:rStyle w:val="Hyperlink"/>
                <w:rFonts w:ascii="Times New Roman" w:hAnsi="Times New Roman"/>
                <w:noProof/>
                <w:rPrChange w:author="Vaught, Jacob" w:date="2023-12-09T00:29:00Z" w:id="134">
                  <w:rPr>
                    <w:rStyle w:val="Hyperlink"/>
                    <w:noProof/>
                  </w:rPr>
                </w:rPrChange>
              </w:rPr>
              <w:delText>5. Bill of Materials</w:delText>
            </w:r>
            <w:r w:rsidRPr="00DB055A" w:rsidDel="00DB055A">
              <w:rPr>
                <w:noProof/>
                <w:webHidden/>
              </w:rPr>
              <w:tab/>
            </w:r>
            <w:r w:rsidRPr="00DB055A" w:rsidDel="00DB055A">
              <w:rPr>
                <w:noProof/>
                <w:webHidden/>
              </w:rPr>
              <w:delText>4</w:delText>
            </w:r>
          </w:del>
        </w:p>
        <w:p w:rsidRPr="00DB055A" w:rsidR="004A7C4E" w:rsidDel="00DB055A" w:rsidRDefault="004A7C4E" w14:paraId="66E8BF57" w14:textId="69F40953">
          <w:pPr>
            <w:pStyle w:val="TOC2"/>
            <w:rPr>
              <w:del w:author="Vaught, Jacob" w:date="2023-12-09T00:29:00Z" w:id="135"/>
              <w:rFonts w:eastAsiaTheme="minorEastAsia"/>
              <w:noProof/>
              <w:kern w:val="2"/>
              <w14:ligatures w14:val="standardContextual"/>
            </w:rPr>
          </w:pPr>
          <w:del w:author="Vaught, Jacob" w:date="2023-12-09T00:29:00Z" w:id="136">
            <w:r w:rsidRPr="00DB055A" w:rsidDel="00DB055A">
              <w:rPr>
                <w:rStyle w:val="Hyperlink"/>
                <w:rFonts w:ascii="Times New Roman" w:hAnsi="Times New Roman" w:eastAsia="Calibri Light" w:cs="Times New Roman"/>
                <w:noProof/>
                <w:rPrChange w:author="Vaught, Jacob" w:date="2023-12-09T00:29:00Z" w:id="137">
                  <w:rPr>
                    <w:rStyle w:val="Hyperlink"/>
                    <w:rFonts w:ascii="Calibri Light" w:hAnsi="Calibri Light" w:eastAsia="Calibri Light" w:cs="Calibri Light"/>
                    <w:noProof/>
                  </w:rPr>
                </w:rPrChange>
              </w:rPr>
              <w:delText>5.1 Component List</w:delText>
            </w:r>
            <w:r w:rsidRPr="00DB055A" w:rsidDel="00DB055A">
              <w:rPr>
                <w:noProof/>
                <w:webHidden/>
              </w:rPr>
              <w:tab/>
            </w:r>
            <w:r w:rsidRPr="00DB055A" w:rsidDel="00DB055A">
              <w:rPr>
                <w:noProof/>
                <w:webHidden/>
              </w:rPr>
              <w:delText>4</w:delText>
            </w:r>
          </w:del>
        </w:p>
        <w:p w:rsidRPr="00DB055A" w:rsidR="004A7C4E" w:rsidDel="00DB055A" w:rsidRDefault="004A7C4E" w14:paraId="0A016731" w14:textId="31823DD1">
          <w:pPr>
            <w:pStyle w:val="TOC2"/>
            <w:rPr>
              <w:del w:author="Vaught, Jacob" w:date="2023-12-09T00:29:00Z" w:id="138"/>
              <w:noProof/>
              <w:kern w:val="2"/>
              <w14:ligatures w14:val="standardContextual"/>
            </w:rPr>
            <w:pPrChange w:author="Vaught, Jacob" w:date="2023-12-09T00:29:00Z" w:id="139">
              <w:pPr>
                <w:pStyle w:val="TOC1"/>
              </w:pPr>
            </w:pPrChange>
          </w:pPr>
          <w:del w:author="Vaught, Jacob" w:date="2023-12-09T00:29:00Z" w:id="140">
            <w:r w:rsidRPr="00DB055A" w:rsidDel="00DB055A">
              <w:rPr>
                <w:rStyle w:val="Hyperlink"/>
                <w:rFonts w:ascii="Times New Roman" w:hAnsi="Times New Roman"/>
                <w:noProof/>
                <w:rPrChange w:author="Vaught, Jacob" w:date="2023-12-09T00:29:00Z" w:id="141">
                  <w:rPr>
                    <w:rStyle w:val="Hyperlink"/>
                    <w:noProof/>
                  </w:rPr>
                </w:rPrChange>
              </w:rPr>
              <w:delText>6. Circuit Diagram</w:delText>
            </w:r>
            <w:r w:rsidRPr="00DB055A" w:rsidDel="00DB055A">
              <w:rPr>
                <w:noProof/>
                <w:webHidden/>
              </w:rPr>
              <w:tab/>
            </w:r>
            <w:r w:rsidRPr="00DB055A" w:rsidDel="00DB055A">
              <w:rPr>
                <w:noProof/>
                <w:webHidden/>
              </w:rPr>
              <w:delText>7</w:delText>
            </w:r>
          </w:del>
        </w:p>
        <w:p w:rsidRPr="00DB055A" w:rsidR="004A7C4E" w:rsidDel="00DB055A" w:rsidRDefault="004A7C4E" w14:paraId="72E07C91" w14:textId="6AC21E40">
          <w:pPr>
            <w:pStyle w:val="TOC2"/>
            <w:rPr>
              <w:del w:author="Vaught, Jacob" w:date="2023-12-09T00:29:00Z" w:id="142"/>
              <w:noProof/>
              <w:kern w:val="2"/>
              <w14:ligatures w14:val="standardContextual"/>
            </w:rPr>
            <w:pPrChange w:author="Vaught, Jacob" w:date="2023-12-09T00:29:00Z" w:id="143">
              <w:pPr>
                <w:pStyle w:val="TOC1"/>
              </w:pPr>
            </w:pPrChange>
          </w:pPr>
          <w:del w:author="Vaught, Jacob" w:date="2023-12-09T00:29:00Z" w:id="144">
            <w:r w:rsidRPr="00DB055A" w:rsidDel="00DB055A">
              <w:rPr>
                <w:rStyle w:val="Hyperlink"/>
                <w:rFonts w:ascii="Times New Roman" w:hAnsi="Times New Roman"/>
                <w:noProof/>
                <w:rPrChange w:author="Vaught, Jacob" w:date="2023-12-09T00:29:00Z" w:id="145">
                  <w:rPr>
                    <w:rStyle w:val="Hyperlink"/>
                    <w:noProof/>
                  </w:rPr>
                </w:rPrChange>
              </w:rPr>
              <w:delText>7. Arduino Microcontroller C/C++ Code</w:delText>
            </w:r>
            <w:r w:rsidRPr="00DB055A" w:rsidDel="00DB055A">
              <w:rPr>
                <w:noProof/>
                <w:webHidden/>
              </w:rPr>
              <w:tab/>
            </w:r>
            <w:r w:rsidRPr="00DB055A" w:rsidDel="00DB055A">
              <w:rPr>
                <w:noProof/>
                <w:webHidden/>
              </w:rPr>
              <w:delText>9</w:delText>
            </w:r>
          </w:del>
        </w:p>
        <w:p w:rsidRPr="00DB055A" w:rsidR="004A7C4E" w:rsidDel="00DB055A" w:rsidRDefault="004A7C4E" w14:paraId="2917C89A" w14:textId="4D65CCAB">
          <w:pPr>
            <w:pStyle w:val="TOC2"/>
            <w:rPr>
              <w:del w:author="Vaught, Jacob" w:date="2023-12-09T00:29:00Z" w:id="146"/>
              <w:rFonts w:eastAsiaTheme="minorEastAsia"/>
              <w:noProof/>
              <w:kern w:val="2"/>
              <w14:ligatures w14:val="standardContextual"/>
            </w:rPr>
          </w:pPr>
          <w:del w:author="Vaught, Jacob" w:date="2023-12-09T00:29:00Z" w:id="147">
            <w:r w:rsidRPr="00DB055A" w:rsidDel="00DB055A">
              <w:rPr>
                <w:rStyle w:val="Hyperlink"/>
                <w:rFonts w:ascii="Times New Roman" w:hAnsi="Times New Roman" w:eastAsia="Calibri Light" w:cs="Times New Roman"/>
                <w:noProof/>
                <w:rPrChange w:author="Vaught, Jacob" w:date="2023-12-09T00:29:00Z" w:id="148">
                  <w:rPr>
                    <w:rStyle w:val="Hyperlink"/>
                    <w:rFonts w:ascii="Calibri Light" w:hAnsi="Calibri Light" w:eastAsia="Calibri Light" w:cs="Calibri Light"/>
                    <w:noProof/>
                  </w:rPr>
                </w:rPrChange>
              </w:rPr>
              <w:delText>7.1 Software Overview</w:delText>
            </w:r>
            <w:r w:rsidRPr="00DB055A" w:rsidDel="00DB055A">
              <w:rPr>
                <w:noProof/>
                <w:webHidden/>
              </w:rPr>
              <w:tab/>
            </w:r>
            <w:r w:rsidRPr="00DB055A" w:rsidDel="00DB055A">
              <w:rPr>
                <w:noProof/>
                <w:webHidden/>
              </w:rPr>
              <w:delText>9</w:delText>
            </w:r>
          </w:del>
        </w:p>
        <w:p w:rsidRPr="00DB055A" w:rsidR="004A7C4E" w:rsidDel="00DB055A" w:rsidRDefault="004A7C4E" w14:paraId="10779497" w14:textId="345E6C15">
          <w:pPr>
            <w:pStyle w:val="TOC2"/>
            <w:rPr>
              <w:del w:author="Vaught, Jacob" w:date="2023-12-09T00:29:00Z" w:id="149"/>
              <w:rFonts w:eastAsiaTheme="minorEastAsia"/>
              <w:noProof/>
              <w:kern w:val="2"/>
              <w14:ligatures w14:val="standardContextual"/>
            </w:rPr>
          </w:pPr>
          <w:del w:author="Vaught, Jacob" w:date="2023-12-09T00:29:00Z" w:id="150">
            <w:r w:rsidRPr="00DB055A" w:rsidDel="00DB055A">
              <w:rPr>
                <w:rStyle w:val="Hyperlink"/>
                <w:rFonts w:ascii="Times New Roman" w:hAnsi="Times New Roman" w:eastAsia="Calibri Light" w:cs="Times New Roman"/>
                <w:noProof/>
                <w:rPrChange w:author="Vaught, Jacob" w:date="2023-12-09T00:29:00Z" w:id="151">
                  <w:rPr>
                    <w:rStyle w:val="Hyperlink"/>
                    <w:rFonts w:ascii="Calibri Light" w:hAnsi="Calibri Light" w:eastAsia="Calibri Light" w:cs="Calibri Light"/>
                    <w:noProof/>
                  </w:rPr>
                </w:rPrChange>
              </w:rPr>
              <w:delText>7.2 Code</w:delText>
            </w:r>
            <w:r w:rsidRPr="00DB055A" w:rsidDel="00DB055A">
              <w:rPr>
                <w:noProof/>
                <w:webHidden/>
              </w:rPr>
              <w:tab/>
            </w:r>
            <w:r w:rsidRPr="00DB055A" w:rsidDel="00DB055A">
              <w:rPr>
                <w:noProof/>
                <w:webHidden/>
              </w:rPr>
              <w:delText>10</w:delText>
            </w:r>
          </w:del>
        </w:p>
        <w:p w:rsidRPr="00DB055A" w:rsidR="004A7C4E" w:rsidDel="00DB055A" w:rsidRDefault="004A7C4E" w14:paraId="568C13C2" w14:textId="42FA96A6">
          <w:pPr>
            <w:pStyle w:val="TOC2"/>
            <w:rPr>
              <w:del w:author="Vaught, Jacob" w:date="2023-12-09T00:29:00Z" w:id="152"/>
              <w:noProof/>
              <w:kern w:val="2"/>
              <w14:ligatures w14:val="standardContextual"/>
            </w:rPr>
            <w:pPrChange w:author="Vaught, Jacob" w:date="2023-12-09T00:29:00Z" w:id="153">
              <w:pPr>
                <w:pStyle w:val="TOC1"/>
              </w:pPr>
            </w:pPrChange>
          </w:pPr>
          <w:del w:author="Vaught, Jacob" w:date="2023-12-09T00:29:00Z" w:id="154">
            <w:r w:rsidRPr="00DB055A" w:rsidDel="00DB055A">
              <w:rPr>
                <w:rStyle w:val="Hyperlink"/>
                <w:rFonts w:ascii="Times New Roman" w:hAnsi="Times New Roman"/>
                <w:noProof/>
                <w:rPrChange w:author="Vaught, Jacob" w:date="2023-12-09T00:29:00Z" w:id="155">
                  <w:rPr>
                    <w:rStyle w:val="Hyperlink"/>
                    <w:noProof/>
                  </w:rPr>
                </w:rPrChange>
              </w:rPr>
              <w:delText>8. Troubleshooting</w:delText>
            </w:r>
            <w:r w:rsidRPr="00DB055A" w:rsidDel="00DB055A">
              <w:rPr>
                <w:noProof/>
                <w:webHidden/>
              </w:rPr>
              <w:tab/>
            </w:r>
            <w:r w:rsidRPr="00DB055A" w:rsidDel="00DB055A">
              <w:rPr>
                <w:noProof/>
                <w:webHidden/>
              </w:rPr>
              <w:delText>18</w:delText>
            </w:r>
          </w:del>
        </w:p>
        <w:p w:rsidRPr="00DB055A" w:rsidR="004A7C4E" w:rsidDel="00DB055A" w:rsidRDefault="004A7C4E" w14:paraId="56DEEE70" w14:textId="6B53E2B3">
          <w:pPr>
            <w:pStyle w:val="TOC2"/>
            <w:rPr>
              <w:del w:author="Vaught, Jacob" w:date="2023-12-09T00:29:00Z" w:id="156"/>
              <w:rFonts w:eastAsiaTheme="minorEastAsia"/>
              <w:noProof/>
              <w:kern w:val="2"/>
              <w14:ligatures w14:val="standardContextual"/>
            </w:rPr>
          </w:pPr>
          <w:del w:author="Vaught, Jacob" w:date="2023-12-09T00:29:00Z" w:id="157">
            <w:r w:rsidRPr="00DB055A" w:rsidDel="00DB055A">
              <w:rPr>
                <w:rStyle w:val="Hyperlink"/>
                <w:rFonts w:ascii="Times New Roman" w:hAnsi="Times New Roman" w:eastAsia="Calibri Light" w:cs="Times New Roman"/>
                <w:noProof/>
                <w:rPrChange w:author="Vaught, Jacob" w:date="2023-12-09T00:29:00Z" w:id="158">
                  <w:rPr>
                    <w:rStyle w:val="Hyperlink"/>
                    <w:rFonts w:ascii="Calibri Light" w:hAnsi="Calibri Light" w:eastAsia="Calibri Light" w:cs="Calibri Light"/>
                    <w:noProof/>
                  </w:rPr>
                </w:rPrChange>
              </w:rPr>
              <w:delText>8.1 Common Issues and Solutions</w:delText>
            </w:r>
            <w:r w:rsidRPr="00DB055A" w:rsidDel="00DB055A">
              <w:rPr>
                <w:noProof/>
                <w:webHidden/>
              </w:rPr>
              <w:tab/>
            </w:r>
            <w:r w:rsidRPr="00DB055A" w:rsidDel="00DB055A">
              <w:rPr>
                <w:noProof/>
                <w:webHidden/>
              </w:rPr>
              <w:delText>18</w:delText>
            </w:r>
          </w:del>
        </w:p>
        <w:p w:rsidRPr="00932E42" w:rsidR="008D2A46" w:rsidRDefault="004D5CF7" w14:paraId="7BF7BBEF" w14:textId="416E2D48">
          <w:pPr>
            <w:pStyle w:val="TOC2"/>
            <w:rPr>
              <w:rStyle w:val="Hyperlink"/>
              <w:rFonts w:ascii="Times New Roman" w:hAnsi="Times New Roman" w:cs="Times New Roman"/>
              <w:noProof/>
              <w:kern w:val="2"/>
              <w14:ligatures w14:val="standardContextual"/>
              <w:rPrChange w:author="Vaught, Jacob" w:date="2023-12-08T20:45:00Z" w:id="159">
                <w:rPr>
                  <w:rStyle w:val="Hyperlink"/>
                  <w:noProof/>
                  <w:kern w:val="2"/>
                  <w14:ligatures w14:val="standardContextual"/>
                </w:rPr>
              </w:rPrChange>
            </w:rPr>
          </w:pPr>
          <w:r w:rsidRPr="00DB055A">
            <w:fldChar w:fldCharType="end"/>
          </w:r>
        </w:p>
      </w:sdtContent>
    </w:sdt>
    <w:p w:rsidRPr="00932E42" w:rsidR="003C6249" w:rsidRDefault="003C6249" w14:paraId="7939683E" w14:textId="08E2D579">
      <w:pPr>
        <w:rPr>
          <w:rFonts w:ascii="Times New Roman" w:hAnsi="Times New Roman" w:cs="Times New Roman"/>
          <w:rPrChange w:author="Vaught, Jacob" w:date="2023-12-08T20:45:00Z" w:id="160">
            <w:rPr/>
          </w:rPrChange>
        </w:rPr>
      </w:pPr>
    </w:p>
    <w:p w:rsidRPr="00932E42" w:rsidR="00022ED2" w:rsidP="773E5C2D" w:rsidRDefault="00022ED2" w14:paraId="0325342E" w14:textId="50C6AA22">
      <w:pPr>
        <w:spacing w:after="0" w:line="240" w:lineRule="auto"/>
        <w:rPr>
          <w:rFonts w:ascii="Times New Roman" w:hAnsi="Times New Roman" w:eastAsia="Calibri" w:cs="Times New Roman"/>
          <w:b/>
          <w:bCs/>
          <w:color w:val="1E4E79"/>
          <w:sz w:val="32"/>
          <w:szCs w:val="32"/>
          <w:rPrChange w:author="Vaught, Jacob" w:date="2023-12-08T20:45:00Z" w:id="161">
            <w:rPr>
              <w:rFonts w:ascii="Calibri" w:hAnsi="Calibri" w:eastAsia="Calibri" w:cs="Calibri"/>
              <w:b/>
              <w:bCs/>
              <w:color w:val="1E4E79"/>
              <w:sz w:val="32"/>
              <w:szCs w:val="32"/>
            </w:rPr>
          </w:rPrChange>
        </w:rPr>
      </w:pPr>
    </w:p>
    <w:p w:rsidRPr="00932E42" w:rsidR="00022ED2" w:rsidP="773E5C2D" w:rsidRDefault="00022ED2" w14:paraId="3A9325D9" w14:textId="0D6B0439">
      <w:pPr>
        <w:spacing w:after="0" w:line="240" w:lineRule="auto"/>
        <w:rPr>
          <w:rFonts w:ascii="Times New Roman" w:hAnsi="Times New Roman" w:eastAsia="Calibri" w:cs="Times New Roman"/>
          <w:b/>
          <w:bCs/>
          <w:color w:val="1E4E79"/>
          <w:sz w:val="32"/>
          <w:szCs w:val="32"/>
          <w:rPrChange w:author="Vaught, Jacob" w:date="2023-12-08T20:45:00Z" w:id="162">
            <w:rPr>
              <w:rFonts w:ascii="Calibri" w:hAnsi="Calibri" w:eastAsia="Calibri" w:cs="Calibri"/>
              <w:b/>
              <w:bCs/>
              <w:color w:val="1E4E79"/>
              <w:sz w:val="32"/>
              <w:szCs w:val="32"/>
            </w:rPr>
          </w:rPrChange>
        </w:rPr>
      </w:pPr>
    </w:p>
    <w:p w:rsidRPr="00932E42" w:rsidR="00022ED2" w:rsidP="773E5C2D" w:rsidRDefault="00022ED2" w14:paraId="1137CD75" w14:textId="433943E4">
      <w:pPr>
        <w:spacing w:after="0" w:line="240" w:lineRule="auto"/>
        <w:rPr>
          <w:rFonts w:ascii="Times New Roman" w:hAnsi="Times New Roman" w:eastAsia="Calibri" w:cs="Times New Roman"/>
          <w:b/>
          <w:bCs/>
          <w:color w:val="1E4E79"/>
          <w:sz w:val="32"/>
          <w:szCs w:val="32"/>
          <w:rPrChange w:author="Vaught, Jacob" w:date="2023-12-08T20:45:00Z" w:id="163">
            <w:rPr>
              <w:rFonts w:ascii="Calibri" w:hAnsi="Calibri" w:eastAsia="Calibri" w:cs="Calibri"/>
              <w:b/>
              <w:bCs/>
              <w:color w:val="1E4E79"/>
              <w:sz w:val="32"/>
              <w:szCs w:val="32"/>
            </w:rPr>
          </w:rPrChange>
        </w:rPr>
      </w:pPr>
    </w:p>
    <w:p w:rsidRPr="00932E42" w:rsidR="00022ED2" w:rsidP="773E5C2D" w:rsidRDefault="00022ED2" w14:paraId="03D15041" w14:textId="5BB3DCCA">
      <w:pPr>
        <w:spacing w:after="0" w:line="240" w:lineRule="auto"/>
        <w:rPr>
          <w:rFonts w:ascii="Times New Roman" w:hAnsi="Times New Roman" w:eastAsia="Calibri" w:cs="Times New Roman"/>
          <w:b/>
          <w:bCs/>
          <w:color w:val="1E4E79"/>
          <w:sz w:val="32"/>
          <w:szCs w:val="32"/>
          <w:rPrChange w:author="Vaught, Jacob" w:date="2023-12-08T20:45:00Z" w:id="164">
            <w:rPr>
              <w:rFonts w:ascii="Calibri" w:hAnsi="Calibri" w:eastAsia="Calibri" w:cs="Calibri"/>
              <w:b/>
              <w:bCs/>
              <w:color w:val="1E4E79"/>
              <w:sz w:val="32"/>
              <w:szCs w:val="32"/>
            </w:rPr>
          </w:rPrChange>
        </w:rPr>
      </w:pPr>
    </w:p>
    <w:p w:rsidRPr="00932E42" w:rsidR="00022ED2" w:rsidP="773E5C2D" w:rsidRDefault="00022ED2" w14:paraId="6E504AA1" w14:textId="62B32B1F">
      <w:pPr>
        <w:spacing w:after="0" w:line="240" w:lineRule="auto"/>
        <w:rPr>
          <w:rFonts w:ascii="Times New Roman" w:hAnsi="Times New Roman" w:eastAsia="Calibri" w:cs="Times New Roman"/>
          <w:b/>
          <w:bCs/>
          <w:color w:val="1E4E79"/>
          <w:sz w:val="32"/>
          <w:szCs w:val="32"/>
          <w:rPrChange w:author="Vaught, Jacob" w:date="2023-12-08T20:45:00Z" w:id="165">
            <w:rPr>
              <w:rFonts w:ascii="Calibri" w:hAnsi="Calibri" w:eastAsia="Calibri" w:cs="Calibri"/>
              <w:b/>
              <w:bCs/>
              <w:color w:val="1E4E79"/>
              <w:sz w:val="32"/>
              <w:szCs w:val="32"/>
            </w:rPr>
          </w:rPrChange>
        </w:rPr>
      </w:pPr>
    </w:p>
    <w:p w:rsidRPr="00932E42" w:rsidR="00022ED2" w:rsidP="773E5C2D" w:rsidRDefault="00022ED2" w14:paraId="20172075" w14:textId="03A812DE">
      <w:pPr>
        <w:spacing w:after="0" w:line="240" w:lineRule="auto"/>
        <w:rPr>
          <w:rFonts w:ascii="Times New Roman" w:hAnsi="Times New Roman" w:eastAsia="Calibri" w:cs="Times New Roman"/>
          <w:b/>
          <w:bCs/>
          <w:color w:val="1E4E79"/>
          <w:sz w:val="32"/>
          <w:szCs w:val="32"/>
          <w:rPrChange w:author="Vaught, Jacob" w:date="2023-12-08T20:45:00Z" w:id="166">
            <w:rPr>
              <w:rFonts w:ascii="Calibri" w:hAnsi="Calibri" w:eastAsia="Calibri" w:cs="Calibri"/>
              <w:b/>
              <w:bCs/>
              <w:color w:val="1E4E79"/>
              <w:sz w:val="32"/>
              <w:szCs w:val="32"/>
            </w:rPr>
          </w:rPrChange>
        </w:rPr>
      </w:pPr>
    </w:p>
    <w:p w:rsidRPr="00932E42" w:rsidR="004A7C4E" w:rsidP="773E5C2D" w:rsidRDefault="004A7C4E" w14:paraId="70BF16F1" w14:textId="77777777">
      <w:pPr>
        <w:spacing w:after="0" w:line="240" w:lineRule="auto"/>
        <w:rPr>
          <w:rFonts w:ascii="Times New Roman" w:hAnsi="Times New Roman" w:eastAsia="Calibri" w:cs="Times New Roman"/>
          <w:b/>
          <w:bCs/>
          <w:color w:val="1E4E79"/>
          <w:sz w:val="32"/>
          <w:szCs w:val="32"/>
          <w:rPrChange w:author="Vaught, Jacob" w:date="2023-12-08T20:45:00Z" w:id="167">
            <w:rPr>
              <w:rFonts w:ascii="Calibri" w:hAnsi="Calibri" w:eastAsia="Calibri" w:cs="Calibri"/>
              <w:b/>
              <w:bCs/>
              <w:color w:val="1E4E79"/>
              <w:sz w:val="32"/>
              <w:szCs w:val="32"/>
            </w:rPr>
          </w:rPrChange>
        </w:rPr>
      </w:pPr>
    </w:p>
    <w:p w:rsidRPr="00932E42" w:rsidR="004A7C4E" w:rsidP="773E5C2D" w:rsidRDefault="004A7C4E" w14:paraId="46179501" w14:textId="77777777">
      <w:pPr>
        <w:spacing w:after="0" w:line="240" w:lineRule="auto"/>
        <w:rPr>
          <w:rFonts w:ascii="Times New Roman" w:hAnsi="Times New Roman" w:eastAsia="Calibri" w:cs="Times New Roman"/>
          <w:b/>
          <w:bCs/>
          <w:color w:val="1E4E79"/>
          <w:sz w:val="32"/>
          <w:szCs w:val="32"/>
          <w:rPrChange w:author="Vaught, Jacob" w:date="2023-12-08T20:45:00Z" w:id="168">
            <w:rPr>
              <w:rFonts w:ascii="Calibri" w:hAnsi="Calibri" w:eastAsia="Calibri" w:cs="Calibri"/>
              <w:b/>
              <w:bCs/>
              <w:color w:val="1E4E79"/>
              <w:sz w:val="32"/>
              <w:szCs w:val="32"/>
            </w:rPr>
          </w:rPrChange>
        </w:rPr>
      </w:pPr>
    </w:p>
    <w:p w:rsidR="00022ED2" w:rsidP="773E5C2D" w:rsidRDefault="00022ED2" w14:paraId="761F7A9E" w14:textId="07CD8BB8">
      <w:pPr>
        <w:spacing w:after="0" w:line="240" w:lineRule="auto"/>
        <w:rPr>
          <w:ins w:author="Vaught, Jacob" w:date="2023-12-09T00:29:00Z" w:id="169"/>
          <w:rFonts w:ascii="Times New Roman" w:hAnsi="Times New Roman" w:eastAsia="Calibri" w:cs="Times New Roman"/>
          <w:b/>
          <w:bCs/>
          <w:color w:val="1E4E79"/>
          <w:sz w:val="32"/>
          <w:szCs w:val="32"/>
        </w:rPr>
      </w:pPr>
    </w:p>
    <w:p w:rsidR="00DB055A" w:rsidP="773E5C2D" w:rsidRDefault="00DB055A" w14:paraId="021F4F01" w14:textId="77777777">
      <w:pPr>
        <w:spacing w:after="0" w:line="240" w:lineRule="auto"/>
        <w:rPr>
          <w:ins w:author="Vaught, Jacob" w:date="2023-12-08T20:46:00Z" w:id="170"/>
          <w:rFonts w:ascii="Times New Roman" w:hAnsi="Times New Roman" w:eastAsia="Calibri" w:cs="Times New Roman"/>
          <w:b/>
          <w:bCs/>
          <w:color w:val="1E4E79"/>
          <w:sz w:val="32"/>
          <w:szCs w:val="32"/>
        </w:rPr>
      </w:pPr>
    </w:p>
    <w:p w:rsidR="00932E42" w:rsidP="773E5C2D" w:rsidRDefault="00932E42" w14:paraId="13D9AD93" w14:textId="77777777">
      <w:pPr>
        <w:spacing w:after="0" w:line="240" w:lineRule="auto"/>
        <w:rPr>
          <w:ins w:author="Vaught, Jacob" w:date="2023-12-08T20:46:00Z" w:id="171"/>
          <w:rFonts w:ascii="Times New Roman" w:hAnsi="Times New Roman" w:eastAsia="Calibri" w:cs="Times New Roman"/>
          <w:b/>
          <w:bCs/>
          <w:color w:val="1E4E79"/>
          <w:sz w:val="32"/>
          <w:szCs w:val="32"/>
        </w:rPr>
      </w:pPr>
    </w:p>
    <w:p w:rsidRPr="00932E42" w:rsidR="00932E42" w:rsidP="773E5C2D" w:rsidRDefault="00932E42" w14:paraId="65A40799" w14:textId="77777777">
      <w:pPr>
        <w:spacing w:after="0" w:line="240" w:lineRule="auto"/>
        <w:rPr>
          <w:ins w:author="Vaught, Jacob" w:date="2023-12-08T20:15:00Z" w:id="172"/>
          <w:rFonts w:ascii="Times New Roman" w:hAnsi="Times New Roman" w:eastAsia="Calibri" w:cs="Times New Roman"/>
          <w:b/>
          <w:bCs/>
          <w:color w:val="1E4E79"/>
          <w:sz w:val="32"/>
          <w:szCs w:val="32"/>
          <w:rPrChange w:author="Vaught, Jacob" w:date="2023-12-08T20:45:00Z" w:id="173">
            <w:rPr>
              <w:ins w:author="Vaught, Jacob" w:date="2023-12-08T20:15:00Z" w:id="174"/>
              <w:rFonts w:ascii="Calibri" w:hAnsi="Calibri" w:eastAsia="Calibri" w:cs="Calibri"/>
              <w:b/>
              <w:bCs/>
              <w:color w:val="1E4E79"/>
              <w:sz w:val="32"/>
              <w:szCs w:val="32"/>
            </w:rPr>
          </w:rPrChange>
        </w:rPr>
      </w:pPr>
    </w:p>
    <w:p w:rsidRPr="00932E42" w:rsidR="00AF10C9" w:rsidP="773E5C2D" w:rsidRDefault="00AF10C9" w14:paraId="06933BF7" w14:textId="77777777">
      <w:pPr>
        <w:spacing w:after="0" w:line="240" w:lineRule="auto"/>
        <w:rPr>
          <w:rFonts w:ascii="Times New Roman" w:hAnsi="Times New Roman" w:eastAsia="Calibri" w:cs="Times New Roman"/>
          <w:b/>
          <w:bCs/>
          <w:color w:val="1E4E79"/>
          <w:sz w:val="32"/>
          <w:szCs w:val="32"/>
          <w:rPrChange w:author="Vaught, Jacob" w:date="2023-12-08T20:45:00Z" w:id="175">
            <w:rPr>
              <w:rFonts w:ascii="Calibri" w:hAnsi="Calibri" w:eastAsia="Calibri" w:cs="Calibri"/>
              <w:b/>
              <w:bCs/>
              <w:color w:val="1E4E79"/>
              <w:sz w:val="32"/>
              <w:szCs w:val="32"/>
            </w:rPr>
          </w:rPrChange>
        </w:rPr>
      </w:pPr>
    </w:p>
    <w:p w:rsidRPr="00932E42" w:rsidR="00022ED2" w:rsidP="773E5C2D" w:rsidRDefault="00022ED2" w14:paraId="25604A76" w14:textId="752DA846">
      <w:pPr>
        <w:spacing w:after="0" w:line="240" w:lineRule="auto"/>
        <w:rPr>
          <w:rFonts w:ascii="Times New Roman" w:hAnsi="Times New Roman" w:eastAsia="Calibri" w:cs="Times New Roman"/>
          <w:b/>
          <w:bCs/>
          <w:color w:val="1E4E79"/>
          <w:sz w:val="32"/>
          <w:szCs w:val="32"/>
          <w:rPrChange w:author="Vaught, Jacob" w:date="2023-12-08T20:45:00Z" w:id="176">
            <w:rPr>
              <w:rFonts w:ascii="Calibri" w:hAnsi="Calibri" w:eastAsia="Calibri" w:cs="Calibri"/>
              <w:b/>
              <w:bCs/>
              <w:color w:val="1E4E79"/>
              <w:sz w:val="32"/>
              <w:szCs w:val="32"/>
            </w:rPr>
          </w:rPrChange>
        </w:rPr>
      </w:pPr>
    </w:p>
    <w:p w:rsidRPr="00932E42" w:rsidR="00022ED2" w:rsidDel="00AF10C9" w:rsidP="00C6371F" w:rsidRDefault="00C6371F" w14:paraId="3E83ACF7" w14:textId="4D2C29B0">
      <w:pPr>
        <w:pStyle w:val="Heading1"/>
        <w:rPr>
          <w:del w:author="Vaught, Jacob" w:date="2023-12-08T20:14:00Z" w:id="177"/>
          <w:rFonts w:ascii="Times New Roman" w:hAnsi="Times New Roman" w:eastAsia="Calibri" w:cs="Times New Roman"/>
          <w:rPrChange w:author="Vaught, Jacob" w:date="2023-12-08T20:45:00Z" w:id="178">
            <w:rPr>
              <w:del w:author="Vaught, Jacob" w:date="2023-12-08T20:14:00Z" w:id="179"/>
              <w:rFonts w:ascii="Calibri" w:hAnsi="Calibri" w:eastAsia="Calibri" w:cs="Calibri"/>
            </w:rPr>
          </w:rPrChange>
        </w:rPr>
      </w:pPr>
      <w:del w:author="Vaught, Jacob" w:date="2023-12-08T20:14:00Z" w:id="180">
        <w:r w:rsidRPr="00932E42" w:rsidDel="00AF10C9">
          <w:rPr>
            <w:rFonts w:ascii="Times New Roman" w:hAnsi="Times New Roman" w:cs="Times New Roman"/>
            <w:rPrChange w:author="Vaught, Jacob" w:date="2023-12-08T20:45:00Z" w:id="181">
              <w:rPr/>
            </w:rPrChange>
          </w:rPr>
          <w:delText xml:space="preserve">1. </w:delText>
        </w:r>
        <w:r w:rsidRPr="00932E42" w:rsidDel="00AF10C9" w:rsidR="4645B2D6">
          <w:rPr>
            <w:rFonts w:ascii="Times New Roman" w:hAnsi="Times New Roman" w:cs="Times New Roman"/>
            <w:rPrChange w:author="Vaught, Jacob" w:date="2023-12-08T20:45:00Z" w:id="182">
              <w:rPr/>
            </w:rPrChange>
          </w:rPr>
          <w:delText>Introduction</w:delText>
        </w:r>
      </w:del>
    </w:p>
    <w:p w:rsidRPr="00932E42" w:rsidR="00D650A2" w:rsidDel="00AF10C9" w:rsidP="00690D28" w:rsidRDefault="4645B2D6" w14:paraId="450E4B76" w14:textId="4C9D73B4">
      <w:pPr>
        <w:pStyle w:val="Heading2"/>
        <w:rPr>
          <w:del w:author="Vaught, Jacob" w:date="2023-12-08T20:14:00Z" w:id="183"/>
          <w:rFonts w:ascii="Times New Roman" w:hAnsi="Times New Roman" w:cs="Times New Roman"/>
          <w:rPrChange w:author="Vaught, Jacob" w:date="2023-12-08T20:45:00Z" w:id="184">
            <w:rPr>
              <w:del w:author="Vaught, Jacob" w:date="2023-12-08T20:14:00Z" w:id="185"/>
            </w:rPr>
          </w:rPrChange>
        </w:rPr>
      </w:pPr>
      <w:del w:author="Vaught, Jacob" w:date="2023-12-08T20:14:00Z" w:id="186">
        <w:r w:rsidRPr="00932E42" w:rsidDel="00AF10C9">
          <w:rPr>
            <w:rFonts w:ascii="Times New Roman" w:hAnsi="Times New Roman" w:cs="Times New Roman"/>
            <w:rPrChange w:author="Vaught, Jacob" w:date="2023-12-08T20:45:00Z" w:id="187">
              <w:rPr/>
            </w:rPrChange>
          </w:rPr>
          <w:delText>1.1 Overview</w:delText>
        </w:r>
      </w:del>
    </w:p>
    <w:p w:rsidRPr="00932E42" w:rsidR="25321218" w:rsidDel="00AF10C9" w:rsidP="0BCAD2D7" w:rsidRDefault="25321218" w14:paraId="2EC6DD40" w14:textId="291BB7EF">
      <w:pPr>
        <w:ind w:firstLine="720"/>
        <w:rPr>
          <w:del w:author="Vaught, Jacob" w:date="2023-12-08T20:14:00Z" w:id="188"/>
          <w:rFonts w:ascii="Times New Roman" w:hAnsi="Times New Roman" w:cs="Times New Roman"/>
          <w:rPrChange w:author="Vaught, Jacob" w:date="2023-12-08T20:45:00Z" w:id="189">
            <w:rPr>
              <w:del w:author="Vaught, Jacob" w:date="2023-12-08T20:14:00Z" w:id="190"/>
            </w:rPr>
          </w:rPrChange>
        </w:rPr>
      </w:pPr>
      <w:del w:author="Vaught, Jacob" w:date="2023-12-08T20:14:00Z" w:id="191">
        <w:r w:rsidRPr="00932E42" w:rsidDel="00AF10C9">
          <w:rPr>
            <w:rFonts w:ascii="Times New Roman" w:hAnsi="Times New Roman" w:cs="Times New Roman"/>
            <w:rPrChange w:author="Vaught, Jacob" w:date="2023-12-08T20:45:00Z" w:id="192">
              <w:rPr/>
            </w:rPrChange>
          </w:rPr>
          <w:delText>This project encompasses the development and simulation of a fully autonomous electric car over a 14-week period, integrating advanced control systems and mechatronics. It concentrates on designing and implementing real-time embedded control applications for various subsystems that govern the car's speed and direction. Additionally, the project involves modeling and analyzing mechatronic systems, and formulating efficient control strategies using both open-loop and closed-loop systems. This document provides comprehensive details on the design process, operation instructions, troubleshooting guidelines, and other crucial information and data related to the car.</w:delText>
        </w:r>
      </w:del>
    </w:p>
    <w:p w:rsidRPr="00932E42" w:rsidR="00022ED2" w:rsidDel="00AF10C9" w:rsidP="00C6371F" w:rsidRDefault="00C6371F" w14:paraId="0F02E219" w14:textId="0546AD1E">
      <w:pPr>
        <w:pStyle w:val="Heading1"/>
        <w:rPr>
          <w:del w:author="Vaught, Jacob" w:date="2023-12-08T20:14:00Z" w:id="193"/>
          <w:rFonts w:ascii="Times New Roman" w:hAnsi="Times New Roman" w:eastAsia="Calibri" w:cs="Times New Roman"/>
          <w:rPrChange w:author="Vaught, Jacob" w:date="2023-12-08T20:45:00Z" w:id="194">
            <w:rPr>
              <w:del w:author="Vaught, Jacob" w:date="2023-12-08T20:14:00Z" w:id="195"/>
              <w:rFonts w:ascii="Calibri" w:hAnsi="Calibri" w:eastAsia="Calibri" w:cs="Calibri"/>
            </w:rPr>
          </w:rPrChange>
        </w:rPr>
      </w:pPr>
      <w:del w:author="Vaught, Jacob" w:date="2023-12-08T20:14:00Z" w:id="196">
        <w:r w:rsidRPr="00932E42" w:rsidDel="00AF10C9">
          <w:rPr>
            <w:rFonts w:ascii="Times New Roman" w:hAnsi="Times New Roman" w:cs="Times New Roman"/>
            <w:rPrChange w:author="Vaught, Jacob" w:date="2023-12-08T20:45:00Z" w:id="197">
              <w:rPr/>
            </w:rPrChange>
          </w:rPr>
          <w:delText xml:space="preserve">2. </w:delText>
        </w:r>
        <w:r w:rsidRPr="00932E42" w:rsidDel="00AF10C9" w:rsidR="4645B2D6">
          <w:rPr>
            <w:rFonts w:ascii="Times New Roman" w:hAnsi="Times New Roman" w:cs="Times New Roman"/>
            <w:rPrChange w:author="Vaught, Jacob" w:date="2023-12-08T20:45:00Z" w:id="198">
              <w:rPr/>
            </w:rPrChange>
          </w:rPr>
          <w:delText>Summary of Design</w:delText>
        </w:r>
      </w:del>
    </w:p>
    <w:p w:rsidRPr="00932E42" w:rsidR="00022ED2" w:rsidDel="00AF10C9" w:rsidP="773E5C2D" w:rsidRDefault="4645B2D6" w14:paraId="50394D7F" w14:textId="6739132F">
      <w:pPr>
        <w:pStyle w:val="Heading2"/>
        <w:rPr>
          <w:del w:author="Vaught, Jacob" w:date="2023-12-08T20:14:00Z" w:id="199"/>
          <w:rFonts w:ascii="Times New Roman" w:hAnsi="Times New Roman" w:cs="Times New Roman"/>
          <w:rPrChange w:author="Vaught, Jacob" w:date="2023-12-08T20:45:00Z" w:id="200">
            <w:rPr>
              <w:del w:author="Vaught, Jacob" w:date="2023-12-08T20:14:00Z" w:id="201"/>
            </w:rPr>
          </w:rPrChange>
        </w:rPr>
      </w:pPr>
      <w:del w:author="Vaught, Jacob" w:date="2023-12-08T20:14:00Z" w:id="202">
        <w:r w:rsidRPr="00932E42" w:rsidDel="00AF10C9">
          <w:rPr>
            <w:rFonts w:ascii="Times New Roman" w:hAnsi="Times New Roman" w:cs="Times New Roman"/>
            <w:rPrChange w:author="Vaught, Jacob" w:date="2023-12-08T20:45:00Z" w:id="203">
              <w:rPr/>
            </w:rPrChange>
          </w:rPr>
          <w:delText>2.1 Design Philosophy</w:delText>
        </w:r>
      </w:del>
    </w:p>
    <w:p w:rsidRPr="00932E42" w:rsidR="505FEA91" w:rsidDel="00AF10C9" w:rsidP="1CB9CACF" w:rsidRDefault="505FEA91" w14:paraId="2E00664A" w14:textId="495A0582">
      <w:pPr>
        <w:ind w:firstLine="720"/>
        <w:rPr>
          <w:del w:author="Vaught, Jacob" w:date="2023-12-08T20:14:00Z" w:id="204"/>
          <w:rFonts w:ascii="Times New Roman" w:hAnsi="Times New Roman" w:cs="Times New Roman"/>
          <w:rPrChange w:author="Vaught, Jacob" w:date="2023-12-08T20:45:00Z" w:id="205">
            <w:rPr>
              <w:del w:author="Vaught, Jacob" w:date="2023-12-08T20:14:00Z" w:id="206"/>
            </w:rPr>
          </w:rPrChange>
        </w:rPr>
      </w:pPr>
      <w:del w:author="Vaught, Jacob" w:date="2023-12-08T20:14:00Z" w:id="207">
        <w:r w:rsidRPr="00932E42" w:rsidDel="00AF10C9">
          <w:rPr>
            <w:rFonts w:ascii="Times New Roman" w:hAnsi="Times New Roman" w:cs="Times New Roman"/>
            <w:rPrChange w:author="Vaught, Jacob" w:date="2023-12-08T20:45:00Z" w:id="208">
              <w:rPr/>
            </w:rPrChange>
          </w:rPr>
          <w:delText>The vehicle comprises two primary systems: the driving system and the steering system, each with its dedicated circuitry. The driving system consists of circuits such as a buck converter, an encoder, a tachometer, and a voltage regulator. Meanwhile, the steering system includes a start/stop circuit, a landmark detection circuit, two LC sensor circuits, and a voltage regulator circuit. Further details about these circuits will be provided later. All these circuits are integrated into a single microcontroller, enabling the control of the vehicle through our programming.</w:delText>
        </w:r>
      </w:del>
    </w:p>
    <w:p w:rsidRPr="00932E42" w:rsidR="00022ED2" w:rsidP="00C6371F" w:rsidRDefault="00AF10C9" w14:paraId="30074D61" w14:textId="485D4BFE">
      <w:pPr>
        <w:pStyle w:val="Heading1"/>
        <w:rPr>
          <w:ins w:author="Vaught, Jacob" w:date="2023-12-08T20:45:00Z" w:id="209"/>
          <w:rFonts w:ascii="Times New Roman" w:hAnsi="Times New Roman" w:cs="Times New Roman"/>
          <w:rPrChange w:author="Vaught, Jacob" w:date="2023-12-08T20:45:00Z" w:id="210">
            <w:rPr>
              <w:ins w:author="Vaught, Jacob" w:date="2023-12-08T20:45:00Z" w:id="211"/>
            </w:rPr>
          </w:rPrChange>
        </w:rPr>
      </w:pPr>
      <w:bookmarkStart w:name="_Toc152974361" w:id="212"/>
      <w:ins w:author="Vaught, Jacob" w:date="2023-12-08T20:14:00Z" w:id="213">
        <w:r w:rsidRPr="00932E42">
          <w:rPr>
            <w:rFonts w:ascii="Times New Roman" w:hAnsi="Times New Roman" w:cs="Times New Roman"/>
            <w:rPrChange w:author="Vaught, Jacob" w:date="2023-12-08T20:45:00Z" w:id="214">
              <w:rPr/>
            </w:rPrChange>
          </w:rPr>
          <w:t>1</w:t>
        </w:r>
      </w:ins>
      <w:del w:author="Vaught, Jacob" w:date="2023-12-08T20:14:00Z" w:id="215">
        <w:r w:rsidRPr="00932E42" w:rsidDel="00AF10C9" w:rsidR="00C6371F">
          <w:rPr>
            <w:rFonts w:ascii="Times New Roman" w:hAnsi="Times New Roman" w:cs="Times New Roman"/>
            <w:rPrChange w:author="Vaught, Jacob" w:date="2023-12-08T20:45:00Z" w:id="216">
              <w:rPr/>
            </w:rPrChange>
          </w:rPr>
          <w:delText>3</w:delText>
        </w:r>
      </w:del>
      <w:r w:rsidRPr="00932E42" w:rsidR="00C6371F">
        <w:rPr>
          <w:rFonts w:ascii="Times New Roman" w:hAnsi="Times New Roman" w:cs="Times New Roman"/>
          <w:rPrChange w:author="Vaught, Jacob" w:date="2023-12-08T20:45:00Z" w:id="217">
            <w:rPr/>
          </w:rPrChange>
        </w:rPr>
        <w:t xml:space="preserve">. </w:t>
      </w:r>
      <w:r w:rsidRPr="00932E42" w:rsidR="4645B2D6">
        <w:rPr>
          <w:rFonts w:ascii="Times New Roman" w:hAnsi="Times New Roman" w:cs="Times New Roman"/>
          <w:rPrChange w:author="Vaught, Jacob" w:date="2023-12-08T20:45:00Z" w:id="218">
            <w:rPr/>
          </w:rPrChange>
        </w:rPr>
        <w:t>Safety Precautions</w:t>
      </w:r>
      <w:bookmarkEnd w:id="212"/>
    </w:p>
    <w:p w:rsidRPr="00932E42" w:rsidR="00932E42" w:rsidRDefault="00932E42" w14:paraId="54D9BFC8" w14:textId="77777777">
      <w:pPr>
        <w:numPr>
          <w:ilvl w:val="0"/>
          <w:numId w:val="7"/>
        </w:numPr>
        <w:tabs>
          <w:tab w:val="clear" w:pos="720"/>
          <w:tab w:val="num" w:pos="360"/>
        </w:tabs>
        <w:spacing w:after="0" w:line="240" w:lineRule="auto"/>
        <w:ind w:left="360"/>
        <w:rPr>
          <w:ins w:author="Vaught, Jacob" w:date="2023-12-08T20:45:00Z" w:id="219"/>
          <w:rFonts w:ascii="Times New Roman" w:hAnsi="Times New Roman" w:eastAsia="Calibri" w:cs="Times New Roman"/>
          <w:kern w:val="2"/>
          <w14:ligatures w14:val="standardContextual"/>
          <w:rPrChange w:author="Vaught, Jacob" w:date="2023-12-08T20:45:00Z" w:id="220">
            <w:rPr>
              <w:ins w:author="Vaught, Jacob" w:date="2023-12-08T20:45:00Z" w:id="221"/>
              <w:rFonts w:ascii="Calibri" w:hAnsi="Calibri" w:eastAsia="Calibri" w:cs="Times New Roman"/>
              <w:kern w:val="2"/>
              <w14:ligatures w14:val="standardContextual"/>
            </w:rPr>
          </w:rPrChange>
        </w:rPr>
        <w:pPrChange w:author="Vaught, Jacob" w:date="2023-12-08T21:21:00Z" w:id="222">
          <w:pPr>
            <w:numPr>
              <w:numId w:val="7"/>
            </w:numPr>
            <w:tabs>
              <w:tab w:val="num" w:pos="720"/>
            </w:tabs>
            <w:spacing w:after="0" w:line="240" w:lineRule="auto"/>
            <w:ind w:left="720" w:hanging="360"/>
          </w:pPr>
        </w:pPrChange>
      </w:pPr>
      <w:ins w:author="Vaught, Jacob" w:date="2023-12-08T20:45:00Z" w:id="223">
        <w:r w:rsidRPr="00932E42">
          <w:rPr>
            <w:rFonts w:ascii="Times New Roman" w:hAnsi="Times New Roman" w:eastAsia="Calibri" w:cs="Times New Roman"/>
            <w:b/>
            <w:bCs/>
            <w:kern w:val="2"/>
            <w14:ligatures w14:val="standardContextual"/>
            <w:rPrChange w:author="Vaught, Jacob" w:date="2023-12-08T20:45:00Z" w:id="224">
              <w:rPr>
                <w:rFonts w:ascii="Calibri" w:hAnsi="Calibri" w:eastAsia="Calibri" w:cs="Times New Roman"/>
                <w:b/>
                <w:bCs/>
                <w:kern w:val="2"/>
                <w14:ligatures w14:val="standardContextual"/>
              </w:rPr>
            </w:rPrChange>
          </w:rPr>
          <w:t>Pre-Power Vehicle Inspection:</w:t>
        </w:r>
      </w:ins>
    </w:p>
    <w:p w:rsidRPr="00932E42" w:rsidR="00932E42" w:rsidRDefault="00932E42" w14:paraId="409F2C34" w14:textId="2392A734">
      <w:pPr>
        <w:numPr>
          <w:ilvl w:val="1"/>
          <w:numId w:val="7"/>
        </w:numPr>
        <w:tabs>
          <w:tab w:val="clear" w:pos="1440"/>
          <w:tab w:val="num" w:pos="1080"/>
        </w:tabs>
        <w:spacing w:after="0" w:line="240" w:lineRule="auto"/>
        <w:ind w:left="1080"/>
        <w:rPr>
          <w:ins w:author="Vaught, Jacob" w:date="2023-12-08T20:45:00Z" w:id="225"/>
          <w:rFonts w:ascii="Times New Roman" w:hAnsi="Times New Roman" w:eastAsia="Calibri" w:cs="Times New Roman"/>
          <w:kern w:val="2"/>
          <w14:ligatures w14:val="standardContextual"/>
          <w:rPrChange w:author="Vaught, Jacob" w:date="2023-12-08T20:45:00Z" w:id="226">
            <w:rPr>
              <w:ins w:author="Vaught, Jacob" w:date="2023-12-08T20:45:00Z" w:id="227"/>
              <w:rFonts w:ascii="Calibri" w:hAnsi="Calibri" w:eastAsia="Calibri" w:cs="Times New Roman"/>
              <w:kern w:val="2"/>
              <w14:ligatures w14:val="standardContextual"/>
            </w:rPr>
          </w:rPrChange>
        </w:rPr>
        <w:pPrChange w:author="Vaught, Jacob" w:date="2023-12-08T21:21:00Z" w:id="228">
          <w:pPr>
            <w:numPr>
              <w:ilvl w:val="1"/>
              <w:numId w:val="7"/>
            </w:numPr>
            <w:tabs>
              <w:tab w:val="num" w:pos="1440"/>
            </w:tabs>
            <w:spacing w:after="0" w:line="240" w:lineRule="auto"/>
            <w:ind w:left="1440" w:hanging="360"/>
          </w:pPr>
        </w:pPrChange>
      </w:pPr>
      <w:ins w:author="Vaught, Jacob" w:date="2023-12-08T20:45:00Z" w:id="229">
        <w:r w:rsidRPr="00932E42">
          <w:rPr>
            <w:rFonts w:ascii="Times New Roman" w:hAnsi="Times New Roman" w:eastAsia="Calibri" w:cs="Times New Roman"/>
            <w:kern w:val="2"/>
            <w14:ligatures w14:val="standardContextual"/>
            <w:rPrChange w:author="Vaught, Jacob" w:date="2023-12-08T20:45:00Z" w:id="230">
              <w:rPr>
                <w:rFonts w:ascii="Calibri" w:hAnsi="Calibri" w:eastAsia="Calibri" w:cs="Times New Roman"/>
                <w:kern w:val="2"/>
                <w14:ligatures w14:val="standardContextual"/>
              </w:rPr>
            </w:rPrChange>
          </w:rPr>
          <w:t>Conduct a thorough inspection of all accessible circuits before activating the vehicle.</w:t>
        </w:r>
      </w:ins>
    </w:p>
    <w:p w:rsidRPr="00932E42" w:rsidR="00932E42" w:rsidRDefault="00932E42" w14:paraId="356FAAD9" w14:textId="77777777">
      <w:pPr>
        <w:numPr>
          <w:ilvl w:val="1"/>
          <w:numId w:val="7"/>
        </w:numPr>
        <w:tabs>
          <w:tab w:val="clear" w:pos="1440"/>
          <w:tab w:val="num" w:pos="1080"/>
        </w:tabs>
        <w:spacing w:after="0" w:line="240" w:lineRule="auto"/>
        <w:ind w:left="1080"/>
        <w:rPr>
          <w:ins w:author="Vaught, Jacob" w:date="2023-12-08T20:45:00Z" w:id="231"/>
          <w:rFonts w:ascii="Times New Roman" w:hAnsi="Times New Roman" w:eastAsia="Calibri" w:cs="Times New Roman"/>
          <w:kern w:val="2"/>
          <w14:ligatures w14:val="standardContextual"/>
          <w:rPrChange w:author="Vaught, Jacob" w:date="2023-12-08T20:45:00Z" w:id="232">
            <w:rPr>
              <w:ins w:author="Vaught, Jacob" w:date="2023-12-08T20:45:00Z" w:id="233"/>
              <w:rFonts w:ascii="Calibri" w:hAnsi="Calibri" w:eastAsia="Calibri" w:cs="Times New Roman"/>
              <w:kern w:val="2"/>
              <w14:ligatures w14:val="standardContextual"/>
            </w:rPr>
          </w:rPrChange>
        </w:rPr>
        <w:pPrChange w:author="Vaught, Jacob" w:date="2023-12-08T21:21:00Z" w:id="234">
          <w:pPr>
            <w:numPr>
              <w:ilvl w:val="1"/>
              <w:numId w:val="7"/>
            </w:numPr>
            <w:tabs>
              <w:tab w:val="num" w:pos="1440"/>
            </w:tabs>
            <w:spacing w:after="0" w:line="240" w:lineRule="auto"/>
            <w:ind w:left="1440" w:hanging="360"/>
          </w:pPr>
        </w:pPrChange>
      </w:pPr>
      <w:ins w:author="Vaught, Jacob" w:date="2023-12-08T20:45:00Z" w:id="235">
        <w:r w:rsidRPr="00932E42">
          <w:rPr>
            <w:rFonts w:ascii="Times New Roman" w:hAnsi="Times New Roman" w:eastAsia="Calibri" w:cs="Times New Roman"/>
            <w:kern w:val="2"/>
            <w14:ligatures w14:val="standardContextual"/>
            <w:rPrChange w:author="Vaught, Jacob" w:date="2023-12-08T20:45:00Z" w:id="236">
              <w:rPr>
                <w:rFonts w:ascii="Calibri" w:hAnsi="Calibri" w:eastAsia="Calibri" w:cs="Times New Roman"/>
                <w:kern w:val="2"/>
                <w14:ligatures w14:val="standardContextual"/>
              </w:rPr>
            </w:rPrChange>
          </w:rPr>
          <w:t>Ensure no components are detached, loose, or missing.</w:t>
        </w:r>
      </w:ins>
    </w:p>
    <w:p w:rsidRPr="00932E42" w:rsidR="00932E42" w:rsidRDefault="00932E42" w14:paraId="17FA0626" w14:textId="77777777">
      <w:pPr>
        <w:numPr>
          <w:ilvl w:val="1"/>
          <w:numId w:val="7"/>
        </w:numPr>
        <w:tabs>
          <w:tab w:val="clear" w:pos="1440"/>
          <w:tab w:val="num" w:pos="1080"/>
        </w:tabs>
        <w:spacing w:after="0" w:line="240" w:lineRule="auto"/>
        <w:ind w:left="1080"/>
        <w:rPr>
          <w:ins w:author="Vaught, Jacob" w:date="2023-12-08T20:45:00Z" w:id="237"/>
          <w:rFonts w:ascii="Times New Roman" w:hAnsi="Times New Roman" w:eastAsia="Calibri" w:cs="Times New Roman"/>
          <w:kern w:val="2"/>
          <w14:ligatures w14:val="standardContextual"/>
          <w:rPrChange w:author="Vaught, Jacob" w:date="2023-12-08T20:45:00Z" w:id="238">
            <w:rPr>
              <w:ins w:author="Vaught, Jacob" w:date="2023-12-08T20:45:00Z" w:id="239"/>
              <w:rFonts w:ascii="Calibri" w:hAnsi="Calibri" w:eastAsia="Calibri" w:cs="Times New Roman"/>
              <w:kern w:val="2"/>
              <w14:ligatures w14:val="standardContextual"/>
            </w:rPr>
          </w:rPrChange>
        </w:rPr>
        <w:pPrChange w:author="Vaught, Jacob" w:date="2023-12-08T21:21:00Z" w:id="240">
          <w:pPr>
            <w:numPr>
              <w:ilvl w:val="1"/>
              <w:numId w:val="7"/>
            </w:numPr>
            <w:tabs>
              <w:tab w:val="num" w:pos="1440"/>
            </w:tabs>
            <w:spacing w:after="0" w:line="240" w:lineRule="auto"/>
            <w:ind w:left="1440" w:hanging="360"/>
          </w:pPr>
        </w:pPrChange>
      </w:pPr>
      <w:ins w:author="Vaught, Jacob" w:date="2023-12-08T20:45:00Z" w:id="241">
        <w:r w:rsidRPr="00932E42">
          <w:rPr>
            <w:rFonts w:ascii="Times New Roman" w:hAnsi="Times New Roman" w:eastAsia="Calibri" w:cs="Times New Roman"/>
            <w:kern w:val="2"/>
            <w14:ligatures w14:val="standardContextual"/>
            <w:rPrChange w:author="Vaught, Jacob" w:date="2023-12-08T20:45:00Z" w:id="242">
              <w:rPr>
                <w:rFonts w:ascii="Calibri" w:hAnsi="Calibri" w:eastAsia="Calibri" w:cs="Times New Roman"/>
                <w:kern w:val="2"/>
                <w14:ligatures w14:val="standardContextual"/>
              </w:rPr>
            </w:rPrChange>
          </w:rPr>
          <w:t>Resolve any irregularities to prevent damage.</w:t>
        </w:r>
      </w:ins>
    </w:p>
    <w:p w:rsidRPr="00932E42" w:rsidR="00932E42" w:rsidRDefault="00932E42" w14:paraId="6DCAA5EF" w14:textId="77777777">
      <w:pPr>
        <w:numPr>
          <w:ilvl w:val="1"/>
          <w:numId w:val="7"/>
        </w:numPr>
        <w:tabs>
          <w:tab w:val="clear" w:pos="1440"/>
          <w:tab w:val="num" w:pos="1080"/>
        </w:tabs>
        <w:spacing w:after="0" w:line="240" w:lineRule="auto"/>
        <w:ind w:left="1080"/>
        <w:rPr>
          <w:ins w:author="Vaught, Jacob" w:date="2023-12-08T20:45:00Z" w:id="243"/>
          <w:rFonts w:ascii="Times New Roman" w:hAnsi="Times New Roman" w:eastAsia="Calibri" w:cs="Times New Roman"/>
          <w:kern w:val="2"/>
          <w14:ligatures w14:val="standardContextual"/>
          <w:rPrChange w:author="Vaught, Jacob" w:date="2023-12-08T20:45:00Z" w:id="244">
            <w:rPr>
              <w:ins w:author="Vaught, Jacob" w:date="2023-12-08T20:45:00Z" w:id="245"/>
              <w:rFonts w:ascii="Calibri" w:hAnsi="Calibri" w:eastAsia="Calibri" w:cs="Times New Roman"/>
              <w:kern w:val="2"/>
              <w14:ligatures w14:val="standardContextual"/>
            </w:rPr>
          </w:rPrChange>
        </w:rPr>
        <w:pPrChange w:author="Vaught, Jacob" w:date="2023-12-08T21:21:00Z" w:id="246">
          <w:pPr>
            <w:numPr>
              <w:ilvl w:val="1"/>
              <w:numId w:val="7"/>
            </w:numPr>
            <w:tabs>
              <w:tab w:val="num" w:pos="1440"/>
            </w:tabs>
            <w:spacing w:after="0" w:line="240" w:lineRule="auto"/>
            <w:ind w:left="1440" w:hanging="360"/>
          </w:pPr>
        </w:pPrChange>
      </w:pPr>
      <w:ins w:author="Vaught, Jacob" w:date="2023-12-08T20:45:00Z" w:id="247">
        <w:r w:rsidRPr="00932E42">
          <w:rPr>
            <w:rFonts w:ascii="Times New Roman" w:hAnsi="Times New Roman" w:eastAsia="Calibri" w:cs="Times New Roman"/>
            <w:kern w:val="2"/>
            <w14:ligatures w14:val="standardContextual"/>
            <w:rPrChange w:author="Vaught, Jacob" w:date="2023-12-08T20:45:00Z" w:id="248">
              <w:rPr>
                <w:rFonts w:ascii="Calibri" w:hAnsi="Calibri" w:eastAsia="Calibri" w:cs="Times New Roman"/>
                <w:kern w:val="2"/>
                <w14:ligatures w14:val="standardContextual"/>
              </w:rPr>
            </w:rPrChange>
          </w:rPr>
          <w:t xml:space="preserve">Areas to check: </w:t>
        </w:r>
      </w:ins>
    </w:p>
    <w:p w:rsidRPr="00932E42" w:rsidR="00932E42" w:rsidRDefault="00932E42" w14:paraId="124CC2A1" w14:textId="77777777">
      <w:pPr>
        <w:numPr>
          <w:ilvl w:val="0"/>
          <w:numId w:val="8"/>
        </w:numPr>
        <w:spacing w:after="0" w:line="240" w:lineRule="auto"/>
        <w:ind w:left="1440"/>
        <w:contextualSpacing/>
        <w:rPr>
          <w:ins w:author="Vaught, Jacob" w:date="2023-12-08T20:45:00Z" w:id="249"/>
          <w:rFonts w:ascii="Times New Roman" w:hAnsi="Times New Roman" w:eastAsia="Calibri" w:cs="Times New Roman"/>
          <w:rPrChange w:author="Vaught, Jacob" w:date="2023-12-08T20:45:00Z" w:id="250">
            <w:rPr>
              <w:ins w:author="Vaught, Jacob" w:date="2023-12-08T20:45:00Z" w:id="251"/>
              <w:rFonts w:ascii="Calibri" w:hAnsi="Calibri" w:eastAsia="Calibri" w:cs="Times New Roman"/>
            </w:rPr>
          </w:rPrChange>
        </w:rPr>
        <w:pPrChange w:author="Vaught, Jacob" w:date="2023-12-08T21:21:00Z" w:id="252">
          <w:pPr>
            <w:numPr>
              <w:numId w:val="8"/>
            </w:numPr>
            <w:spacing w:after="0" w:line="240" w:lineRule="auto"/>
            <w:ind w:left="1800" w:hanging="360"/>
            <w:contextualSpacing/>
          </w:pPr>
        </w:pPrChange>
      </w:pPr>
      <w:ins w:author="Vaught, Jacob" w:date="2023-12-08T20:45:00Z" w:id="253">
        <w:r w:rsidRPr="00932E42">
          <w:rPr>
            <w:rFonts w:ascii="Times New Roman" w:hAnsi="Times New Roman" w:eastAsia="Calibri" w:cs="Times New Roman"/>
            <w:rPrChange w:author="Vaught, Jacob" w:date="2023-12-08T20:45:00Z" w:id="254">
              <w:rPr>
                <w:rFonts w:ascii="Calibri" w:hAnsi="Calibri" w:eastAsia="Calibri" w:cs="Times New Roman"/>
              </w:rPr>
            </w:rPrChange>
          </w:rPr>
          <w:t xml:space="preserve">Battery cable integrity. </w:t>
        </w:r>
      </w:ins>
    </w:p>
    <w:p w:rsidRPr="00932E42" w:rsidR="00932E42" w:rsidRDefault="00932E42" w14:paraId="25D35742" w14:textId="77777777">
      <w:pPr>
        <w:numPr>
          <w:ilvl w:val="0"/>
          <w:numId w:val="8"/>
        </w:numPr>
        <w:spacing w:after="0" w:line="240" w:lineRule="auto"/>
        <w:ind w:left="1440"/>
        <w:contextualSpacing/>
        <w:rPr>
          <w:ins w:author="Vaught, Jacob" w:date="2023-12-08T20:45:00Z" w:id="255"/>
          <w:rFonts w:ascii="Times New Roman" w:hAnsi="Times New Roman" w:eastAsia="Calibri" w:cs="Times New Roman"/>
          <w:rPrChange w:author="Vaught, Jacob" w:date="2023-12-08T20:45:00Z" w:id="256">
            <w:rPr>
              <w:ins w:author="Vaught, Jacob" w:date="2023-12-08T20:45:00Z" w:id="257"/>
              <w:rFonts w:ascii="Calibri" w:hAnsi="Calibri" w:eastAsia="Calibri" w:cs="Times New Roman"/>
            </w:rPr>
          </w:rPrChange>
        </w:rPr>
        <w:pPrChange w:author="Vaught, Jacob" w:date="2023-12-08T21:21:00Z" w:id="258">
          <w:pPr>
            <w:numPr>
              <w:numId w:val="8"/>
            </w:numPr>
            <w:spacing w:after="0" w:line="240" w:lineRule="auto"/>
            <w:ind w:left="1800" w:hanging="360"/>
            <w:contextualSpacing/>
          </w:pPr>
        </w:pPrChange>
      </w:pPr>
      <w:ins w:author="Vaught, Jacob" w:date="2023-12-08T20:45:00Z" w:id="259">
        <w:r w:rsidRPr="00932E42">
          <w:rPr>
            <w:rFonts w:ascii="Times New Roman" w:hAnsi="Times New Roman" w:eastAsia="Calibri" w:cs="Times New Roman"/>
            <w:rPrChange w:author="Vaught, Jacob" w:date="2023-12-08T20:45:00Z" w:id="260">
              <w:rPr>
                <w:rFonts w:ascii="Calibri" w:hAnsi="Calibri" w:eastAsia="Calibri" w:cs="Times New Roman"/>
              </w:rPr>
            </w:rPrChange>
          </w:rPr>
          <w:t xml:space="preserve">Solder connections. </w:t>
        </w:r>
      </w:ins>
    </w:p>
    <w:p w:rsidRPr="00932E42" w:rsidR="00932E42" w:rsidRDefault="00932E42" w14:paraId="37C73E5E" w14:textId="77777777">
      <w:pPr>
        <w:numPr>
          <w:ilvl w:val="0"/>
          <w:numId w:val="8"/>
        </w:numPr>
        <w:spacing w:after="0" w:line="240" w:lineRule="auto"/>
        <w:ind w:left="1440"/>
        <w:contextualSpacing/>
        <w:rPr>
          <w:ins w:author="Vaught, Jacob" w:date="2023-12-08T20:45:00Z" w:id="261"/>
          <w:rFonts w:ascii="Times New Roman" w:hAnsi="Times New Roman" w:eastAsia="Calibri" w:cs="Times New Roman"/>
          <w:rPrChange w:author="Vaught, Jacob" w:date="2023-12-08T20:45:00Z" w:id="262">
            <w:rPr>
              <w:ins w:author="Vaught, Jacob" w:date="2023-12-08T20:45:00Z" w:id="263"/>
              <w:rFonts w:ascii="Calibri" w:hAnsi="Calibri" w:eastAsia="Calibri" w:cs="Times New Roman"/>
            </w:rPr>
          </w:rPrChange>
        </w:rPr>
        <w:pPrChange w:author="Vaught, Jacob" w:date="2023-12-08T21:21:00Z" w:id="264">
          <w:pPr>
            <w:numPr>
              <w:numId w:val="8"/>
            </w:numPr>
            <w:spacing w:after="0" w:line="240" w:lineRule="auto"/>
            <w:ind w:left="1800" w:hanging="360"/>
            <w:contextualSpacing/>
          </w:pPr>
        </w:pPrChange>
      </w:pPr>
      <w:ins w:author="Vaught, Jacob" w:date="2023-12-08T20:45:00Z" w:id="265">
        <w:r w:rsidRPr="00932E42">
          <w:rPr>
            <w:rFonts w:ascii="Times New Roman" w:hAnsi="Times New Roman" w:eastAsia="Calibri" w:cs="Times New Roman"/>
            <w:rPrChange w:author="Vaught, Jacob" w:date="2023-12-08T20:45:00Z" w:id="266">
              <w:rPr>
                <w:rFonts w:ascii="Calibri" w:hAnsi="Calibri" w:eastAsia="Calibri" w:cs="Times New Roman"/>
              </w:rPr>
            </w:rPrChange>
          </w:rPr>
          <w:t xml:space="preserve">Breadboard connection security. </w:t>
        </w:r>
      </w:ins>
    </w:p>
    <w:p w:rsidRPr="00932E42" w:rsidR="00932E42" w:rsidRDefault="00932E42" w14:paraId="71B0693F" w14:textId="77777777">
      <w:pPr>
        <w:numPr>
          <w:ilvl w:val="0"/>
          <w:numId w:val="8"/>
        </w:numPr>
        <w:spacing w:after="0" w:line="240" w:lineRule="auto"/>
        <w:ind w:left="1440"/>
        <w:contextualSpacing/>
        <w:rPr>
          <w:ins w:author="Vaught, Jacob" w:date="2023-12-08T20:45:00Z" w:id="267"/>
          <w:rFonts w:ascii="Times New Roman" w:hAnsi="Times New Roman" w:eastAsia="Calibri" w:cs="Times New Roman"/>
          <w:rPrChange w:author="Vaught, Jacob" w:date="2023-12-08T20:45:00Z" w:id="268">
            <w:rPr>
              <w:ins w:author="Vaught, Jacob" w:date="2023-12-08T20:45:00Z" w:id="269"/>
              <w:rFonts w:ascii="Calibri" w:hAnsi="Calibri" w:eastAsia="Calibri" w:cs="Times New Roman"/>
            </w:rPr>
          </w:rPrChange>
        </w:rPr>
        <w:pPrChange w:author="Vaught, Jacob" w:date="2023-12-08T21:21:00Z" w:id="270">
          <w:pPr>
            <w:numPr>
              <w:numId w:val="8"/>
            </w:numPr>
            <w:spacing w:after="0" w:line="240" w:lineRule="auto"/>
            <w:ind w:left="1800" w:hanging="360"/>
            <w:contextualSpacing/>
          </w:pPr>
        </w:pPrChange>
      </w:pPr>
      <w:ins w:author="Vaught, Jacob" w:date="2023-12-08T20:45:00Z" w:id="271">
        <w:r w:rsidRPr="00932E42">
          <w:rPr>
            <w:rFonts w:ascii="Times New Roman" w:hAnsi="Times New Roman" w:eastAsia="Calibri" w:cs="Times New Roman"/>
            <w:rPrChange w:author="Vaught, Jacob" w:date="2023-12-08T20:45:00Z" w:id="272">
              <w:rPr>
                <w:rFonts w:ascii="Calibri" w:hAnsi="Calibri" w:eastAsia="Calibri" w:cs="Times New Roman"/>
              </w:rPr>
            </w:rPrChange>
          </w:rPr>
          <w:t>Placement of integrated circuits (ICs).</w:t>
        </w:r>
      </w:ins>
    </w:p>
    <w:p w:rsidRPr="00932E42" w:rsidR="00932E42" w:rsidRDefault="00932E42" w14:paraId="17C29292" w14:textId="77777777">
      <w:pPr>
        <w:numPr>
          <w:ilvl w:val="0"/>
          <w:numId w:val="8"/>
        </w:numPr>
        <w:spacing w:after="0" w:line="240" w:lineRule="auto"/>
        <w:ind w:left="1440"/>
        <w:contextualSpacing/>
        <w:rPr>
          <w:ins w:author="Vaught, Jacob" w:date="2023-12-08T20:45:00Z" w:id="273"/>
          <w:rFonts w:ascii="Times New Roman" w:hAnsi="Times New Roman" w:eastAsia="Calibri" w:cs="Times New Roman"/>
          <w:rPrChange w:author="Vaught, Jacob" w:date="2023-12-08T20:45:00Z" w:id="274">
            <w:rPr>
              <w:ins w:author="Vaught, Jacob" w:date="2023-12-08T20:45:00Z" w:id="275"/>
              <w:rFonts w:ascii="Calibri" w:hAnsi="Calibri" w:eastAsia="Calibri" w:cs="Times New Roman"/>
            </w:rPr>
          </w:rPrChange>
        </w:rPr>
        <w:pPrChange w:author="Vaught, Jacob" w:date="2023-12-08T21:21:00Z" w:id="276">
          <w:pPr>
            <w:numPr>
              <w:numId w:val="8"/>
            </w:numPr>
            <w:spacing w:after="0" w:line="240" w:lineRule="auto"/>
            <w:ind w:left="1800" w:hanging="360"/>
            <w:contextualSpacing/>
          </w:pPr>
        </w:pPrChange>
      </w:pPr>
      <w:ins w:author="Vaught, Jacob" w:date="2023-12-08T20:45:00Z" w:id="277">
        <w:r w:rsidRPr="00932E42">
          <w:rPr>
            <w:rFonts w:ascii="Times New Roman" w:hAnsi="Times New Roman" w:eastAsia="Calibri" w:cs="Times New Roman"/>
            <w:rPrChange w:author="Vaught, Jacob" w:date="2023-12-08T20:45:00Z" w:id="278">
              <w:rPr>
                <w:rFonts w:ascii="Calibri" w:hAnsi="Calibri" w:eastAsia="Calibri" w:cs="Times New Roman"/>
              </w:rPr>
            </w:rPrChange>
          </w:rPr>
          <w:t xml:space="preserve">Exposure of wire contacts. </w:t>
        </w:r>
      </w:ins>
    </w:p>
    <w:p w:rsidRPr="00932E42" w:rsidR="00932E42" w:rsidRDefault="00932E42" w14:paraId="1E7DA81C" w14:textId="77777777">
      <w:pPr>
        <w:numPr>
          <w:ilvl w:val="0"/>
          <w:numId w:val="8"/>
        </w:numPr>
        <w:spacing w:after="0" w:line="240" w:lineRule="auto"/>
        <w:ind w:left="1440"/>
        <w:contextualSpacing/>
        <w:rPr>
          <w:ins w:author="Vaught, Jacob" w:date="2023-12-08T20:45:00Z" w:id="279"/>
          <w:rFonts w:ascii="Times New Roman" w:hAnsi="Times New Roman" w:eastAsia="Calibri" w:cs="Times New Roman"/>
          <w:rPrChange w:author="Vaught, Jacob" w:date="2023-12-08T20:45:00Z" w:id="280">
            <w:rPr>
              <w:ins w:author="Vaught, Jacob" w:date="2023-12-08T20:45:00Z" w:id="281"/>
              <w:rFonts w:ascii="Calibri" w:hAnsi="Calibri" w:eastAsia="Calibri" w:cs="Times New Roman"/>
            </w:rPr>
          </w:rPrChange>
        </w:rPr>
        <w:pPrChange w:author="Vaught, Jacob" w:date="2023-12-08T21:21:00Z" w:id="282">
          <w:pPr>
            <w:numPr>
              <w:numId w:val="8"/>
            </w:numPr>
            <w:spacing w:after="0" w:line="240" w:lineRule="auto"/>
            <w:ind w:left="1800" w:hanging="360"/>
            <w:contextualSpacing/>
          </w:pPr>
        </w:pPrChange>
      </w:pPr>
      <w:ins w:author="Vaught, Jacob" w:date="2023-12-08T20:45:00Z" w:id="283">
        <w:r w:rsidRPr="00932E42">
          <w:rPr>
            <w:rFonts w:ascii="Times New Roman" w:hAnsi="Times New Roman" w:eastAsia="Calibri" w:cs="Times New Roman"/>
            <w:rPrChange w:author="Vaught, Jacob" w:date="2023-12-08T20:45:00Z" w:id="284">
              <w:rPr>
                <w:rFonts w:ascii="Calibri" w:hAnsi="Calibri" w:eastAsia="Calibri" w:cs="Times New Roman"/>
              </w:rPr>
            </w:rPrChange>
          </w:rPr>
          <w:t xml:space="preserve">Signs of wire melting. </w:t>
        </w:r>
      </w:ins>
    </w:p>
    <w:p w:rsidR="00932E42" w:rsidP="009C3396" w:rsidRDefault="00932E42" w14:paraId="55A6EF12" w14:textId="77777777">
      <w:pPr>
        <w:numPr>
          <w:ilvl w:val="0"/>
          <w:numId w:val="8"/>
        </w:numPr>
        <w:spacing w:after="0" w:line="240" w:lineRule="auto"/>
        <w:ind w:left="1440"/>
        <w:contextualSpacing/>
        <w:rPr>
          <w:ins w:author="Vaught, Jacob" w:date="2023-12-08T23:08:00Z" w:id="285"/>
          <w:rFonts w:ascii="Times New Roman" w:hAnsi="Times New Roman" w:eastAsia="Calibri" w:cs="Times New Roman"/>
        </w:rPr>
      </w:pPr>
      <w:ins w:author="Vaught, Jacob" w:date="2023-12-08T20:45:00Z" w:id="286">
        <w:r w:rsidRPr="00932E42">
          <w:rPr>
            <w:rFonts w:ascii="Times New Roman" w:hAnsi="Times New Roman" w:eastAsia="Calibri" w:cs="Times New Roman"/>
            <w:rPrChange w:author="Vaught, Jacob" w:date="2023-12-08T20:45:00Z" w:id="287">
              <w:rPr>
                <w:rFonts w:ascii="Calibri" w:hAnsi="Calibri" w:eastAsia="Calibri" w:cs="Times New Roman"/>
              </w:rPr>
            </w:rPrChange>
          </w:rPr>
          <w:t xml:space="preserve">Other visible physical </w:t>
        </w:r>
        <w:proofErr w:type="gramStart"/>
        <w:r w:rsidRPr="00932E42">
          <w:rPr>
            <w:rFonts w:ascii="Times New Roman" w:hAnsi="Times New Roman" w:eastAsia="Calibri" w:cs="Times New Roman"/>
            <w:rPrChange w:author="Vaught, Jacob" w:date="2023-12-08T20:45:00Z" w:id="288">
              <w:rPr>
                <w:rFonts w:ascii="Calibri" w:hAnsi="Calibri" w:eastAsia="Calibri" w:cs="Times New Roman"/>
              </w:rPr>
            </w:rPrChange>
          </w:rPr>
          <w:t>damages</w:t>
        </w:r>
        <w:proofErr w:type="gramEnd"/>
        <w:r w:rsidRPr="00932E42">
          <w:rPr>
            <w:rFonts w:ascii="Times New Roman" w:hAnsi="Times New Roman" w:eastAsia="Calibri" w:cs="Times New Roman"/>
            <w:rPrChange w:author="Vaught, Jacob" w:date="2023-12-08T20:45:00Z" w:id="289">
              <w:rPr>
                <w:rFonts w:ascii="Calibri" w:hAnsi="Calibri" w:eastAsia="Calibri" w:cs="Times New Roman"/>
              </w:rPr>
            </w:rPrChange>
          </w:rPr>
          <w:t>.</w:t>
        </w:r>
      </w:ins>
    </w:p>
    <w:p w:rsidRPr="00932E42" w:rsidR="00301CD5" w:rsidRDefault="00301CD5" w14:paraId="48A72887" w14:textId="77777777">
      <w:pPr>
        <w:spacing w:after="0" w:line="240" w:lineRule="auto"/>
        <w:ind w:left="1440"/>
        <w:contextualSpacing/>
        <w:rPr>
          <w:ins w:author="Vaught, Jacob" w:date="2023-12-08T20:45:00Z" w:id="290"/>
          <w:rFonts w:ascii="Times New Roman" w:hAnsi="Times New Roman" w:eastAsia="Calibri" w:cs="Times New Roman"/>
          <w:rPrChange w:author="Vaught, Jacob" w:date="2023-12-08T20:45:00Z" w:id="291">
            <w:rPr>
              <w:ins w:author="Vaught, Jacob" w:date="2023-12-08T20:45:00Z" w:id="292"/>
              <w:rFonts w:ascii="Calibri" w:hAnsi="Calibri" w:eastAsia="Calibri" w:cs="Times New Roman"/>
            </w:rPr>
          </w:rPrChange>
        </w:rPr>
        <w:pPrChange w:author="Vaught, Jacob" w:date="2023-12-08T23:08:00Z" w:id="293">
          <w:pPr>
            <w:numPr>
              <w:numId w:val="8"/>
            </w:numPr>
            <w:spacing w:after="0" w:line="240" w:lineRule="auto"/>
            <w:ind w:left="1800" w:hanging="360"/>
            <w:contextualSpacing/>
          </w:pPr>
        </w:pPrChange>
      </w:pPr>
    </w:p>
    <w:p w:rsidRPr="00932E42" w:rsidR="00932E42" w:rsidRDefault="00932E42" w14:paraId="002E6886" w14:textId="77777777">
      <w:pPr>
        <w:numPr>
          <w:ilvl w:val="0"/>
          <w:numId w:val="7"/>
        </w:numPr>
        <w:tabs>
          <w:tab w:val="clear" w:pos="720"/>
          <w:tab w:val="num" w:pos="360"/>
        </w:tabs>
        <w:spacing w:after="0" w:line="240" w:lineRule="auto"/>
        <w:ind w:left="360"/>
        <w:rPr>
          <w:ins w:author="Vaught, Jacob" w:date="2023-12-08T20:45:00Z" w:id="294"/>
          <w:rFonts w:ascii="Times New Roman" w:hAnsi="Times New Roman" w:eastAsia="Calibri" w:cs="Times New Roman"/>
          <w:kern w:val="2"/>
          <w14:ligatures w14:val="standardContextual"/>
          <w:rPrChange w:author="Vaught, Jacob" w:date="2023-12-08T20:45:00Z" w:id="295">
            <w:rPr>
              <w:ins w:author="Vaught, Jacob" w:date="2023-12-08T20:45:00Z" w:id="296"/>
              <w:rFonts w:ascii="Calibri" w:hAnsi="Calibri" w:eastAsia="Calibri" w:cs="Times New Roman"/>
              <w:kern w:val="2"/>
              <w14:ligatures w14:val="standardContextual"/>
            </w:rPr>
          </w:rPrChange>
        </w:rPr>
        <w:pPrChange w:author="Vaught, Jacob" w:date="2023-12-08T21:21:00Z" w:id="297">
          <w:pPr>
            <w:numPr>
              <w:numId w:val="7"/>
            </w:numPr>
            <w:tabs>
              <w:tab w:val="num" w:pos="720"/>
            </w:tabs>
            <w:spacing w:after="0" w:line="240" w:lineRule="auto"/>
            <w:ind w:left="720" w:hanging="360"/>
          </w:pPr>
        </w:pPrChange>
      </w:pPr>
      <w:ins w:author="Vaught, Jacob" w:date="2023-12-08T20:45:00Z" w:id="298">
        <w:r w:rsidRPr="00932E42">
          <w:rPr>
            <w:rFonts w:ascii="Times New Roman" w:hAnsi="Times New Roman" w:eastAsia="Calibri" w:cs="Times New Roman"/>
            <w:b/>
            <w:bCs/>
            <w:kern w:val="2"/>
            <w14:ligatures w14:val="standardContextual"/>
            <w:rPrChange w:author="Vaught, Jacob" w:date="2023-12-08T20:45:00Z" w:id="299">
              <w:rPr>
                <w:rFonts w:ascii="Calibri" w:hAnsi="Calibri" w:eastAsia="Calibri" w:cs="Times New Roman"/>
                <w:b/>
                <w:bCs/>
                <w:kern w:val="2"/>
                <w14:ligatures w14:val="standardContextual"/>
              </w:rPr>
            </w:rPrChange>
          </w:rPr>
          <w:t>Activating the Vehicle:</w:t>
        </w:r>
      </w:ins>
    </w:p>
    <w:p w:rsidRPr="00932E42" w:rsidR="00932E42" w:rsidRDefault="00932E42" w14:paraId="0F6C8E23" w14:textId="77777777">
      <w:pPr>
        <w:numPr>
          <w:ilvl w:val="1"/>
          <w:numId w:val="7"/>
        </w:numPr>
        <w:tabs>
          <w:tab w:val="clear" w:pos="1440"/>
          <w:tab w:val="num" w:pos="1080"/>
        </w:tabs>
        <w:spacing w:after="0" w:line="240" w:lineRule="auto"/>
        <w:ind w:left="1080"/>
        <w:rPr>
          <w:ins w:author="Vaught, Jacob" w:date="2023-12-08T20:45:00Z" w:id="300"/>
          <w:rFonts w:ascii="Times New Roman" w:hAnsi="Times New Roman" w:eastAsia="Calibri" w:cs="Times New Roman"/>
          <w:kern w:val="2"/>
          <w14:ligatures w14:val="standardContextual"/>
          <w:rPrChange w:author="Vaught, Jacob" w:date="2023-12-08T20:45:00Z" w:id="301">
            <w:rPr>
              <w:ins w:author="Vaught, Jacob" w:date="2023-12-08T20:45:00Z" w:id="302"/>
              <w:rFonts w:ascii="Calibri" w:hAnsi="Calibri" w:eastAsia="Calibri" w:cs="Times New Roman"/>
              <w:kern w:val="2"/>
              <w14:ligatures w14:val="standardContextual"/>
            </w:rPr>
          </w:rPrChange>
        </w:rPr>
        <w:pPrChange w:author="Vaught, Jacob" w:date="2023-12-08T21:21:00Z" w:id="303">
          <w:pPr>
            <w:numPr>
              <w:ilvl w:val="1"/>
              <w:numId w:val="7"/>
            </w:numPr>
            <w:tabs>
              <w:tab w:val="num" w:pos="1440"/>
            </w:tabs>
            <w:spacing w:after="0" w:line="240" w:lineRule="auto"/>
            <w:ind w:left="1440" w:hanging="360"/>
          </w:pPr>
        </w:pPrChange>
      </w:pPr>
      <w:ins w:author="Vaught, Jacob" w:date="2023-12-08T20:45:00Z" w:id="304">
        <w:r w:rsidRPr="00932E42">
          <w:rPr>
            <w:rFonts w:ascii="Times New Roman" w:hAnsi="Times New Roman" w:eastAsia="Calibri" w:cs="Times New Roman"/>
            <w:kern w:val="2"/>
            <w14:ligatures w14:val="standardContextual"/>
            <w:rPrChange w:author="Vaught, Jacob" w:date="2023-12-08T20:45:00Z" w:id="305">
              <w:rPr>
                <w:rFonts w:ascii="Calibri" w:hAnsi="Calibri" w:eastAsia="Calibri" w:cs="Times New Roman"/>
                <w:kern w:val="2"/>
                <w14:ligatures w14:val="standardContextual"/>
              </w:rPr>
            </w:rPrChange>
          </w:rPr>
          <w:t>Post-inspection, connect the two subsystems to the battery cable harness using the red polarized connectors.</w:t>
        </w:r>
      </w:ins>
    </w:p>
    <w:p w:rsidRPr="00932E42" w:rsidR="00932E42" w:rsidRDefault="00932E42" w14:paraId="529583B2" w14:textId="77777777">
      <w:pPr>
        <w:numPr>
          <w:ilvl w:val="1"/>
          <w:numId w:val="7"/>
        </w:numPr>
        <w:tabs>
          <w:tab w:val="clear" w:pos="1440"/>
          <w:tab w:val="num" w:pos="1080"/>
        </w:tabs>
        <w:spacing w:after="0" w:line="240" w:lineRule="auto"/>
        <w:ind w:left="1080"/>
        <w:rPr>
          <w:ins w:author="Vaught, Jacob" w:date="2023-12-08T20:45:00Z" w:id="306"/>
          <w:rFonts w:ascii="Times New Roman" w:hAnsi="Times New Roman" w:eastAsia="Calibri" w:cs="Times New Roman"/>
          <w:kern w:val="2"/>
          <w14:ligatures w14:val="standardContextual"/>
          <w:rPrChange w:author="Vaught, Jacob" w:date="2023-12-08T20:45:00Z" w:id="307">
            <w:rPr>
              <w:ins w:author="Vaught, Jacob" w:date="2023-12-08T20:45:00Z" w:id="308"/>
              <w:rFonts w:ascii="Calibri" w:hAnsi="Calibri" w:eastAsia="Calibri" w:cs="Times New Roman"/>
              <w:kern w:val="2"/>
              <w14:ligatures w14:val="standardContextual"/>
            </w:rPr>
          </w:rPrChange>
        </w:rPr>
        <w:pPrChange w:author="Vaught, Jacob" w:date="2023-12-08T21:21:00Z" w:id="309">
          <w:pPr>
            <w:numPr>
              <w:ilvl w:val="1"/>
              <w:numId w:val="7"/>
            </w:numPr>
            <w:tabs>
              <w:tab w:val="num" w:pos="1440"/>
            </w:tabs>
            <w:spacing w:after="0" w:line="240" w:lineRule="auto"/>
            <w:ind w:left="1440" w:hanging="360"/>
          </w:pPr>
        </w:pPrChange>
      </w:pPr>
      <w:ins w:author="Vaught, Jacob" w:date="2023-12-08T20:45:00Z" w:id="310">
        <w:r w:rsidRPr="00932E42">
          <w:rPr>
            <w:rFonts w:ascii="Times New Roman" w:hAnsi="Times New Roman" w:eastAsia="Calibri" w:cs="Times New Roman"/>
            <w:kern w:val="2"/>
            <w14:ligatures w14:val="standardContextual"/>
            <w:rPrChange w:author="Vaught, Jacob" w:date="2023-12-08T20:45:00Z" w:id="311">
              <w:rPr>
                <w:rFonts w:ascii="Calibri" w:hAnsi="Calibri" w:eastAsia="Calibri" w:cs="Times New Roman"/>
                <w:kern w:val="2"/>
                <w14:ligatures w14:val="standardContextual"/>
              </w:rPr>
            </w:rPrChange>
          </w:rPr>
          <w:t>Ensure the power switch is OFF, facing towards the battery solder joint.</w:t>
        </w:r>
      </w:ins>
    </w:p>
    <w:p w:rsidRPr="00932E42" w:rsidR="00932E42" w:rsidRDefault="00932E42" w14:paraId="4CEA2799" w14:textId="77777777">
      <w:pPr>
        <w:numPr>
          <w:ilvl w:val="1"/>
          <w:numId w:val="7"/>
        </w:numPr>
        <w:tabs>
          <w:tab w:val="clear" w:pos="1440"/>
          <w:tab w:val="num" w:pos="1080"/>
        </w:tabs>
        <w:spacing w:after="0" w:line="240" w:lineRule="auto"/>
        <w:ind w:left="1080"/>
        <w:rPr>
          <w:ins w:author="Vaught, Jacob" w:date="2023-12-08T20:45:00Z" w:id="312"/>
          <w:rFonts w:ascii="Times New Roman" w:hAnsi="Times New Roman" w:eastAsia="Calibri" w:cs="Times New Roman"/>
          <w:kern w:val="2"/>
          <w14:ligatures w14:val="standardContextual"/>
          <w:rPrChange w:author="Vaught, Jacob" w:date="2023-12-08T20:45:00Z" w:id="313">
            <w:rPr>
              <w:ins w:author="Vaught, Jacob" w:date="2023-12-08T20:45:00Z" w:id="314"/>
              <w:rFonts w:ascii="Calibri" w:hAnsi="Calibri" w:eastAsia="Calibri" w:cs="Times New Roman"/>
              <w:kern w:val="2"/>
              <w14:ligatures w14:val="standardContextual"/>
            </w:rPr>
          </w:rPrChange>
        </w:rPr>
        <w:pPrChange w:author="Vaught, Jacob" w:date="2023-12-08T21:21:00Z" w:id="315">
          <w:pPr>
            <w:numPr>
              <w:ilvl w:val="1"/>
              <w:numId w:val="7"/>
            </w:numPr>
            <w:tabs>
              <w:tab w:val="num" w:pos="1440"/>
            </w:tabs>
            <w:spacing w:after="0" w:line="240" w:lineRule="auto"/>
            <w:ind w:left="1440" w:hanging="360"/>
          </w:pPr>
        </w:pPrChange>
      </w:pPr>
      <w:ins w:author="Vaught, Jacob" w:date="2023-12-08T20:45:00Z" w:id="316">
        <w:r w:rsidRPr="00932E42">
          <w:rPr>
            <w:rFonts w:ascii="Times New Roman" w:hAnsi="Times New Roman" w:eastAsia="Calibri" w:cs="Times New Roman"/>
            <w:kern w:val="2"/>
            <w14:ligatures w14:val="standardContextual"/>
            <w:rPrChange w:author="Vaught, Jacob" w:date="2023-12-08T20:45:00Z" w:id="317">
              <w:rPr>
                <w:rFonts w:ascii="Calibri" w:hAnsi="Calibri" w:eastAsia="Calibri" w:cs="Times New Roman"/>
                <w:kern w:val="2"/>
                <w14:ligatures w14:val="standardContextual"/>
              </w:rPr>
            </w:rPrChange>
          </w:rPr>
          <w:t>Connect the battery using its XT-80 (yellow) connector.</w:t>
        </w:r>
      </w:ins>
    </w:p>
    <w:p w:rsidRPr="00932E42" w:rsidR="00932E42" w:rsidRDefault="00932E42" w14:paraId="4DFE0620" w14:textId="77777777">
      <w:pPr>
        <w:numPr>
          <w:ilvl w:val="1"/>
          <w:numId w:val="7"/>
        </w:numPr>
        <w:tabs>
          <w:tab w:val="clear" w:pos="1440"/>
          <w:tab w:val="num" w:pos="1080"/>
        </w:tabs>
        <w:spacing w:after="0" w:line="240" w:lineRule="auto"/>
        <w:ind w:left="1080"/>
        <w:rPr>
          <w:ins w:author="Vaught, Jacob" w:date="2023-12-08T20:45:00Z" w:id="318"/>
          <w:rFonts w:ascii="Times New Roman" w:hAnsi="Times New Roman" w:eastAsia="Calibri" w:cs="Times New Roman"/>
          <w:kern w:val="2"/>
          <w14:ligatures w14:val="standardContextual"/>
          <w:rPrChange w:author="Vaught, Jacob" w:date="2023-12-08T20:45:00Z" w:id="319">
            <w:rPr>
              <w:ins w:author="Vaught, Jacob" w:date="2023-12-08T20:45:00Z" w:id="320"/>
              <w:rFonts w:ascii="Calibri" w:hAnsi="Calibri" w:eastAsia="Calibri" w:cs="Times New Roman"/>
              <w:kern w:val="2"/>
              <w14:ligatures w14:val="standardContextual"/>
            </w:rPr>
          </w:rPrChange>
        </w:rPr>
        <w:pPrChange w:author="Vaught, Jacob" w:date="2023-12-08T21:21:00Z" w:id="321">
          <w:pPr>
            <w:numPr>
              <w:ilvl w:val="1"/>
              <w:numId w:val="7"/>
            </w:numPr>
            <w:tabs>
              <w:tab w:val="num" w:pos="1440"/>
            </w:tabs>
            <w:spacing w:after="0" w:line="240" w:lineRule="auto"/>
            <w:ind w:left="1440" w:hanging="360"/>
          </w:pPr>
        </w:pPrChange>
      </w:pPr>
      <w:ins w:author="Vaught, Jacob" w:date="2023-12-08T20:45:00Z" w:id="322">
        <w:r w:rsidRPr="00932E42">
          <w:rPr>
            <w:rFonts w:ascii="Times New Roman" w:hAnsi="Times New Roman" w:eastAsia="Calibri" w:cs="Times New Roman"/>
            <w:kern w:val="2"/>
            <w14:ligatures w14:val="standardContextual"/>
            <w:rPrChange w:author="Vaught, Jacob" w:date="2023-12-08T20:45:00Z" w:id="323">
              <w:rPr>
                <w:rFonts w:ascii="Calibri" w:hAnsi="Calibri" w:eastAsia="Calibri" w:cs="Times New Roman"/>
                <w:kern w:val="2"/>
                <w14:ligatures w14:val="standardContextual"/>
              </w:rPr>
            </w:rPrChange>
          </w:rPr>
          <w:t xml:space="preserve">Check the harness visually for proper functionality before </w:t>
        </w:r>
        <w:proofErr w:type="gramStart"/>
        <w:r w:rsidRPr="00932E42">
          <w:rPr>
            <w:rFonts w:ascii="Times New Roman" w:hAnsi="Times New Roman" w:eastAsia="Calibri" w:cs="Times New Roman"/>
            <w:kern w:val="2"/>
            <w14:ligatures w14:val="standardContextual"/>
            <w:rPrChange w:author="Vaught, Jacob" w:date="2023-12-08T20:45:00Z" w:id="324">
              <w:rPr>
                <w:rFonts w:ascii="Calibri" w:hAnsi="Calibri" w:eastAsia="Calibri" w:cs="Times New Roman"/>
                <w:kern w:val="2"/>
                <w14:ligatures w14:val="standardContextual"/>
              </w:rPr>
            </w:rPrChange>
          </w:rPr>
          <w:t>switching</w:t>
        </w:r>
        <w:proofErr w:type="gramEnd"/>
        <w:r w:rsidRPr="00932E42">
          <w:rPr>
            <w:rFonts w:ascii="Times New Roman" w:hAnsi="Times New Roman" w:eastAsia="Calibri" w:cs="Times New Roman"/>
            <w:kern w:val="2"/>
            <w14:ligatures w14:val="standardContextual"/>
            <w:rPrChange w:author="Vaught, Jacob" w:date="2023-12-08T20:45:00Z" w:id="325">
              <w:rPr>
                <w:rFonts w:ascii="Calibri" w:hAnsi="Calibri" w:eastAsia="Calibri" w:cs="Times New Roman"/>
                <w:kern w:val="2"/>
                <w14:ligatures w14:val="standardContextual"/>
              </w:rPr>
            </w:rPrChange>
          </w:rPr>
          <w:t xml:space="preserve"> ON.</w:t>
        </w:r>
      </w:ins>
    </w:p>
    <w:p w:rsidRPr="00932E42" w:rsidR="00932E42" w:rsidDel="00674A28" w:rsidRDefault="00932E42" w14:paraId="0F7DF347" w14:textId="5E250200">
      <w:pPr>
        <w:numPr>
          <w:ilvl w:val="1"/>
          <w:numId w:val="7"/>
        </w:numPr>
        <w:tabs>
          <w:tab w:val="clear" w:pos="1440"/>
          <w:tab w:val="num" w:pos="1080"/>
        </w:tabs>
        <w:spacing w:after="0" w:line="240" w:lineRule="auto"/>
        <w:ind w:left="1080"/>
        <w:rPr>
          <w:del w:author="Vaught, Jacob" w:date="2023-12-08T21:56:00Z" w:id="326"/>
          <w:rFonts w:ascii="Times New Roman" w:hAnsi="Times New Roman" w:eastAsia="Calibri" w:cs="Times New Roman"/>
          <w:kern w:val="2"/>
          <w14:ligatures w14:val="standardContextual"/>
          <w:rPrChange w:author="Vaught, Jacob" w:date="2023-12-08T20:46:00Z" w:id="327">
            <w:rPr>
              <w:del w:author="Vaught, Jacob" w:date="2023-12-08T21:56:00Z" w:id="328"/>
              <w:rFonts w:ascii="Calibri" w:hAnsi="Calibri" w:eastAsia="Calibri" w:cs="Calibri"/>
            </w:rPr>
          </w:rPrChange>
        </w:rPr>
        <w:pPrChange w:author="Vaught, Jacob" w:date="2023-12-08T21:21:00Z" w:id="329">
          <w:pPr>
            <w:pStyle w:val="Heading1"/>
          </w:pPr>
        </w:pPrChange>
      </w:pPr>
    </w:p>
    <w:p w:rsidRPr="00932E42" w:rsidR="00D2639E" w:rsidDel="00A33C47" w:rsidRDefault="7A28E6A6" w14:paraId="4A55E6EF" w14:textId="373D501E">
      <w:pPr>
        <w:pStyle w:val="ListParagraph"/>
        <w:ind w:left="0"/>
        <w:rPr>
          <w:del w:author="Vaught, Jacob" w:date="2023-12-08T20:14:00Z" w:id="330"/>
          <w:rStyle w:val="Heading2Char"/>
          <w:rFonts w:ascii="Times New Roman" w:hAnsi="Times New Roman" w:eastAsia="Calibri Light" w:cs="Times New Roman"/>
          <w:rPrChange w:author="Vaught, Jacob" w:date="2023-12-08T20:45:00Z" w:id="331">
            <w:rPr>
              <w:del w:author="Vaught, Jacob" w:date="2023-12-08T20:14:00Z" w:id="332"/>
              <w:rStyle w:val="Heading2Char"/>
              <w:rFonts w:ascii="Calibri Light" w:hAnsi="Calibri Light" w:eastAsia="Calibri Light" w:cs="Calibri Light"/>
            </w:rPr>
          </w:rPrChange>
        </w:rPr>
        <w:pPrChange w:author="Vaught, Jacob" w:date="2023-12-08T20:26:00Z" w:id="333">
          <w:pPr>
            <w:pStyle w:val="ListParagraph"/>
            <w:numPr>
              <w:numId w:val="6"/>
            </w:numPr>
            <w:ind w:left="360" w:hanging="360"/>
          </w:pPr>
        </w:pPrChange>
      </w:pPr>
      <w:del w:author="Vaught, Jacob" w:date="2023-12-08T20:14:00Z" w:id="334">
        <w:r w:rsidRPr="00932E42" w:rsidDel="00AF10C9">
          <w:rPr>
            <w:rStyle w:val="Heading2Char"/>
            <w:rFonts w:ascii="Times New Roman" w:hAnsi="Times New Roman" w:eastAsia="Calibri Light" w:cs="Times New Roman"/>
            <w:rPrChange w:author="Vaught, Jacob" w:date="2023-12-08T20:45:00Z" w:id="335">
              <w:rPr>
                <w:rStyle w:val="Heading2Char"/>
                <w:rFonts w:ascii="Calibri Light" w:hAnsi="Calibri Light" w:eastAsia="Calibri Light" w:cs="Calibri Light"/>
              </w:rPr>
            </w:rPrChange>
          </w:rPr>
          <w:delText>3.1 General Safety Guidelines</w:delText>
        </w:r>
      </w:del>
    </w:p>
    <w:p w:rsidRPr="00932E42" w:rsidR="005A46F9" w:rsidDel="00A3633E" w:rsidP="00056703" w:rsidRDefault="41F40C05" w14:paraId="68C26F62" w14:textId="595E3CCE">
      <w:pPr>
        <w:pStyle w:val="ListParagraph"/>
        <w:numPr>
          <w:ilvl w:val="0"/>
          <w:numId w:val="6"/>
        </w:numPr>
        <w:rPr>
          <w:del w:author="Vaught, Jacob" w:date="2023-12-08T20:22:00Z" w:id="336"/>
          <w:rFonts w:ascii="Times New Roman" w:hAnsi="Times New Roman" w:cs="Times New Roman"/>
          <w:rPrChange w:author="Vaught, Jacob" w:date="2023-12-08T20:45:00Z" w:id="337">
            <w:rPr>
              <w:del w:author="Vaught, Jacob" w:date="2023-12-08T20:22:00Z" w:id="338"/>
            </w:rPr>
          </w:rPrChange>
        </w:rPr>
      </w:pPr>
      <w:del w:author="Vaught, Jacob" w:date="2023-12-08T20:15:00Z" w:id="339">
        <w:r w:rsidRPr="00932E42" w:rsidDel="00AF10C9">
          <w:rPr>
            <w:rFonts w:ascii="Times New Roman" w:hAnsi="Times New Roman" w:cs="Times New Roman"/>
            <w:b/>
            <w:rPrChange w:author="Vaught, Jacob" w:date="2023-12-08T20:45:00Z" w:id="340">
              <w:rPr>
                <w:b/>
              </w:rPr>
            </w:rPrChange>
          </w:rPr>
          <w:delText>Battery Connection:</w:delText>
        </w:r>
        <w:r w:rsidRPr="00932E42" w:rsidDel="00AF10C9">
          <w:rPr>
            <w:rFonts w:ascii="Times New Roman" w:hAnsi="Times New Roman" w:cs="Times New Roman"/>
            <w:rPrChange w:author="Vaught, Jacob" w:date="2023-12-08T20:45:00Z" w:id="341">
              <w:rPr/>
            </w:rPrChange>
          </w:rPr>
          <w:delText xml:space="preserve"> Begin by connecting the battery to the car's circuit system. Ensure the connection is secure and stable.</w:delText>
        </w:r>
      </w:del>
    </w:p>
    <w:p w:rsidRPr="00932E42" w:rsidR="008453AC" w:rsidDel="00981B0C" w:rsidP="00A3633E" w:rsidRDefault="41F40C05" w14:paraId="5B963361" w14:textId="6750EBB8">
      <w:pPr>
        <w:pStyle w:val="ListParagraph"/>
        <w:numPr>
          <w:ilvl w:val="0"/>
          <w:numId w:val="6"/>
        </w:numPr>
        <w:rPr>
          <w:del w:author="Vaught, Jacob" w:date="2023-12-08T20:39:00Z" w:id="342"/>
          <w:rFonts w:ascii="Times New Roman" w:hAnsi="Times New Roman" w:cs="Times New Roman"/>
          <w:b/>
          <w:bCs/>
          <w:rPrChange w:author="Vaught, Jacob" w:date="2023-12-08T20:45:00Z" w:id="343">
            <w:rPr>
              <w:del w:author="Vaught, Jacob" w:date="2023-12-08T20:39:00Z" w:id="344"/>
            </w:rPr>
          </w:rPrChange>
        </w:rPr>
      </w:pPr>
      <w:del w:author="Vaught, Jacob" w:date="2023-12-08T20:28:00Z" w:id="345">
        <w:r w:rsidRPr="00932E42" w:rsidDel="008D6F48">
          <w:rPr>
            <w:rFonts w:ascii="Times New Roman" w:hAnsi="Times New Roman" w:cs="Times New Roman"/>
            <w:b/>
            <w:bCs/>
            <w:rPrChange w:author="Vaught, Jacob" w:date="2023-12-08T20:45:00Z" w:id="346">
              <w:rPr>
                <w:b/>
                <w:bCs/>
              </w:rPr>
            </w:rPrChange>
          </w:rPr>
          <w:delText>Operational State:</w:delText>
        </w:r>
      </w:del>
    </w:p>
    <w:p w:rsidRPr="00932E42" w:rsidR="41F40C05" w:rsidDel="00981B0C" w:rsidP="75D260D6" w:rsidRDefault="72E86DD7" w14:paraId="5047F4E8" w14:textId="45E2A2FB">
      <w:pPr>
        <w:pStyle w:val="ListParagraph"/>
        <w:numPr>
          <w:ilvl w:val="1"/>
          <w:numId w:val="6"/>
        </w:numPr>
        <w:rPr>
          <w:del w:author="Vaught, Jacob" w:date="2023-12-08T20:39:00Z" w:id="347"/>
          <w:rFonts w:ascii="Times New Roman" w:hAnsi="Times New Roman" w:cs="Times New Roman"/>
          <w:rPrChange w:author="Vaught, Jacob" w:date="2023-12-08T20:45:00Z" w:id="348">
            <w:rPr>
              <w:del w:author="Vaught, Jacob" w:date="2023-12-08T20:39:00Z" w:id="349"/>
            </w:rPr>
          </w:rPrChange>
        </w:rPr>
      </w:pPr>
      <w:del w:author="Vaught, Jacob" w:date="2023-12-08T20:28:00Z" w:id="350">
        <w:r w:rsidRPr="00932E42" w:rsidDel="008D6F48">
          <w:rPr>
            <w:rFonts w:ascii="Times New Roman" w:hAnsi="Times New Roman" w:cs="Times New Roman"/>
            <w:b/>
            <w:rPrChange w:author="Vaught, Jacob" w:date="2023-12-08T20:45:00Z" w:id="351">
              <w:rPr>
                <w:b/>
              </w:rPr>
            </w:rPrChange>
          </w:rPr>
          <w:delText>‘</w:delText>
        </w:r>
        <w:r w:rsidRPr="00932E42" w:rsidDel="008D6F48" w:rsidR="41F40C05">
          <w:rPr>
            <w:rFonts w:ascii="Times New Roman" w:hAnsi="Times New Roman" w:cs="Times New Roman"/>
            <w:b/>
            <w:rPrChange w:author="Vaught, Jacob" w:date="2023-12-08T20:45:00Z" w:id="352">
              <w:rPr>
                <w:b/>
              </w:rPr>
            </w:rPrChange>
          </w:rPr>
          <w:delText>WAIT</w:delText>
        </w:r>
        <w:r w:rsidRPr="00932E42" w:rsidDel="008D6F48" w:rsidR="7D8119D7">
          <w:rPr>
            <w:rFonts w:ascii="Times New Roman" w:hAnsi="Times New Roman" w:cs="Times New Roman"/>
            <w:b/>
            <w:rPrChange w:author="Vaught, Jacob" w:date="2023-12-08T20:45:00Z" w:id="353">
              <w:rPr>
                <w:b/>
              </w:rPr>
            </w:rPrChange>
          </w:rPr>
          <w:delText>’</w:delText>
        </w:r>
      </w:del>
      <w:del w:author="Vaught, Jacob" w:date="2023-12-08T20:39:00Z" w:id="354">
        <w:r w:rsidRPr="00932E42" w:rsidDel="00981B0C" w:rsidR="7D8119D7">
          <w:rPr>
            <w:rFonts w:ascii="Times New Roman" w:hAnsi="Times New Roman" w:cs="Times New Roman"/>
            <w:b/>
            <w:rPrChange w:author="Vaught, Jacob" w:date="2023-12-08T20:45:00Z" w:id="355">
              <w:rPr>
                <w:b/>
              </w:rPr>
            </w:rPrChange>
          </w:rPr>
          <w:delText xml:space="preserve"> Mode</w:delText>
        </w:r>
        <w:r w:rsidRPr="00932E42" w:rsidDel="00981B0C" w:rsidR="41F40C05">
          <w:rPr>
            <w:rFonts w:ascii="Times New Roman" w:hAnsi="Times New Roman" w:cs="Times New Roman"/>
            <w:b/>
            <w:rPrChange w:author="Vaught, Jacob" w:date="2023-12-08T20:45:00Z" w:id="356">
              <w:rPr>
                <w:b/>
              </w:rPr>
            </w:rPrChange>
          </w:rPr>
          <w:delText>:</w:delText>
        </w:r>
        <w:r w:rsidRPr="00932E42" w:rsidDel="00981B0C" w:rsidR="690BA46A">
          <w:rPr>
            <w:rFonts w:ascii="Times New Roman" w:hAnsi="Times New Roman" w:cs="Times New Roman"/>
            <w:rPrChange w:author="Vaught, Jacob" w:date="2023-12-08T20:45:00Z" w:id="357">
              <w:rPr/>
            </w:rPrChange>
          </w:rPr>
          <w:delText xml:space="preserve"> </w:delText>
        </w:r>
      </w:del>
      <w:del w:author="Vaught, Jacob" w:date="2023-12-08T20:32:00Z" w:id="358">
        <w:r w:rsidRPr="00932E42" w:rsidDel="001A3ED6" w:rsidR="690BA46A">
          <w:rPr>
            <w:rFonts w:ascii="Times New Roman" w:hAnsi="Times New Roman" w:cs="Times New Roman"/>
            <w:rPrChange w:author="Vaught, Jacob" w:date="2023-12-08T20:45:00Z" w:id="359">
              <w:rPr/>
            </w:rPrChange>
          </w:rPr>
          <w:delText xml:space="preserve">Upon connecting to the battery, the </w:delText>
        </w:r>
      </w:del>
      <w:del w:author="Vaught, Jacob" w:date="2023-12-08T20:30:00Z" w:id="360">
        <w:r w:rsidRPr="00932E42" w:rsidDel="00317A96" w:rsidR="690BA46A">
          <w:rPr>
            <w:rFonts w:ascii="Times New Roman" w:hAnsi="Times New Roman" w:cs="Times New Roman"/>
            <w:rPrChange w:author="Vaught, Jacob" w:date="2023-12-08T20:45:00Z" w:id="361">
              <w:rPr/>
            </w:rPrChange>
          </w:rPr>
          <w:delText>car</w:delText>
        </w:r>
      </w:del>
      <w:del w:author="Vaught, Jacob" w:date="2023-12-08T20:32:00Z" w:id="362">
        <w:r w:rsidRPr="00932E42" w:rsidDel="001A3ED6" w:rsidR="690BA46A">
          <w:rPr>
            <w:rFonts w:ascii="Times New Roman" w:hAnsi="Times New Roman" w:cs="Times New Roman"/>
            <w:rPrChange w:author="Vaught, Jacob" w:date="2023-12-08T20:45:00Z" w:id="363">
              <w:rPr/>
            </w:rPrChange>
          </w:rPr>
          <w:delText xml:space="preserve"> will enter an initial 'wait' state. In this mode, the </w:delText>
        </w:r>
      </w:del>
      <w:del w:author="Vaught, Jacob" w:date="2023-12-08T20:30:00Z" w:id="364">
        <w:r w:rsidRPr="00932E42" w:rsidDel="00317A96" w:rsidR="690BA46A">
          <w:rPr>
            <w:rFonts w:ascii="Times New Roman" w:hAnsi="Times New Roman" w:cs="Times New Roman"/>
            <w:rPrChange w:author="Vaught, Jacob" w:date="2023-12-08T20:45:00Z" w:id="365">
              <w:rPr/>
            </w:rPrChange>
          </w:rPr>
          <w:delText>car</w:delText>
        </w:r>
      </w:del>
      <w:del w:author="Vaught, Jacob" w:date="2023-12-08T20:32:00Z" w:id="366">
        <w:r w:rsidRPr="00932E42" w:rsidDel="001A3ED6" w:rsidR="690BA46A">
          <w:rPr>
            <w:rFonts w:ascii="Times New Roman" w:hAnsi="Times New Roman" w:cs="Times New Roman"/>
            <w:rPrChange w:author="Vaught, Jacob" w:date="2023-12-08T20:45:00Z" w:id="367">
              <w:rPr/>
            </w:rPrChange>
          </w:rPr>
          <w:delText xml:space="preserve"> is essentially on standby, awaiting a user command to activate.</w:delText>
        </w:r>
      </w:del>
    </w:p>
    <w:p w:rsidRPr="00932E42" w:rsidR="41F40C05" w:rsidDel="00981B0C" w:rsidP="75D260D6" w:rsidRDefault="58A4C726" w14:paraId="45F1D5A2" w14:textId="352DC97D">
      <w:pPr>
        <w:pStyle w:val="ListParagraph"/>
        <w:numPr>
          <w:ilvl w:val="1"/>
          <w:numId w:val="6"/>
        </w:numPr>
        <w:rPr>
          <w:del w:author="Vaught, Jacob" w:date="2023-12-08T20:39:00Z" w:id="368"/>
          <w:rFonts w:ascii="Times New Roman" w:hAnsi="Times New Roman" w:cs="Times New Roman"/>
          <w:rPrChange w:author="Vaught, Jacob" w:date="2023-12-08T20:45:00Z" w:id="369">
            <w:rPr>
              <w:del w:author="Vaught, Jacob" w:date="2023-12-08T20:39:00Z" w:id="370"/>
            </w:rPr>
          </w:rPrChange>
        </w:rPr>
      </w:pPr>
      <w:del w:author="Vaught, Jacob" w:date="2023-12-08T20:29:00Z" w:id="371">
        <w:r w:rsidRPr="00932E42" w:rsidDel="008D6F48">
          <w:rPr>
            <w:rFonts w:ascii="Times New Roman" w:hAnsi="Times New Roman" w:cs="Times New Roman"/>
            <w:b/>
            <w:rPrChange w:author="Vaught, Jacob" w:date="2023-12-08T20:45:00Z" w:id="372">
              <w:rPr>
                <w:b/>
              </w:rPr>
            </w:rPrChange>
          </w:rPr>
          <w:delText>‘</w:delText>
        </w:r>
        <w:r w:rsidRPr="00932E42" w:rsidDel="008D6F48" w:rsidR="41F40C05">
          <w:rPr>
            <w:rFonts w:ascii="Times New Roman" w:hAnsi="Times New Roman" w:cs="Times New Roman"/>
            <w:b/>
            <w:rPrChange w:author="Vaught, Jacob" w:date="2023-12-08T20:45:00Z" w:id="373">
              <w:rPr>
                <w:b/>
              </w:rPr>
            </w:rPrChange>
          </w:rPr>
          <w:delText>RUN</w:delText>
        </w:r>
        <w:r w:rsidRPr="00932E42" w:rsidDel="008D6F48" w:rsidR="4C4E40C2">
          <w:rPr>
            <w:rFonts w:ascii="Times New Roman" w:hAnsi="Times New Roman" w:cs="Times New Roman"/>
            <w:b/>
            <w:rPrChange w:author="Vaught, Jacob" w:date="2023-12-08T20:45:00Z" w:id="374">
              <w:rPr>
                <w:b/>
              </w:rPr>
            </w:rPrChange>
          </w:rPr>
          <w:delText>’</w:delText>
        </w:r>
      </w:del>
      <w:del w:author="Vaught, Jacob" w:date="2023-12-08T20:39:00Z" w:id="375">
        <w:r w:rsidRPr="00932E42" w:rsidDel="00981B0C" w:rsidR="4C4E40C2">
          <w:rPr>
            <w:rFonts w:ascii="Times New Roman" w:hAnsi="Times New Roman" w:cs="Times New Roman"/>
            <w:b/>
            <w:rPrChange w:author="Vaught, Jacob" w:date="2023-12-08T20:45:00Z" w:id="376">
              <w:rPr>
                <w:b/>
              </w:rPr>
            </w:rPrChange>
          </w:rPr>
          <w:delText xml:space="preserve"> Mode</w:delText>
        </w:r>
        <w:r w:rsidRPr="00932E42" w:rsidDel="00981B0C" w:rsidR="41F40C05">
          <w:rPr>
            <w:rFonts w:ascii="Times New Roman" w:hAnsi="Times New Roman" w:cs="Times New Roman"/>
            <w:b/>
            <w:rPrChange w:author="Vaught, Jacob" w:date="2023-12-08T20:45:00Z" w:id="377">
              <w:rPr>
                <w:b/>
              </w:rPr>
            </w:rPrChange>
          </w:rPr>
          <w:delText>:</w:delText>
        </w:r>
        <w:r w:rsidRPr="00932E42" w:rsidDel="00981B0C" w:rsidR="37D1B3F0">
          <w:rPr>
            <w:rFonts w:ascii="Times New Roman" w:hAnsi="Times New Roman" w:cs="Times New Roman"/>
            <w:rPrChange w:author="Vaught, Jacob" w:date="2023-12-08T20:45:00Z" w:id="378">
              <w:rPr/>
            </w:rPrChange>
          </w:rPr>
          <w:delText xml:space="preserve"> To initiate the </w:delText>
        </w:r>
      </w:del>
      <w:del w:author="Vaught, Jacob" w:date="2023-12-08T20:30:00Z" w:id="379">
        <w:r w:rsidRPr="00932E42" w:rsidDel="00317A96" w:rsidR="37D1B3F0">
          <w:rPr>
            <w:rFonts w:ascii="Times New Roman" w:hAnsi="Times New Roman" w:cs="Times New Roman"/>
            <w:rPrChange w:author="Vaught, Jacob" w:date="2023-12-08T20:45:00Z" w:id="380">
              <w:rPr/>
            </w:rPrChange>
          </w:rPr>
          <w:delText>car</w:delText>
        </w:r>
      </w:del>
      <w:del w:author="Vaught, Jacob" w:date="2023-12-08T20:39:00Z" w:id="381">
        <w:r w:rsidRPr="00932E42" w:rsidDel="00981B0C" w:rsidR="37D1B3F0">
          <w:rPr>
            <w:rFonts w:ascii="Times New Roman" w:hAnsi="Times New Roman" w:cs="Times New Roman"/>
            <w:rPrChange w:author="Vaught, Jacob" w:date="2023-12-08T20:45:00Z" w:id="382">
              <w:rPr/>
            </w:rPrChange>
          </w:rPr>
          <w:delText xml:space="preserve">'s operation, press the start button. </w:delText>
        </w:r>
      </w:del>
      <w:del w:author="Vaught, Jacob" w:date="2023-12-08T20:36:00Z" w:id="383">
        <w:r w:rsidRPr="00932E42" w:rsidDel="00BF3D40" w:rsidR="37D1B3F0">
          <w:rPr>
            <w:rFonts w:ascii="Times New Roman" w:hAnsi="Times New Roman" w:cs="Times New Roman"/>
            <w:rPrChange w:author="Vaught, Jacob" w:date="2023-12-08T20:45:00Z" w:id="384">
              <w:rPr/>
            </w:rPrChange>
          </w:rPr>
          <w:delText xml:space="preserve">Note that if the </w:delText>
        </w:r>
      </w:del>
      <w:del w:author="Vaught, Jacob" w:date="2023-12-08T20:30:00Z" w:id="385">
        <w:r w:rsidRPr="00932E42" w:rsidDel="00317A96" w:rsidR="37D1B3F0">
          <w:rPr>
            <w:rFonts w:ascii="Times New Roman" w:hAnsi="Times New Roman" w:cs="Times New Roman"/>
            <w:rPrChange w:author="Vaught, Jacob" w:date="2023-12-08T20:45:00Z" w:id="386">
              <w:rPr/>
            </w:rPrChange>
          </w:rPr>
          <w:delText>car</w:delText>
        </w:r>
      </w:del>
      <w:del w:author="Vaught, Jacob" w:date="2023-12-08T20:36:00Z" w:id="387">
        <w:r w:rsidRPr="00932E42" w:rsidDel="00BF3D40" w:rsidR="37D1B3F0">
          <w:rPr>
            <w:rFonts w:ascii="Times New Roman" w:hAnsi="Times New Roman" w:cs="Times New Roman"/>
            <w:rPrChange w:author="Vaught, Jacob" w:date="2023-12-08T20:45:00Z" w:id="388">
              <w:rPr/>
            </w:rPrChange>
          </w:rPr>
          <w:delText xml:space="preserve"> is not positioned on the designated track, it will remain in the '</w:delText>
        </w:r>
        <w:r w:rsidRPr="00932E42" w:rsidDel="00BF3D40" w:rsidR="232D83A3">
          <w:rPr>
            <w:rFonts w:ascii="Times New Roman" w:hAnsi="Times New Roman" w:cs="Times New Roman"/>
            <w:rPrChange w:author="Vaught, Jacob" w:date="2023-12-08T20:45:00Z" w:id="389">
              <w:rPr/>
            </w:rPrChange>
          </w:rPr>
          <w:delText>WAIT</w:delText>
        </w:r>
        <w:r w:rsidRPr="00932E42" w:rsidDel="00BF3D40" w:rsidR="37D1B3F0">
          <w:rPr>
            <w:rFonts w:ascii="Times New Roman" w:hAnsi="Times New Roman" w:cs="Times New Roman"/>
            <w:rPrChange w:author="Vaught, Jacob" w:date="2023-12-08T20:45:00Z" w:id="390">
              <w:rPr/>
            </w:rPrChange>
          </w:rPr>
          <w:delText xml:space="preserve">' </w:delText>
        </w:r>
        <w:r w:rsidRPr="00932E42" w:rsidDel="00BF3D40" w:rsidR="726954CA">
          <w:rPr>
            <w:rFonts w:ascii="Times New Roman" w:hAnsi="Times New Roman" w:cs="Times New Roman"/>
            <w:rPrChange w:author="Vaught, Jacob" w:date="2023-12-08T20:45:00Z" w:id="391">
              <w:rPr/>
            </w:rPrChange>
          </w:rPr>
          <w:delText>mode</w:delText>
        </w:r>
        <w:r w:rsidRPr="00932E42" w:rsidDel="00BF3D40" w:rsidR="37D1B3F0">
          <w:rPr>
            <w:rFonts w:ascii="Times New Roman" w:hAnsi="Times New Roman" w:cs="Times New Roman"/>
            <w:rPrChange w:author="Vaught, Jacob" w:date="2023-12-08T20:45:00Z" w:id="392">
              <w:rPr/>
            </w:rPrChange>
          </w:rPr>
          <w:delText xml:space="preserve">. </w:delText>
        </w:r>
      </w:del>
      <w:del w:author="Vaught, Jacob" w:date="2023-12-08T20:39:00Z" w:id="393">
        <w:r w:rsidRPr="00932E42" w:rsidDel="00981B0C" w:rsidR="37D1B3F0">
          <w:rPr>
            <w:rFonts w:ascii="Times New Roman" w:hAnsi="Times New Roman" w:cs="Times New Roman"/>
            <w:rPrChange w:author="Vaught, Jacob" w:date="2023-12-08T20:45:00Z" w:id="394">
              <w:rPr/>
            </w:rPrChange>
          </w:rPr>
          <w:delText xml:space="preserve">When correctly positioned on the track, pressing the start button will prompt the </w:delText>
        </w:r>
      </w:del>
      <w:del w:author="Vaught, Jacob" w:date="2023-12-08T20:30:00Z" w:id="395">
        <w:r w:rsidRPr="00932E42" w:rsidDel="00317A96" w:rsidR="37D1B3F0">
          <w:rPr>
            <w:rFonts w:ascii="Times New Roman" w:hAnsi="Times New Roman" w:cs="Times New Roman"/>
            <w:rPrChange w:author="Vaught, Jacob" w:date="2023-12-08T20:45:00Z" w:id="396">
              <w:rPr/>
            </w:rPrChange>
          </w:rPr>
          <w:delText>car</w:delText>
        </w:r>
      </w:del>
      <w:del w:author="Vaught, Jacob" w:date="2023-12-08T20:39:00Z" w:id="397">
        <w:r w:rsidRPr="00932E42" w:rsidDel="00981B0C" w:rsidR="37D1B3F0">
          <w:rPr>
            <w:rFonts w:ascii="Times New Roman" w:hAnsi="Times New Roman" w:cs="Times New Roman"/>
            <w:rPrChange w:author="Vaught, Jacob" w:date="2023-12-08T20:45:00Z" w:id="398">
              <w:rPr/>
            </w:rPrChange>
          </w:rPr>
          <w:delText xml:space="preserve"> to begin its driving sequence.</w:delText>
        </w:r>
      </w:del>
    </w:p>
    <w:p w:rsidRPr="00932E42" w:rsidR="41F40C05" w:rsidDel="00DB2806" w:rsidP="75D260D6" w:rsidRDefault="5376163B" w14:paraId="0F11F5FC" w14:textId="528C908C">
      <w:pPr>
        <w:pStyle w:val="ListParagraph"/>
        <w:numPr>
          <w:ilvl w:val="1"/>
          <w:numId w:val="6"/>
        </w:numPr>
        <w:rPr>
          <w:del w:author="Vaught, Jacob" w:date="2023-12-08T20:29:00Z" w:id="399"/>
          <w:rFonts w:ascii="Times New Roman" w:hAnsi="Times New Roman" w:cs="Times New Roman"/>
          <w:rPrChange w:author="Vaught, Jacob" w:date="2023-12-08T20:45:00Z" w:id="400">
            <w:rPr>
              <w:del w:author="Vaught, Jacob" w:date="2023-12-08T20:29:00Z" w:id="401"/>
            </w:rPr>
          </w:rPrChange>
        </w:rPr>
      </w:pPr>
      <w:del w:author="Vaught, Jacob" w:date="2023-12-08T20:29:00Z" w:id="402">
        <w:r w:rsidRPr="00932E42" w:rsidDel="008D6F48">
          <w:rPr>
            <w:rFonts w:ascii="Times New Roman" w:hAnsi="Times New Roman" w:cs="Times New Roman"/>
            <w:b/>
            <w:rPrChange w:author="Vaught, Jacob" w:date="2023-12-08T20:45:00Z" w:id="403">
              <w:rPr>
                <w:b/>
              </w:rPr>
            </w:rPrChange>
          </w:rPr>
          <w:delText>‘</w:delText>
        </w:r>
        <w:r w:rsidRPr="00932E42" w:rsidDel="008D6F48" w:rsidR="41F40C05">
          <w:rPr>
            <w:rFonts w:ascii="Times New Roman" w:hAnsi="Times New Roman" w:cs="Times New Roman"/>
            <w:b/>
            <w:rPrChange w:author="Vaught, Jacob" w:date="2023-12-08T20:45:00Z" w:id="404">
              <w:rPr>
                <w:b/>
              </w:rPr>
            </w:rPrChange>
          </w:rPr>
          <w:delText>STOP</w:delText>
        </w:r>
        <w:r w:rsidRPr="00932E42" w:rsidDel="008D6F48" w:rsidR="4BA3C0FB">
          <w:rPr>
            <w:rFonts w:ascii="Times New Roman" w:hAnsi="Times New Roman" w:cs="Times New Roman"/>
            <w:b/>
            <w:rPrChange w:author="Vaught, Jacob" w:date="2023-12-08T20:45:00Z" w:id="405">
              <w:rPr>
                <w:b/>
              </w:rPr>
            </w:rPrChange>
          </w:rPr>
          <w:delText>’</w:delText>
        </w:r>
        <w:r w:rsidRPr="00932E42" w:rsidDel="00DB2806" w:rsidR="4BA3C0FB">
          <w:rPr>
            <w:rFonts w:ascii="Times New Roman" w:hAnsi="Times New Roman" w:cs="Times New Roman"/>
            <w:b/>
            <w:rPrChange w:author="Vaught, Jacob" w:date="2023-12-08T20:45:00Z" w:id="406">
              <w:rPr>
                <w:b/>
              </w:rPr>
            </w:rPrChange>
          </w:rPr>
          <w:delText xml:space="preserve"> Mode</w:delText>
        </w:r>
        <w:r w:rsidRPr="00932E42" w:rsidDel="00DB2806" w:rsidR="41F40C05">
          <w:rPr>
            <w:rFonts w:ascii="Times New Roman" w:hAnsi="Times New Roman" w:cs="Times New Roman"/>
            <w:b/>
            <w:rPrChange w:author="Vaught, Jacob" w:date="2023-12-08T20:45:00Z" w:id="407">
              <w:rPr>
                <w:b/>
              </w:rPr>
            </w:rPrChange>
          </w:rPr>
          <w:delText>:</w:delText>
        </w:r>
        <w:r w:rsidRPr="00932E42" w:rsidDel="00DB2806" w:rsidR="71E850EF">
          <w:rPr>
            <w:rFonts w:ascii="Times New Roman" w:hAnsi="Times New Roman" w:cs="Times New Roman"/>
            <w:rPrChange w:author="Vaught, Jacob" w:date="2023-12-08T20:45:00Z" w:id="408">
              <w:rPr/>
            </w:rPrChange>
          </w:rPr>
          <w:delText xml:space="preserve"> The car will autonomously navigate its path until it encounters one of the following conditions, which will trigger the '</w:delText>
        </w:r>
        <w:r w:rsidRPr="00932E42" w:rsidDel="00DB2806" w:rsidR="5264564E">
          <w:rPr>
            <w:rFonts w:ascii="Times New Roman" w:hAnsi="Times New Roman" w:cs="Times New Roman"/>
            <w:rPrChange w:author="Vaught, Jacob" w:date="2023-12-08T20:45:00Z" w:id="409">
              <w:rPr/>
            </w:rPrChange>
          </w:rPr>
          <w:delText>STOP</w:delText>
        </w:r>
        <w:r w:rsidRPr="00932E42" w:rsidDel="00DB2806" w:rsidR="71E850EF">
          <w:rPr>
            <w:rFonts w:ascii="Times New Roman" w:hAnsi="Times New Roman" w:cs="Times New Roman"/>
            <w:rPrChange w:author="Vaught, Jacob" w:date="2023-12-08T20:45:00Z" w:id="410">
              <w:rPr/>
            </w:rPrChange>
          </w:rPr>
          <w:delText>' state:</w:delText>
        </w:r>
      </w:del>
    </w:p>
    <w:p w:rsidRPr="00932E42" w:rsidR="41F40C05" w:rsidDel="00DB2806" w:rsidP="1A6D6F78" w:rsidRDefault="41F40C05" w14:paraId="39951483" w14:textId="45BF571A">
      <w:pPr>
        <w:pStyle w:val="ListParagraph"/>
        <w:numPr>
          <w:ilvl w:val="2"/>
          <w:numId w:val="6"/>
        </w:numPr>
        <w:rPr>
          <w:del w:author="Vaught, Jacob" w:date="2023-12-08T20:29:00Z" w:id="411"/>
          <w:rFonts w:ascii="Times New Roman" w:hAnsi="Times New Roman" w:cs="Times New Roman"/>
          <w:rPrChange w:author="Vaught, Jacob" w:date="2023-12-08T20:45:00Z" w:id="412">
            <w:rPr>
              <w:del w:author="Vaught, Jacob" w:date="2023-12-08T20:29:00Z" w:id="413"/>
            </w:rPr>
          </w:rPrChange>
        </w:rPr>
      </w:pPr>
      <w:del w:author="Vaught, Jacob" w:date="2023-12-08T20:29:00Z" w:id="414">
        <w:r w:rsidRPr="00932E42" w:rsidDel="00DB2806">
          <w:rPr>
            <w:rFonts w:ascii="Times New Roman" w:hAnsi="Times New Roman" w:cs="Times New Roman"/>
            <w:b/>
            <w:rPrChange w:author="Vaught, Jacob" w:date="2023-12-08T20:45:00Z" w:id="415">
              <w:rPr>
                <w:b/>
              </w:rPr>
            </w:rPrChange>
          </w:rPr>
          <w:delText>Off-Track Detection:</w:delText>
        </w:r>
        <w:r w:rsidRPr="00932E42" w:rsidDel="00DB2806">
          <w:rPr>
            <w:rFonts w:ascii="Times New Roman" w:hAnsi="Times New Roman" w:cs="Times New Roman"/>
            <w:rPrChange w:author="Vaught, Jacob" w:date="2023-12-08T20:45:00Z" w:id="416">
              <w:rPr/>
            </w:rPrChange>
          </w:rPr>
          <w:delText xml:space="preserve"> The car will cease operation if it deviates from the track, either by falling off or being lifted off.</w:delText>
        </w:r>
      </w:del>
    </w:p>
    <w:p w:rsidRPr="00932E42" w:rsidR="41F40C05" w:rsidDel="00DB2806" w:rsidP="1A6D6F78" w:rsidRDefault="41F40C05" w14:paraId="091E8963" w14:textId="7090CEDC">
      <w:pPr>
        <w:pStyle w:val="ListParagraph"/>
        <w:numPr>
          <w:ilvl w:val="2"/>
          <w:numId w:val="6"/>
        </w:numPr>
        <w:rPr>
          <w:del w:author="Vaught, Jacob" w:date="2023-12-08T20:29:00Z" w:id="417"/>
          <w:rFonts w:ascii="Times New Roman" w:hAnsi="Times New Roman" w:cs="Times New Roman"/>
          <w:rPrChange w:author="Vaught, Jacob" w:date="2023-12-08T20:45:00Z" w:id="418">
            <w:rPr>
              <w:del w:author="Vaught, Jacob" w:date="2023-12-08T20:29:00Z" w:id="419"/>
            </w:rPr>
          </w:rPrChange>
        </w:rPr>
      </w:pPr>
      <w:del w:author="Vaught, Jacob" w:date="2023-12-08T20:29:00Z" w:id="420">
        <w:r w:rsidRPr="00932E42" w:rsidDel="00DB2806">
          <w:rPr>
            <w:rFonts w:ascii="Times New Roman" w:hAnsi="Times New Roman" w:cs="Times New Roman"/>
            <w:b/>
            <w:rPrChange w:author="Vaught, Jacob" w:date="2023-12-08T20:45:00Z" w:id="421">
              <w:rPr>
                <w:b/>
              </w:rPr>
            </w:rPrChange>
          </w:rPr>
          <w:delText>Obstacle Encounter:</w:delText>
        </w:r>
        <w:r w:rsidRPr="00932E42" w:rsidDel="00DB2806">
          <w:rPr>
            <w:rFonts w:ascii="Times New Roman" w:hAnsi="Times New Roman" w:cs="Times New Roman"/>
            <w:rPrChange w:author="Vaught, Jacob" w:date="2023-12-08T20:45:00Z" w:id="422">
              <w:rPr/>
            </w:rPrChange>
          </w:rPr>
          <w:delText xml:space="preserve"> If the car's front bumpers are triggered by an obstacle, it will automatically enter the '</w:delText>
        </w:r>
        <w:r w:rsidRPr="00932E42" w:rsidDel="00DB2806" w:rsidR="42223121">
          <w:rPr>
            <w:rFonts w:ascii="Times New Roman" w:hAnsi="Times New Roman" w:cs="Times New Roman"/>
            <w:rPrChange w:author="Vaught, Jacob" w:date="2023-12-08T20:45:00Z" w:id="423">
              <w:rPr/>
            </w:rPrChange>
          </w:rPr>
          <w:delText>STOP</w:delText>
        </w:r>
        <w:r w:rsidRPr="00932E42" w:rsidDel="00DB2806">
          <w:rPr>
            <w:rFonts w:ascii="Times New Roman" w:hAnsi="Times New Roman" w:cs="Times New Roman"/>
            <w:rPrChange w:author="Vaught, Jacob" w:date="2023-12-08T20:45:00Z" w:id="424">
              <w:rPr/>
            </w:rPrChange>
          </w:rPr>
          <w:delText>' state.</w:delText>
        </w:r>
      </w:del>
    </w:p>
    <w:p w:rsidRPr="00932E42" w:rsidR="41F40C05" w:rsidDel="00DB2806" w:rsidP="1A6D6F78" w:rsidRDefault="41F40C05" w14:paraId="572617BD" w14:textId="7F2F1D79">
      <w:pPr>
        <w:pStyle w:val="ListParagraph"/>
        <w:numPr>
          <w:ilvl w:val="2"/>
          <w:numId w:val="6"/>
        </w:numPr>
        <w:rPr>
          <w:del w:author="Vaught, Jacob" w:date="2023-12-08T20:29:00Z" w:id="425"/>
          <w:rFonts w:ascii="Times New Roman" w:hAnsi="Times New Roman" w:cs="Times New Roman"/>
          <w:rPrChange w:author="Vaught, Jacob" w:date="2023-12-08T20:45:00Z" w:id="426">
            <w:rPr>
              <w:del w:author="Vaught, Jacob" w:date="2023-12-08T20:29:00Z" w:id="427"/>
            </w:rPr>
          </w:rPrChange>
        </w:rPr>
      </w:pPr>
      <w:del w:author="Vaught, Jacob" w:date="2023-12-08T20:29:00Z" w:id="428">
        <w:r w:rsidRPr="00932E42" w:rsidDel="00DB2806">
          <w:rPr>
            <w:rFonts w:ascii="Times New Roman" w:hAnsi="Times New Roman" w:cs="Times New Roman"/>
            <w:b/>
            <w:rPrChange w:author="Vaught, Jacob" w:date="2023-12-08T20:45:00Z" w:id="429">
              <w:rPr>
                <w:b/>
              </w:rPr>
            </w:rPrChange>
          </w:rPr>
          <w:delText>Low Battery Threshold:</w:delText>
        </w:r>
        <w:r w:rsidRPr="00932E42" w:rsidDel="00DB2806">
          <w:rPr>
            <w:rFonts w:ascii="Times New Roman" w:hAnsi="Times New Roman" w:cs="Times New Roman"/>
            <w:rPrChange w:author="Vaught, Jacob" w:date="2023-12-08T20:45:00Z" w:id="430">
              <w:rPr/>
            </w:rPrChange>
          </w:rPr>
          <w:delText xml:space="preserve"> The car will stop if the battery level drops below a pre-set value.</w:delText>
        </w:r>
      </w:del>
    </w:p>
    <w:p w:rsidRPr="00932E42" w:rsidR="6934E5FD" w:rsidDel="00981B0C" w:rsidP="292531EC" w:rsidRDefault="6934E5FD" w14:paraId="703944F9" w14:textId="0CDE86FC">
      <w:pPr>
        <w:pStyle w:val="ListParagraph"/>
        <w:numPr>
          <w:ilvl w:val="0"/>
          <w:numId w:val="6"/>
        </w:numPr>
        <w:rPr>
          <w:del w:author="Vaught, Jacob" w:date="2023-12-08T20:39:00Z" w:id="431"/>
          <w:rFonts w:ascii="Times New Roman" w:hAnsi="Times New Roman" w:cs="Times New Roman"/>
          <w:rPrChange w:author="Vaught, Jacob" w:date="2023-12-08T20:45:00Z" w:id="432">
            <w:rPr>
              <w:del w:author="Vaught, Jacob" w:date="2023-12-08T20:39:00Z" w:id="433"/>
            </w:rPr>
          </w:rPrChange>
        </w:rPr>
      </w:pPr>
      <w:del w:author="Vaught, Jacob" w:date="2023-12-08T20:39:00Z" w:id="434">
        <w:r w:rsidRPr="00932E42" w:rsidDel="00981B0C">
          <w:rPr>
            <w:rFonts w:ascii="Times New Roman" w:hAnsi="Times New Roman" w:cs="Times New Roman"/>
            <w:b/>
            <w:bCs/>
            <w:rPrChange w:author="Vaught, Jacob" w:date="2023-12-08T20:45:00Z" w:id="435">
              <w:rPr>
                <w:b/>
                <w:bCs/>
              </w:rPr>
            </w:rPrChange>
          </w:rPr>
          <w:delText>Restarting and Battery Management:</w:delText>
        </w:r>
        <w:r w:rsidRPr="00932E42" w:rsidDel="00981B0C">
          <w:rPr>
            <w:rFonts w:ascii="Times New Roman" w:hAnsi="Times New Roman" w:cs="Times New Roman"/>
            <w:rPrChange w:author="Vaught, Jacob" w:date="2023-12-08T20:45:00Z" w:id="436">
              <w:rPr/>
            </w:rPrChange>
          </w:rPr>
          <w:delText xml:space="preserve"> </w:delText>
        </w:r>
      </w:del>
    </w:p>
    <w:p w:rsidRPr="00932E42" w:rsidR="12177257" w:rsidDel="00981B0C" w:rsidP="2F73905E" w:rsidRDefault="6934E5FD" w14:paraId="6094FDED" w14:textId="33B95E62">
      <w:pPr>
        <w:pStyle w:val="ListParagraph"/>
        <w:numPr>
          <w:ilvl w:val="1"/>
          <w:numId w:val="6"/>
        </w:numPr>
        <w:rPr>
          <w:del w:author="Vaught, Jacob" w:date="2023-12-08T20:39:00Z" w:id="437"/>
          <w:rFonts w:ascii="Times New Roman" w:hAnsi="Times New Roman" w:cs="Times New Roman"/>
          <w:rPrChange w:author="Vaught, Jacob" w:date="2023-12-08T20:45:00Z" w:id="438">
            <w:rPr>
              <w:del w:author="Vaught, Jacob" w:date="2023-12-08T20:39:00Z" w:id="439"/>
            </w:rPr>
          </w:rPrChange>
        </w:rPr>
      </w:pPr>
      <w:del w:author="Vaught, Jacob" w:date="2023-12-08T20:39:00Z" w:id="440">
        <w:r w:rsidRPr="00932E42" w:rsidDel="00981B0C">
          <w:rPr>
            <w:rFonts w:ascii="Times New Roman" w:hAnsi="Times New Roman" w:cs="Times New Roman"/>
            <w:rPrChange w:author="Vaught, Jacob" w:date="2023-12-08T20:45:00Z" w:id="441">
              <w:rPr/>
            </w:rPrChange>
          </w:rPr>
          <w:delText>In cases of Off-Track Detection or Obstacle Encou</w:delText>
        </w:r>
        <w:r w:rsidRPr="00932E42" w:rsidDel="00981B0C" w:rsidR="0F8F99B8">
          <w:rPr>
            <w:rFonts w:ascii="Times New Roman" w:hAnsi="Times New Roman" w:cs="Times New Roman"/>
            <w:rPrChange w:author="Vaught, Jacob" w:date="2023-12-08T20:45:00Z" w:id="442">
              <w:rPr/>
            </w:rPrChange>
          </w:rPr>
          <w:delText xml:space="preserve">nter, the </w:delText>
        </w:r>
      </w:del>
      <w:del w:author="Vaught, Jacob" w:date="2023-12-08T20:30:00Z" w:id="443">
        <w:r w:rsidRPr="00932E42" w:rsidDel="00317A96" w:rsidR="0F8F99B8">
          <w:rPr>
            <w:rFonts w:ascii="Times New Roman" w:hAnsi="Times New Roman" w:cs="Times New Roman"/>
            <w:rPrChange w:author="Vaught, Jacob" w:date="2023-12-08T20:45:00Z" w:id="444">
              <w:rPr/>
            </w:rPrChange>
          </w:rPr>
          <w:delText>car</w:delText>
        </w:r>
      </w:del>
      <w:del w:author="Vaught, Jacob" w:date="2023-12-08T20:39:00Z" w:id="445">
        <w:r w:rsidRPr="00932E42" w:rsidDel="00981B0C" w:rsidR="0F8F99B8">
          <w:rPr>
            <w:rFonts w:ascii="Times New Roman" w:hAnsi="Times New Roman" w:cs="Times New Roman"/>
            <w:rPrChange w:author="Vaught, Jacob" w:date="2023-12-08T20:45:00Z" w:id="446">
              <w:rPr/>
            </w:rPrChange>
          </w:rPr>
          <w:delText xml:space="preserve"> </w:delText>
        </w:r>
        <w:r w:rsidRPr="00932E42" w:rsidDel="00981B0C" w:rsidR="5E013DAB">
          <w:rPr>
            <w:rFonts w:ascii="Times New Roman" w:hAnsi="Times New Roman" w:cs="Times New Roman"/>
            <w:rPrChange w:author="Vaught, Jacob" w:date="2023-12-08T20:45:00Z" w:id="447">
              <w:rPr/>
            </w:rPrChange>
          </w:rPr>
          <w:delText xml:space="preserve">can </w:delText>
        </w:r>
        <w:r w:rsidRPr="00932E42" w:rsidDel="00981B0C" w:rsidR="0F8F99B8">
          <w:rPr>
            <w:rFonts w:ascii="Times New Roman" w:hAnsi="Times New Roman" w:cs="Times New Roman"/>
            <w:rPrChange w:author="Vaught, Jacob" w:date="2023-12-08T20:45:00Z" w:id="448">
              <w:rPr/>
            </w:rPrChange>
          </w:rPr>
          <w:delText xml:space="preserve">be restarted by simply placing it back on the track and pressing the </w:delText>
        </w:r>
      </w:del>
      <w:del w:author="Vaught, Jacob" w:date="2023-12-08T20:38:00Z" w:id="449">
        <w:r w:rsidRPr="00932E42" w:rsidDel="00981B0C" w:rsidR="0F8F99B8">
          <w:rPr>
            <w:rFonts w:ascii="Times New Roman" w:hAnsi="Times New Roman" w:cs="Times New Roman"/>
            <w:rPrChange w:author="Vaught, Jacob" w:date="2023-12-08T20:45:00Z" w:id="450">
              <w:rPr/>
            </w:rPrChange>
          </w:rPr>
          <w:delText>black start button</w:delText>
        </w:r>
      </w:del>
      <w:del w:author="Vaught, Jacob" w:date="2023-12-08T20:39:00Z" w:id="451">
        <w:r w:rsidRPr="00932E42" w:rsidDel="00981B0C" w:rsidR="0F8F99B8">
          <w:rPr>
            <w:rFonts w:ascii="Times New Roman" w:hAnsi="Times New Roman" w:cs="Times New Roman"/>
            <w:rPrChange w:author="Vaught, Jacob" w:date="2023-12-08T20:45:00Z" w:id="452">
              <w:rPr/>
            </w:rPrChange>
          </w:rPr>
          <w:delText>.</w:delText>
        </w:r>
      </w:del>
    </w:p>
    <w:p w:rsidRPr="00932E42" w:rsidR="0F8F99B8" w:rsidDel="00981B0C" w:rsidP="1BEB521F" w:rsidRDefault="0F8F99B8" w14:paraId="72955838" w14:textId="5329969F">
      <w:pPr>
        <w:pStyle w:val="ListParagraph"/>
        <w:numPr>
          <w:ilvl w:val="1"/>
          <w:numId w:val="6"/>
        </w:numPr>
        <w:rPr>
          <w:del w:author="Vaught, Jacob" w:date="2023-12-08T20:39:00Z" w:id="453"/>
          <w:rFonts w:ascii="Times New Roman" w:hAnsi="Times New Roman" w:cs="Times New Roman"/>
          <w:rPrChange w:author="Vaught, Jacob" w:date="2023-12-08T20:45:00Z" w:id="454">
            <w:rPr>
              <w:del w:author="Vaught, Jacob" w:date="2023-12-08T20:39:00Z" w:id="455"/>
            </w:rPr>
          </w:rPrChange>
        </w:rPr>
      </w:pPr>
      <w:del w:author="Vaught, Jacob" w:date="2023-12-08T20:39:00Z" w:id="456">
        <w:r w:rsidRPr="00932E42" w:rsidDel="00981B0C">
          <w:rPr>
            <w:rFonts w:ascii="Times New Roman" w:hAnsi="Times New Roman" w:cs="Times New Roman"/>
            <w:rPrChange w:author="Vaught, Jacob" w:date="2023-12-08T20:45:00Z" w:id="457">
              <w:rPr/>
            </w:rPrChange>
          </w:rPr>
          <w:delText xml:space="preserve">If Low Battery Threshold occurs, indicating low battery, the battery must be recharged before the </w:delText>
        </w:r>
      </w:del>
      <w:del w:author="Vaught, Jacob" w:date="2023-12-08T20:30:00Z" w:id="458">
        <w:r w:rsidRPr="00932E42" w:rsidDel="00317A96">
          <w:rPr>
            <w:rFonts w:ascii="Times New Roman" w:hAnsi="Times New Roman" w:cs="Times New Roman"/>
            <w:rPrChange w:author="Vaught, Jacob" w:date="2023-12-08T20:45:00Z" w:id="459">
              <w:rPr/>
            </w:rPrChange>
          </w:rPr>
          <w:delText>car</w:delText>
        </w:r>
      </w:del>
      <w:del w:author="Vaught, Jacob" w:date="2023-12-08T20:39:00Z" w:id="460">
        <w:r w:rsidRPr="00932E42" w:rsidDel="00981B0C">
          <w:rPr>
            <w:rFonts w:ascii="Times New Roman" w:hAnsi="Times New Roman" w:cs="Times New Roman"/>
            <w:rPrChange w:author="Vaught, Jacob" w:date="2023-12-08T20:45:00Z" w:id="461">
              <w:rPr/>
            </w:rPrChange>
          </w:rPr>
          <w:delText xml:space="preserve"> can resume.</w:delText>
        </w:r>
      </w:del>
    </w:p>
    <w:p w:rsidR="00022ED2" w:rsidP="00C6371F" w:rsidRDefault="6C2AEA49" w14:paraId="5885AADD" w14:textId="52BB6D3B">
      <w:pPr>
        <w:pStyle w:val="Heading1"/>
        <w:rPr>
          <w:ins w:author="Vaught, Jacob" w:date="2023-12-08T22:27:00Z" w:id="462"/>
          <w:rFonts w:ascii="Times New Roman" w:hAnsi="Times New Roman" w:cs="Times New Roman"/>
        </w:rPr>
      </w:pPr>
      <w:del w:author="Vaught, Jacob" w:date="2023-12-09T00:31:00Z" w:id="463">
        <w:r w:rsidRPr="00932E42" w:rsidDel="004E6425">
          <w:rPr>
            <w:rFonts w:ascii="Times New Roman" w:hAnsi="Times New Roman" w:cs="Times New Roman"/>
            <w:rPrChange w:author="Vaught, Jacob" w:date="2023-12-08T20:45:00Z" w:id="464">
              <w:rPr/>
            </w:rPrChange>
          </w:rPr>
          <w:delText>4</w:delText>
        </w:r>
      </w:del>
      <w:bookmarkStart w:name="_Toc152974362" w:id="465"/>
      <w:ins w:author="Vaught, Jacob" w:date="2023-12-09T00:31:00Z" w:id="466">
        <w:r w:rsidR="004E6425">
          <w:rPr>
            <w:rFonts w:ascii="Times New Roman" w:hAnsi="Times New Roman" w:cs="Times New Roman"/>
          </w:rPr>
          <w:t>2</w:t>
        </w:r>
      </w:ins>
      <w:r w:rsidRPr="00932E42">
        <w:rPr>
          <w:rFonts w:ascii="Times New Roman" w:hAnsi="Times New Roman" w:cs="Times New Roman"/>
          <w:rPrChange w:author="Vaught, Jacob" w:date="2023-12-08T20:45:00Z" w:id="467">
            <w:rPr/>
          </w:rPrChange>
        </w:rPr>
        <w:t>. Operation</w:t>
      </w:r>
      <w:bookmarkEnd w:id="465"/>
      <w:r w:rsidRPr="00932E42">
        <w:rPr>
          <w:rFonts w:ascii="Times New Roman" w:hAnsi="Times New Roman" w:cs="Times New Roman"/>
          <w:rPrChange w:author="Vaught, Jacob" w:date="2023-12-08T20:45:00Z" w:id="468">
            <w:rPr/>
          </w:rPrChange>
        </w:rPr>
        <w:t xml:space="preserve"> </w:t>
      </w:r>
      <w:del w:author="Vaught, Jacob" w:date="2023-12-08T22:27:00Z" w:id="469">
        <w:r w:rsidRPr="00932E42" w:rsidDel="009F654A">
          <w:rPr>
            <w:rFonts w:ascii="Times New Roman" w:hAnsi="Times New Roman" w:cs="Times New Roman"/>
            <w:rPrChange w:author="Vaught, Jacob" w:date="2023-12-08T20:45:00Z" w:id="470">
              <w:rPr/>
            </w:rPrChange>
          </w:rPr>
          <w:delText>Instructions</w:delText>
        </w:r>
      </w:del>
    </w:p>
    <w:p w:rsidRPr="009F654A" w:rsidR="009F654A" w:rsidRDefault="004E6425" w14:paraId="3F73E02F" w14:textId="56C83B2A">
      <w:pPr>
        <w:pStyle w:val="Heading2"/>
        <w:rPr>
          <w:rFonts w:ascii="Times New Roman" w:hAnsi="Times New Roman" w:cs="Times New Roman"/>
          <w:rPrChange w:author="Vaught, Jacob" w:date="2023-12-08T22:28:00Z" w:id="471">
            <w:rPr>
              <w:rFonts w:ascii="Calibri" w:hAnsi="Calibri" w:eastAsia="Calibri" w:cs="Calibri"/>
            </w:rPr>
          </w:rPrChange>
        </w:rPr>
        <w:pPrChange w:author="Vaught, Jacob" w:date="2023-12-08T22:28:00Z" w:id="472">
          <w:pPr>
            <w:pStyle w:val="Heading1"/>
          </w:pPr>
        </w:pPrChange>
      </w:pPr>
      <w:bookmarkStart w:name="_Toc152974363" w:id="473"/>
      <w:ins w:author="Vaught, Jacob" w:date="2023-12-09T00:31:00Z" w:id="474">
        <w:r>
          <w:rPr>
            <w:rFonts w:ascii="Times New Roman" w:hAnsi="Times New Roman" w:cs="Times New Roman"/>
          </w:rPr>
          <w:t>2</w:t>
        </w:r>
      </w:ins>
      <w:ins w:author="Vaught, Jacob" w:date="2023-12-08T22:27:00Z" w:id="475">
        <w:r w:rsidRPr="009F654A" w:rsidR="009F654A">
          <w:rPr>
            <w:rFonts w:ascii="Times New Roman" w:hAnsi="Times New Roman" w:cs="Times New Roman"/>
            <w:rPrChange w:author="Vaught, Jacob" w:date="2023-12-08T22:28:00Z" w:id="476">
              <w:rPr/>
            </w:rPrChange>
          </w:rPr>
          <w:t>.1 Operation Instructions</w:t>
        </w:r>
        <w:bookmarkEnd w:id="473"/>
        <w:r w:rsidRPr="009F654A" w:rsidR="009F654A">
          <w:rPr>
            <w:rFonts w:ascii="Times New Roman" w:hAnsi="Times New Roman" w:cs="Times New Roman"/>
            <w:rPrChange w:author="Vaught, Jacob" w:date="2023-12-08T22:28:00Z" w:id="477">
              <w:rPr/>
            </w:rPrChange>
          </w:rPr>
          <w:t xml:space="preserve"> </w:t>
        </w:r>
      </w:ins>
    </w:p>
    <w:p w:rsidRPr="00A836ED" w:rsidR="00674A28" w:rsidRDefault="00674A28" w14:paraId="46097AB6" w14:textId="77777777">
      <w:pPr>
        <w:numPr>
          <w:ilvl w:val="0"/>
          <w:numId w:val="11"/>
        </w:numPr>
        <w:spacing w:after="0" w:line="240" w:lineRule="auto"/>
        <w:rPr>
          <w:ins w:author="Vaught, Jacob" w:date="2023-12-08T21:57:00Z" w:id="478"/>
          <w:rFonts w:ascii="Times New Roman" w:hAnsi="Times New Roman" w:eastAsia="Calibri" w:cs="Times New Roman"/>
          <w:kern w:val="2"/>
          <w14:ligatures w14:val="standardContextual"/>
        </w:rPr>
        <w:pPrChange w:author="Vaught, Jacob" w:date="2023-12-08T21:57:00Z" w:id="479">
          <w:pPr>
            <w:numPr>
              <w:numId w:val="7"/>
            </w:numPr>
            <w:tabs>
              <w:tab w:val="num" w:pos="360"/>
              <w:tab w:val="num" w:pos="720"/>
            </w:tabs>
            <w:spacing w:after="0" w:line="240" w:lineRule="auto"/>
            <w:ind w:left="360" w:hanging="360"/>
          </w:pPr>
        </w:pPrChange>
      </w:pPr>
      <w:ins w:author="Vaught, Jacob" w:date="2023-12-08T21:57:00Z" w:id="480">
        <w:r w:rsidRPr="00A836ED">
          <w:rPr>
            <w:rFonts w:ascii="Times New Roman" w:hAnsi="Times New Roman" w:eastAsia="Calibri" w:cs="Times New Roman"/>
            <w:b/>
            <w:bCs/>
            <w:kern w:val="2"/>
            <w14:ligatures w14:val="standardContextual"/>
          </w:rPr>
          <w:t>Preparing for Operation:</w:t>
        </w:r>
      </w:ins>
    </w:p>
    <w:p w:rsidRPr="00A836ED" w:rsidR="00674A28" w:rsidRDefault="00674A28" w14:paraId="74B56E82" w14:textId="77777777">
      <w:pPr>
        <w:numPr>
          <w:ilvl w:val="1"/>
          <w:numId w:val="11"/>
        </w:numPr>
        <w:spacing w:after="0" w:line="240" w:lineRule="auto"/>
        <w:rPr>
          <w:ins w:author="Vaught, Jacob" w:date="2023-12-08T21:57:00Z" w:id="481"/>
          <w:rFonts w:ascii="Times New Roman" w:hAnsi="Times New Roman" w:eastAsia="Calibri" w:cs="Times New Roman"/>
          <w:kern w:val="2"/>
          <w14:ligatures w14:val="standardContextual"/>
        </w:rPr>
        <w:pPrChange w:author="Vaught, Jacob" w:date="2023-12-08T21:57:00Z" w:id="482">
          <w:pPr>
            <w:numPr>
              <w:ilvl w:val="1"/>
              <w:numId w:val="7"/>
            </w:numPr>
            <w:tabs>
              <w:tab w:val="num" w:pos="1080"/>
              <w:tab w:val="num" w:pos="1440"/>
            </w:tabs>
            <w:spacing w:after="0" w:line="240" w:lineRule="auto"/>
            <w:ind w:left="1080" w:hanging="360"/>
          </w:pPr>
        </w:pPrChange>
      </w:pPr>
      <w:ins w:author="Vaught, Jacob" w:date="2023-12-08T21:57:00Z" w:id="483">
        <w:r w:rsidRPr="00A836ED">
          <w:rPr>
            <w:rFonts w:ascii="Times New Roman" w:hAnsi="Times New Roman" w:eastAsia="Calibri" w:cs="Times New Roman"/>
            <w:kern w:val="2"/>
            <w14:ligatures w14:val="standardContextual"/>
          </w:rPr>
          <w:t>Before starting, elevate the drive train wheels off the floor using a wooden block placed under the chassis, near the rear axle.</w:t>
        </w:r>
      </w:ins>
    </w:p>
    <w:p w:rsidRPr="00A836ED" w:rsidR="00674A28" w:rsidRDefault="00674A28" w14:paraId="6F5D5B9F" w14:textId="77777777">
      <w:pPr>
        <w:numPr>
          <w:ilvl w:val="1"/>
          <w:numId w:val="11"/>
        </w:numPr>
        <w:spacing w:after="0" w:line="240" w:lineRule="auto"/>
        <w:rPr>
          <w:ins w:author="Vaught, Jacob" w:date="2023-12-08T21:57:00Z" w:id="484"/>
          <w:rFonts w:ascii="Times New Roman" w:hAnsi="Times New Roman" w:eastAsia="Calibri" w:cs="Times New Roman"/>
          <w:kern w:val="2"/>
          <w14:ligatures w14:val="standardContextual"/>
        </w:rPr>
        <w:pPrChange w:author="Vaught, Jacob" w:date="2023-12-08T21:57:00Z" w:id="485">
          <w:pPr>
            <w:numPr>
              <w:ilvl w:val="1"/>
              <w:numId w:val="7"/>
            </w:numPr>
            <w:tabs>
              <w:tab w:val="num" w:pos="1080"/>
              <w:tab w:val="num" w:pos="1440"/>
            </w:tabs>
            <w:spacing w:after="0" w:line="240" w:lineRule="auto"/>
            <w:ind w:left="1080" w:hanging="360"/>
          </w:pPr>
        </w:pPrChange>
      </w:pPr>
      <w:ins w:author="Vaught, Jacob" w:date="2023-12-08T21:57:00Z" w:id="486">
        <w:r w:rsidRPr="00A836ED">
          <w:rPr>
            <w:rFonts w:ascii="Times New Roman" w:hAnsi="Times New Roman" w:eastAsia="Calibri" w:cs="Times New Roman"/>
            <w:kern w:val="2"/>
            <w14:ligatures w14:val="standardContextual"/>
          </w:rPr>
          <w:t>This precaution prevents damage during the boot-up sequence.</w:t>
        </w:r>
      </w:ins>
    </w:p>
    <w:p w:rsidR="00674A28" w:rsidP="00674A28" w:rsidRDefault="00674A28" w14:paraId="6B90E044" w14:textId="77777777">
      <w:pPr>
        <w:numPr>
          <w:ilvl w:val="1"/>
          <w:numId w:val="11"/>
        </w:numPr>
        <w:spacing w:after="0" w:line="240" w:lineRule="auto"/>
        <w:rPr>
          <w:ins w:author="Vaught, Jacob" w:date="2023-12-08T23:08:00Z" w:id="487"/>
          <w:rFonts w:ascii="Times New Roman" w:hAnsi="Times New Roman" w:eastAsia="Calibri" w:cs="Times New Roman"/>
          <w:kern w:val="2"/>
          <w14:ligatures w14:val="standardContextual"/>
        </w:rPr>
      </w:pPr>
      <w:ins w:author="Vaught, Jacob" w:date="2023-12-08T21:57:00Z" w:id="488">
        <w:r w:rsidRPr="00A836ED">
          <w:rPr>
            <w:rFonts w:ascii="Times New Roman" w:hAnsi="Times New Roman" w:eastAsia="Calibri" w:cs="Times New Roman"/>
            <w:kern w:val="2"/>
            <w14:ligatures w14:val="standardContextual"/>
          </w:rPr>
          <w:t>Then, turn the Power Switch to the ON position.</w:t>
        </w:r>
      </w:ins>
    </w:p>
    <w:p w:rsidRPr="00A836ED" w:rsidR="00301CD5" w:rsidRDefault="00301CD5" w14:paraId="16B53A99" w14:textId="77777777">
      <w:pPr>
        <w:spacing w:after="0" w:line="240" w:lineRule="auto"/>
        <w:ind w:left="1080"/>
        <w:rPr>
          <w:ins w:author="Vaught, Jacob" w:date="2023-12-08T21:57:00Z" w:id="489"/>
          <w:rFonts w:ascii="Times New Roman" w:hAnsi="Times New Roman" w:eastAsia="Calibri" w:cs="Times New Roman"/>
          <w:kern w:val="2"/>
          <w14:ligatures w14:val="standardContextual"/>
        </w:rPr>
        <w:pPrChange w:author="Vaught, Jacob" w:date="2023-12-08T23:08:00Z" w:id="490">
          <w:pPr>
            <w:numPr>
              <w:ilvl w:val="1"/>
              <w:numId w:val="7"/>
            </w:numPr>
            <w:tabs>
              <w:tab w:val="num" w:pos="1080"/>
              <w:tab w:val="num" w:pos="1440"/>
            </w:tabs>
            <w:spacing w:after="0" w:line="240" w:lineRule="auto"/>
            <w:ind w:left="1080" w:hanging="360"/>
          </w:pPr>
        </w:pPrChange>
      </w:pPr>
    </w:p>
    <w:p w:rsidRPr="00A836ED" w:rsidR="00674A28" w:rsidRDefault="00674A28" w14:paraId="2FF87422" w14:textId="77777777">
      <w:pPr>
        <w:numPr>
          <w:ilvl w:val="0"/>
          <w:numId w:val="11"/>
        </w:numPr>
        <w:spacing w:after="0" w:line="240" w:lineRule="auto"/>
        <w:rPr>
          <w:ins w:author="Vaught, Jacob" w:date="2023-12-08T21:57:00Z" w:id="491"/>
          <w:rFonts w:ascii="Times New Roman" w:hAnsi="Times New Roman" w:eastAsia="Calibri" w:cs="Times New Roman"/>
          <w:kern w:val="2"/>
          <w14:ligatures w14:val="standardContextual"/>
        </w:rPr>
        <w:pPrChange w:author="Vaught, Jacob" w:date="2023-12-08T21:57:00Z" w:id="492">
          <w:pPr>
            <w:numPr>
              <w:numId w:val="7"/>
            </w:numPr>
            <w:tabs>
              <w:tab w:val="num" w:pos="360"/>
              <w:tab w:val="num" w:pos="720"/>
            </w:tabs>
            <w:spacing w:after="0" w:line="240" w:lineRule="auto"/>
            <w:ind w:left="360" w:hanging="360"/>
          </w:pPr>
        </w:pPrChange>
      </w:pPr>
      <w:ins w:author="Vaught, Jacob" w:date="2023-12-08T21:57:00Z" w:id="493">
        <w:r w:rsidRPr="00A836ED">
          <w:rPr>
            <w:rFonts w:ascii="Times New Roman" w:hAnsi="Times New Roman" w:eastAsia="Calibri" w:cs="Times New Roman"/>
            <w:b/>
            <w:bCs/>
            <w:kern w:val="2"/>
            <w14:ligatures w14:val="standardContextual"/>
          </w:rPr>
          <w:t>Modes of Operation:</w:t>
        </w:r>
        <w:r w:rsidRPr="00A836ED">
          <w:rPr>
            <w:rFonts w:ascii="Times New Roman" w:hAnsi="Times New Roman" w:eastAsia="Calibri" w:cs="Times New Roman"/>
            <w:kern w:val="2"/>
            <w14:ligatures w14:val="standardContextual"/>
          </w:rPr>
          <w:t xml:space="preserve"> </w:t>
        </w:r>
      </w:ins>
    </w:p>
    <w:p w:rsidRPr="00A836ED" w:rsidR="00674A28" w:rsidP="00674A28" w:rsidRDefault="00674A28" w14:paraId="698C17B0" w14:textId="77777777">
      <w:pPr>
        <w:numPr>
          <w:ilvl w:val="0"/>
          <w:numId w:val="9"/>
        </w:numPr>
        <w:spacing w:after="0" w:line="240" w:lineRule="auto"/>
        <w:ind w:left="720"/>
        <w:contextualSpacing/>
        <w:rPr>
          <w:ins w:author="Vaught, Jacob" w:date="2023-12-08T21:57:00Z" w:id="494"/>
          <w:rFonts w:ascii="Times New Roman" w:hAnsi="Times New Roman" w:eastAsia="Calibri" w:cs="Times New Roman"/>
        </w:rPr>
      </w:pPr>
      <w:ins w:author="Vaught, Jacob" w:date="2023-12-08T21:57:00Z" w:id="495">
        <w:r w:rsidRPr="00A836ED">
          <w:rPr>
            <w:rFonts w:ascii="Times New Roman" w:hAnsi="Times New Roman" w:eastAsia="Calibri" w:cs="Times New Roman"/>
            <w:b/>
            <w:bCs/>
          </w:rPr>
          <w:t>SLEEP Mode:</w:t>
        </w:r>
      </w:ins>
    </w:p>
    <w:p w:rsidRPr="00A836ED" w:rsidR="00674A28" w:rsidRDefault="00674A28" w14:paraId="3E75A4E3" w14:textId="77777777">
      <w:pPr>
        <w:numPr>
          <w:ilvl w:val="1"/>
          <w:numId w:val="11"/>
        </w:numPr>
        <w:spacing w:after="0" w:line="240" w:lineRule="auto"/>
        <w:rPr>
          <w:ins w:author="Vaught, Jacob" w:date="2023-12-08T21:57:00Z" w:id="496"/>
          <w:rFonts w:ascii="Times New Roman" w:hAnsi="Times New Roman" w:eastAsia="Calibri" w:cs="Times New Roman"/>
          <w:kern w:val="2"/>
          <w14:ligatures w14:val="standardContextual"/>
        </w:rPr>
        <w:pPrChange w:author="Vaught, Jacob" w:date="2023-12-08T21:57:00Z" w:id="497">
          <w:pPr>
            <w:numPr>
              <w:ilvl w:val="1"/>
              <w:numId w:val="7"/>
            </w:numPr>
            <w:tabs>
              <w:tab w:val="num" w:pos="1080"/>
              <w:tab w:val="num" w:pos="1440"/>
            </w:tabs>
            <w:spacing w:after="0" w:line="240" w:lineRule="auto"/>
            <w:ind w:left="1080" w:hanging="360"/>
          </w:pPr>
        </w:pPrChange>
      </w:pPr>
      <w:ins w:author="Vaught, Jacob" w:date="2023-12-08T21:57:00Z" w:id="498">
        <w:r w:rsidRPr="00A836ED">
          <w:rPr>
            <w:rFonts w:ascii="Times New Roman" w:hAnsi="Times New Roman" w:eastAsia="Calibri" w:cs="Times New Roman"/>
            <w:kern w:val="2"/>
            <w14:ligatures w14:val="standardContextual"/>
          </w:rPr>
          <w:t>Initial standby mode post battery connection.</w:t>
        </w:r>
      </w:ins>
    </w:p>
    <w:p w:rsidR="00674A28" w:rsidP="00674A28" w:rsidRDefault="00674A28" w14:paraId="42436C29" w14:textId="0ACF8DD2">
      <w:pPr>
        <w:numPr>
          <w:ilvl w:val="1"/>
          <w:numId w:val="11"/>
        </w:numPr>
        <w:spacing w:after="0" w:line="240" w:lineRule="auto"/>
        <w:rPr>
          <w:ins w:author="Vaught, Jacob" w:date="2023-12-08T23:08:00Z" w:id="499"/>
          <w:rFonts w:ascii="Times New Roman" w:hAnsi="Times New Roman" w:eastAsia="Calibri" w:cs="Times New Roman"/>
          <w:kern w:val="2"/>
          <w14:ligatures w14:val="standardContextual"/>
        </w:rPr>
      </w:pPr>
      <w:ins w:author="Vaught, Jacob" w:date="2023-12-08T21:57:00Z" w:id="500">
        <w:r w:rsidRPr="00A836ED">
          <w:rPr>
            <w:rFonts w:ascii="Times New Roman" w:hAnsi="Times New Roman" w:eastAsia="Calibri" w:cs="Times New Roman"/>
            <w:kern w:val="2"/>
            <w14:ligatures w14:val="standardContextual"/>
          </w:rPr>
          <w:t>No control LEDs illuminated.</w:t>
        </w:r>
      </w:ins>
    </w:p>
    <w:p w:rsidRPr="00A836ED" w:rsidR="00301CD5" w:rsidRDefault="00301CD5" w14:paraId="63400553" w14:textId="77777777">
      <w:pPr>
        <w:spacing w:after="0" w:line="240" w:lineRule="auto"/>
        <w:ind w:left="1080"/>
        <w:rPr>
          <w:ins w:author="Vaught, Jacob" w:date="2023-12-08T21:57:00Z" w:id="501"/>
          <w:rFonts w:ascii="Times New Roman" w:hAnsi="Times New Roman" w:eastAsia="Calibri" w:cs="Times New Roman"/>
          <w:kern w:val="2"/>
          <w14:ligatures w14:val="standardContextual"/>
        </w:rPr>
        <w:pPrChange w:author="Vaught, Jacob" w:date="2023-12-08T23:08:00Z" w:id="502">
          <w:pPr>
            <w:numPr>
              <w:ilvl w:val="1"/>
              <w:numId w:val="7"/>
            </w:numPr>
            <w:tabs>
              <w:tab w:val="num" w:pos="1080"/>
              <w:tab w:val="num" w:pos="1440"/>
            </w:tabs>
            <w:spacing w:after="0" w:line="240" w:lineRule="auto"/>
            <w:ind w:left="1080" w:hanging="360"/>
          </w:pPr>
        </w:pPrChange>
      </w:pPr>
    </w:p>
    <w:p w:rsidRPr="00A836ED" w:rsidR="00674A28" w:rsidP="00674A28" w:rsidRDefault="00674A28" w14:paraId="2F99369D" w14:textId="77777777">
      <w:pPr>
        <w:numPr>
          <w:ilvl w:val="0"/>
          <w:numId w:val="9"/>
        </w:numPr>
        <w:spacing w:after="0" w:line="240" w:lineRule="auto"/>
        <w:ind w:left="720"/>
        <w:contextualSpacing/>
        <w:rPr>
          <w:ins w:author="Vaught, Jacob" w:date="2023-12-08T21:57:00Z" w:id="503"/>
          <w:rFonts w:ascii="Times New Roman" w:hAnsi="Times New Roman" w:eastAsia="Calibri" w:cs="Times New Roman"/>
        </w:rPr>
      </w:pPr>
      <w:ins w:author="Vaught, Jacob" w:date="2023-12-08T21:57:00Z" w:id="504">
        <w:r w:rsidRPr="00A836ED">
          <w:rPr>
            <w:rFonts w:ascii="Times New Roman" w:hAnsi="Times New Roman" w:eastAsia="Calibri" w:cs="Times New Roman"/>
            <w:b/>
            <w:bCs/>
          </w:rPr>
          <w:t>STOP Mode:</w:t>
        </w:r>
      </w:ins>
    </w:p>
    <w:p w:rsidRPr="00A836ED" w:rsidR="00674A28" w:rsidRDefault="00674A28" w14:paraId="23D0F715" w14:textId="77777777">
      <w:pPr>
        <w:numPr>
          <w:ilvl w:val="1"/>
          <w:numId w:val="11"/>
        </w:numPr>
        <w:spacing w:after="0" w:line="240" w:lineRule="auto"/>
        <w:rPr>
          <w:ins w:author="Vaught, Jacob" w:date="2023-12-08T21:57:00Z" w:id="505"/>
          <w:rFonts w:ascii="Times New Roman" w:hAnsi="Times New Roman" w:eastAsia="Calibri" w:cs="Times New Roman"/>
          <w:kern w:val="2"/>
          <w14:ligatures w14:val="standardContextual"/>
        </w:rPr>
        <w:pPrChange w:author="Vaught, Jacob" w:date="2023-12-08T21:57:00Z" w:id="506">
          <w:pPr>
            <w:numPr>
              <w:ilvl w:val="1"/>
              <w:numId w:val="7"/>
            </w:numPr>
            <w:tabs>
              <w:tab w:val="num" w:pos="1080"/>
              <w:tab w:val="num" w:pos="1440"/>
            </w:tabs>
            <w:spacing w:after="0" w:line="240" w:lineRule="auto"/>
            <w:ind w:left="1080" w:hanging="360"/>
          </w:pPr>
        </w:pPrChange>
      </w:pPr>
      <w:ins w:author="Vaught, Jacob" w:date="2023-12-08T21:57:00Z" w:id="507">
        <w:r w:rsidRPr="00A836ED">
          <w:rPr>
            <w:rFonts w:ascii="Times New Roman" w:hAnsi="Times New Roman" w:eastAsia="Calibri" w:cs="Times New Roman"/>
            <w:kern w:val="2"/>
            <w14:ligatures w14:val="standardContextual"/>
          </w:rPr>
          <w:t xml:space="preserve">Activate before </w:t>
        </w:r>
        <w:proofErr w:type="gramStart"/>
        <w:r w:rsidRPr="00A836ED">
          <w:rPr>
            <w:rFonts w:ascii="Times New Roman" w:hAnsi="Times New Roman" w:eastAsia="Calibri" w:cs="Times New Roman"/>
            <w:kern w:val="2"/>
            <w14:ligatures w14:val="standardContextual"/>
          </w:rPr>
          <w:t>placing</w:t>
        </w:r>
        <w:proofErr w:type="gramEnd"/>
        <w:r w:rsidRPr="00A836ED">
          <w:rPr>
            <w:rFonts w:ascii="Times New Roman" w:hAnsi="Times New Roman" w:eastAsia="Calibri" w:cs="Times New Roman"/>
            <w:kern w:val="2"/>
            <w14:ligatures w14:val="standardContextual"/>
          </w:rPr>
          <w:t xml:space="preserve"> on track via </w:t>
        </w:r>
        <w:r>
          <w:rPr>
            <w:rFonts w:ascii="Times New Roman" w:hAnsi="Times New Roman" w:eastAsia="Calibri" w:cs="Times New Roman"/>
            <w:kern w:val="2"/>
            <w14:ligatures w14:val="standardContextual"/>
          </w:rPr>
          <w:t xml:space="preserve">pressing the </w:t>
        </w:r>
        <w:r w:rsidRPr="00A836ED">
          <w:rPr>
            <w:rFonts w:ascii="Times New Roman" w:hAnsi="Times New Roman" w:eastAsia="Calibri" w:cs="Times New Roman"/>
            <w:kern w:val="2"/>
            <w14:ligatures w14:val="standardContextual"/>
          </w:rPr>
          <w:t>bumper or red button.</w:t>
        </w:r>
      </w:ins>
    </w:p>
    <w:p w:rsidR="00674A28" w:rsidP="00674A28" w:rsidRDefault="00674A28" w14:paraId="22A3B680" w14:textId="77777777">
      <w:pPr>
        <w:numPr>
          <w:ilvl w:val="1"/>
          <w:numId w:val="11"/>
        </w:numPr>
        <w:spacing w:after="0" w:line="240" w:lineRule="auto"/>
        <w:rPr>
          <w:ins w:author="Vaught, Jacob" w:date="2023-12-08T23:08:00Z" w:id="508"/>
          <w:rFonts w:ascii="Times New Roman" w:hAnsi="Times New Roman" w:eastAsia="Calibri" w:cs="Times New Roman"/>
          <w:kern w:val="2"/>
          <w14:ligatures w14:val="standardContextual"/>
        </w:rPr>
      </w:pPr>
      <w:ins w:author="Vaught, Jacob" w:date="2023-12-08T21:57:00Z" w:id="509">
        <w:r w:rsidRPr="00A836ED">
          <w:rPr>
            <w:rFonts w:ascii="Times New Roman" w:hAnsi="Times New Roman" w:eastAsia="Calibri" w:cs="Times New Roman"/>
            <w:kern w:val="2"/>
            <w14:ligatures w14:val="standardContextual"/>
          </w:rPr>
          <w:t xml:space="preserve">Red LED indicates STOP state. </w:t>
        </w:r>
      </w:ins>
    </w:p>
    <w:p w:rsidRPr="00A836ED" w:rsidR="00301CD5" w:rsidRDefault="00301CD5" w14:paraId="5ECA38F4" w14:textId="77777777">
      <w:pPr>
        <w:spacing w:after="0" w:line="240" w:lineRule="auto"/>
        <w:ind w:left="1080"/>
        <w:rPr>
          <w:ins w:author="Vaught, Jacob" w:date="2023-12-08T21:57:00Z" w:id="510"/>
          <w:rFonts w:ascii="Times New Roman" w:hAnsi="Times New Roman" w:eastAsia="Calibri" w:cs="Times New Roman"/>
          <w:kern w:val="2"/>
          <w14:ligatures w14:val="standardContextual"/>
        </w:rPr>
        <w:pPrChange w:author="Vaught, Jacob" w:date="2023-12-08T23:08:00Z" w:id="511">
          <w:pPr>
            <w:numPr>
              <w:ilvl w:val="1"/>
              <w:numId w:val="7"/>
            </w:numPr>
            <w:tabs>
              <w:tab w:val="num" w:pos="1080"/>
              <w:tab w:val="num" w:pos="1440"/>
            </w:tabs>
            <w:spacing w:after="0" w:line="240" w:lineRule="auto"/>
            <w:ind w:left="1080" w:hanging="360"/>
          </w:pPr>
        </w:pPrChange>
      </w:pPr>
    </w:p>
    <w:p w:rsidRPr="00A836ED" w:rsidR="00674A28" w:rsidP="00674A28" w:rsidRDefault="00674A28" w14:paraId="7D9D061E" w14:textId="77777777">
      <w:pPr>
        <w:numPr>
          <w:ilvl w:val="0"/>
          <w:numId w:val="9"/>
        </w:numPr>
        <w:spacing w:after="0" w:line="240" w:lineRule="auto"/>
        <w:ind w:left="720"/>
        <w:contextualSpacing/>
        <w:rPr>
          <w:ins w:author="Vaught, Jacob" w:date="2023-12-08T21:57:00Z" w:id="512"/>
          <w:rFonts w:ascii="Times New Roman" w:hAnsi="Times New Roman" w:eastAsia="Calibri" w:cs="Times New Roman"/>
        </w:rPr>
      </w:pPr>
      <w:ins w:author="Vaught, Jacob" w:date="2023-12-08T21:57:00Z" w:id="513">
        <w:r w:rsidRPr="00A836ED">
          <w:rPr>
            <w:rFonts w:ascii="Times New Roman" w:hAnsi="Times New Roman" w:eastAsia="Calibri" w:cs="Times New Roman"/>
            <w:b/>
            <w:bCs/>
          </w:rPr>
          <w:t>ERROR Mode:</w:t>
        </w:r>
      </w:ins>
    </w:p>
    <w:p w:rsidRPr="00A836ED" w:rsidR="00674A28" w:rsidRDefault="00674A28" w14:paraId="0C00A0E4" w14:textId="77777777">
      <w:pPr>
        <w:numPr>
          <w:ilvl w:val="1"/>
          <w:numId w:val="11"/>
        </w:numPr>
        <w:spacing w:after="0" w:line="240" w:lineRule="auto"/>
        <w:rPr>
          <w:ins w:author="Vaught, Jacob" w:date="2023-12-08T21:57:00Z" w:id="514"/>
          <w:rFonts w:ascii="Times New Roman" w:hAnsi="Times New Roman" w:eastAsia="Calibri" w:cs="Times New Roman"/>
          <w:kern w:val="2"/>
          <w14:ligatures w14:val="standardContextual"/>
        </w:rPr>
        <w:pPrChange w:author="Vaught, Jacob" w:date="2023-12-08T21:57:00Z" w:id="515">
          <w:pPr>
            <w:numPr>
              <w:ilvl w:val="1"/>
              <w:numId w:val="7"/>
            </w:numPr>
            <w:tabs>
              <w:tab w:val="num" w:pos="1080"/>
              <w:tab w:val="num" w:pos="1440"/>
            </w:tabs>
            <w:spacing w:after="0" w:line="240" w:lineRule="auto"/>
            <w:ind w:left="1080" w:hanging="360"/>
          </w:pPr>
        </w:pPrChange>
      </w:pPr>
      <w:ins w:author="Vaught, Jacob" w:date="2023-12-08T21:57:00Z" w:id="516">
        <w:r w:rsidRPr="00A836ED">
          <w:rPr>
            <w:rFonts w:ascii="Times New Roman" w:hAnsi="Times New Roman" w:eastAsia="Calibri" w:cs="Times New Roman"/>
            <w:kern w:val="2"/>
            <w14:ligatures w14:val="standardContextual"/>
          </w:rPr>
          <w:t>Red LED indicates ERROR state.</w:t>
        </w:r>
      </w:ins>
    </w:p>
    <w:p w:rsidRPr="00A836ED" w:rsidR="00674A28" w:rsidRDefault="00674A28" w14:paraId="0F290533" w14:textId="77777777">
      <w:pPr>
        <w:numPr>
          <w:ilvl w:val="1"/>
          <w:numId w:val="11"/>
        </w:numPr>
        <w:spacing w:after="0" w:line="240" w:lineRule="auto"/>
        <w:rPr>
          <w:ins w:author="Vaught, Jacob" w:date="2023-12-08T21:57:00Z" w:id="517"/>
          <w:rFonts w:ascii="Times New Roman" w:hAnsi="Times New Roman" w:eastAsia="Calibri" w:cs="Times New Roman"/>
          <w:kern w:val="2"/>
          <w14:ligatures w14:val="standardContextual"/>
        </w:rPr>
        <w:pPrChange w:author="Vaught, Jacob" w:date="2023-12-08T21:57:00Z" w:id="518">
          <w:pPr>
            <w:numPr>
              <w:ilvl w:val="1"/>
              <w:numId w:val="7"/>
            </w:numPr>
            <w:tabs>
              <w:tab w:val="num" w:pos="1080"/>
              <w:tab w:val="num" w:pos="1440"/>
            </w:tabs>
            <w:spacing w:after="0" w:line="240" w:lineRule="auto"/>
            <w:ind w:left="1080" w:hanging="360"/>
          </w:pPr>
        </w:pPrChange>
      </w:pPr>
      <w:ins w:author="Vaught, Jacob" w:date="2023-12-08T21:57:00Z" w:id="519">
        <w:r w:rsidRPr="00A836ED">
          <w:rPr>
            <w:rFonts w:ascii="Times New Roman" w:hAnsi="Times New Roman" w:eastAsia="Calibri" w:cs="Times New Roman"/>
            <w:kern w:val="2"/>
            <w14:ligatures w14:val="standardContextual"/>
          </w:rPr>
          <w:t xml:space="preserve">Triggered by off-track detection, obstacle encounters, or low </w:t>
        </w:r>
        <w:proofErr w:type="gramStart"/>
        <w:r w:rsidRPr="00A836ED">
          <w:rPr>
            <w:rFonts w:ascii="Times New Roman" w:hAnsi="Times New Roman" w:eastAsia="Calibri" w:cs="Times New Roman"/>
            <w:kern w:val="2"/>
            <w14:ligatures w14:val="standardContextual"/>
          </w:rPr>
          <w:t>battery</w:t>
        </w:r>
        <w:proofErr w:type="gramEnd"/>
        <w:r w:rsidRPr="00A836ED">
          <w:rPr>
            <w:rFonts w:ascii="Times New Roman" w:hAnsi="Times New Roman" w:eastAsia="Calibri" w:cs="Times New Roman"/>
            <w:kern w:val="2"/>
            <w14:ligatures w14:val="standardContextual"/>
          </w:rPr>
          <w:t>.</w:t>
        </w:r>
      </w:ins>
    </w:p>
    <w:p w:rsidR="00674A28" w:rsidP="00674A28" w:rsidRDefault="00674A28" w14:paraId="33B93C1C" w14:textId="77777777">
      <w:pPr>
        <w:numPr>
          <w:ilvl w:val="1"/>
          <w:numId w:val="11"/>
        </w:numPr>
        <w:spacing w:after="0" w:line="240" w:lineRule="auto"/>
        <w:rPr>
          <w:ins w:author="Vaught, Jacob" w:date="2023-12-08T23:08:00Z" w:id="520"/>
          <w:rFonts w:ascii="Times New Roman" w:hAnsi="Times New Roman" w:eastAsia="Calibri" w:cs="Times New Roman"/>
          <w:kern w:val="2"/>
          <w14:ligatures w14:val="standardContextual"/>
        </w:rPr>
      </w:pPr>
      <w:proofErr w:type="gramStart"/>
      <w:ins w:author="Vaught, Jacob" w:date="2023-12-08T21:57:00Z" w:id="521">
        <w:r w:rsidRPr="00A836ED">
          <w:rPr>
            <w:rFonts w:ascii="Times New Roman" w:hAnsi="Times New Roman" w:eastAsia="Calibri" w:cs="Times New Roman"/>
            <w:kern w:val="2"/>
            <w14:ligatures w14:val="standardContextual"/>
          </w:rPr>
          <w:t>Vehicle</w:t>
        </w:r>
        <w:proofErr w:type="gramEnd"/>
        <w:r w:rsidRPr="00A836ED">
          <w:rPr>
            <w:rFonts w:ascii="Times New Roman" w:hAnsi="Times New Roman" w:eastAsia="Calibri" w:cs="Times New Roman"/>
            <w:kern w:val="2"/>
            <w14:ligatures w14:val="standardContextual"/>
          </w:rPr>
          <w:t xml:space="preserve"> halts operation under these conditions. </w:t>
        </w:r>
      </w:ins>
    </w:p>
    <w:p w:rsidRPr="00A836ED" w:rsidR="00301CD5" w:rsidRDefault="00301CD5" w14:paraId="448D6DCB" w14:textId="77777777">
      <w:pPr>
        <w:spacing w:after="0" w:line="240" w:lineRule="auto"/>
        <w:ind w:left="1080"/>
        <w:rPr>
          <w:ins w:author="Vaught, Jacob" w:date="2023-12-08T21:57:00Z" w:id="522"/>
          <w:rFonts w:ascii="Times New Roman" w:hAnsi="Times New Roman" w:eastAsia="Calibri" w:cs="Times New Roman"/>
          <w:kern w:val="2"/>
          <w14:ligatures w14:val="standardContextual"/>
        </w:rPr>
        <w:pPrChange w:author="Vaught, Jacob" w:date="2023-12-08T23:08:00Z" w:id="523">
          <w:pPr>
            <w:numPr>
              <w:ilvl w:val="1"/>
              <w:numId w:val="7"/>
            </w:numPr>
            <w:tabs>
              <w:tab w:val="num" w:pos="1080"/>
              <w:tab w:val="num" w:pos="1440"/>
            </w:tabs>
            <w:spacing w:after="0" w:line="240" w:lineRule="auto"/>
            <w:ind w:left="1080" w:hanging="360"/>
          </w:pPr>
        </w:pPrChange>
      </w:pPr>
    </w:p>
    <w:p w:rsidRPr="00A836ED" w:rsidR="00674A28" w:rsidP="00674A28" w:rsidRDefault="00674A28" w14:paraId="6443DC0E" w14:textId="77777777">
      <w:pPr>
        <w:numPr>
          <w:ilvl w:val="0"/>
          <w:numId w:val="9"/>
        </w:numPr>
        <w:spacing w:after="0" w:line="240" w:lineRule="auto"/>
        <w:ind w:left="720"/>
        <w:contextualSpacing/>
        <w:rPr>
          <w:ins w:author="Vaught, Jacob" w:date="2023-12-08T21:57:00Z" w:id="524"/>
          <w:rFonts w:ascii="Times New Roman" w:hAnsi="Times New Roman" w:eastAsia="Calibri" w:cs="Times New Roman"/>
        </w:rPr>
      </w:pPr>
      <w:ins w:author="Vaught, Jacob" w:date="2023-12-08T21:57:00Z" w:id="525">
        <w:r w:rsidRPr="00A836ED">
          <w:rPr>
            <w:rFonts w:ascii="Times New Roman" w:hAnsi="Times New Roman" w:eastAsia="Calibri" w:cs="Times New Roman"/>
            <w:b/>
            <w:bCs/>
          </w:rPr>
          <w:t>WAIT Mode:</w:t>
        </w:r>
      </w:ins>
    </w:p>
    <w:p w:rsidRPr="00A836ED" w:rsidR="00674A28" w:rsidRDefault="00674A28" w14:paraId="1A5DF5C8" w14:textId="77777777">
      <w:pPr>
        <w:numPr>
          <w:ilvl w:val="1"/>
          <w:numId w:val="11"/>
        </w:numPr>
        <w:spacing w:after="0" w:line="240" w:lineRule="auto"/>
        <w:rPr>
          <w:ins w:author="Vaught, Jacob" w:date="2023-12-08T21:57:00Z" w:id="526"/>
          <w:rFonts w:ascii="Times New Roman" w:hAnsi="Times New Roman" w:eastAsia="Calibri" w:cs="Times New Roman"/>
          <w:kern w:val="2"/>
          <w14:ligatures w14:val="standardContextual"/>
        </w:rPr>
        <w:pPrChange w:author="Vaught, Jacob" w:date="2023-12-08T21:57:00Z" w:id="527">
          <w:pPr>
            <w:numPr>
              <w:ilvl w:val="1"/>
              <w:numId w:val="7"/>
            </w:numPr>
            <w:tabs>
              <w:tab w:val="num" w:pos="1080"/>
              <w:tab w:val="num" w:pos="1440"/>
            </w:tabs>
            <w:spacing w:after="0" w:line="240" w:lineRule="auto"/>
            <w:ind w:left="1080" w:hanging="360"/>
          </w:pPr>
        </w:pPrChange>
      </w:pPr>
      <w:ins w:author="Vaught, Jacob" w:date="2023-12-08T21:57:00Z" w:id="528">
        <w:r w:rsidRPr="00A836ED">
          <w:rPr>
            <w:rFonts w:ascii="Times New Roman" w:hAnsi="Times New Roman" w:eastAsia="Calibri" w:cs="Times New Roman"/>
            <w:kern w:val="2"/>
            <w14:ligatures w14:val="standardContextual"/>
          </w:rPr>
          <w:t>Advised post-track placement.</w:t>
        </w:r>
      </w:ins>
    </w:p>
    <w:p w:rsidRPr="00A836ED" w:rsidR="00674A28" w:rsidRDefault="00674A28" w14:paraId="21AAB454" w14:textId="77777777">
      <w:pPr>
        <w:numPr>
          <w:ilvl w:val="1"/>
          <w:numId w:val="11"/>
        </w:numPr>
        <w:spacing w:after="0" w:line="240" w:lineRule="auto"/>
        <w:rPr>
          <w:ins w:author="Vaught, Jacob" w:date="2023-12-08T21:57:00Z" w:id="529"/>
          <w:rFonts w:ascii="Times New Roman" w:hAnsi="Times New Roman" w:eastAsia="Calibri" w:cs="Times New Roman"/>
          <w:kern w:val="2"/>
          <w14:ligatures w14:val="standardContextual"/>
        </w:rPr>
        <w:pPrChange w:author="Vaught, Jacob" w:date="2023-12-08T21:57:00Z" w:id="530">
          <w:pPr>
            <w:numPr>
              <w:ilvl w:val="1"/>
              <w:numId w:val="7"/>
            </w:numPr>
            <w:tabs>
              <w:tab w:val="num" w:pos="1080"/>
              <w:tab w:val="num" w:pos="1440"/>
            </w:tabs>
            <w:spacing w:after="0" w:line="240" w:lineRule="auto"/>
            <w:ind w:left="1080" w:hanging="360"/>
          </w:pPr>
        </w:pPrChange>
      </w:pPr>
      <w:ins w:author="Vaught, Jacob" w:date="2023-12-08T21:57:00Z" w:id="531">
        <w:r w:rsidRPr="00A836ED">
          <w:rPr>
            <w:rFonts w:ascii="Times New Roman" w:hAnsi="Times New Roman" w:eastAsia="Calibri" w:cs="Times New Roman"/>
            <w:kern w:val="2"/>
            <w14:ligatures w14:val="standardContextual"/>
          </w:rPr>
          <w:t xml:space="preserve">Activated via the yellow </w:t>
        </w:r>
        <w:proofErr w:type="gramStart"/>
        <w:r w:rsidRPr="00A836ED">
          <w:rPr>
            <w:rFonts w:ascii="Times New Roman" w:hAnsi="Times New Roman" w:eastAsia="Calibri" w:cs="Times New Roman"/>
            <w:kern w:val="2"/>
            <w14:ligatures w14:val="standardContextual"/>
          </w:rPr>
          <w:t>button;</w:t>
        </w:r>
        <w:proofErr w:type="gramEnd"/>
        <w:r w:rsidRPr="00A836ED">
          <w:rPr>
            <w:rFonts w:ascii="Times New Roman" w:hAnsi="Times New Roman" w:eastAsia="Calibri" w:cs="Times New Roman"/>
            <w:kern w:val="2"/>
            <w14:ligatures w14:val="standardContextual"/>
          </w:rPr>
          <w:t xml:space="preserve"> Yellow LED illuminates.</w:t>
        </w:r>
      </w:ins>
    </w:p>
    <w:p w:rsidRPr="00A836ED" w:rsidR="00674A28" w:rsidRDefault="00674A28" w14:paraId="2CD4B69C" w14:textId="77777777">
      <w:pPr>
        <w:numPr>
          <w:ilvl w:val="1"/>
          <w:numId w:val="11"/>
        </w:numPr>
        <w:spacing w:after="0" w:line="240" w:lineRule="auto"/>
        <w:rPr>
          <w:ins w:author="Vaught, Jacob" w:date="2023-12-08T21:57:00Z" w:id="532"/>
          <w:rFonts w:ascii="Times New Roman" w:hAnsi="Times New Roman" w:eastAsia="Calibri" w:cs="Times New Roman"/>
          <w:kern w:val="2"/>
          <w14:ligatures w14:val="standardContextual"/>
        </w:rPr>
        <w:pPrChange w:author="Vaught, Jacob" w:date="2023-12-08T21:57:00Z" w:id="533">
          <w:pPr>
            <w:numPr>
              <w:ilvl w:val="1"/>
              <w:numId w:val="7"/>
            </w:numPr>
            <w:tabs>
              <w:tab w:val="num" w:pos="1080"/>
              <w:tab w:val="num" w:pos="1440"/>
            </w:tabs>
            <w:spacing w:after="0" w:line="240" w:lineRule="auto"/>
            <w:ind w:left="1080" w:hanging="360"/>
          </w:pPr>
        </w:pPrChange>
      </w:pPr>
      <w:ins w:author="Vaught, Jacob" w:date="2023-12-08T21:57:00Z" w:id="534">
        <w:r w:rsidRPr="00A836ED">
          <w:rPr>
            <w:rFonts w:ascii="Times New Roman" w:hAnsi="Times New Roman" w:eastAsia="Calibri" w:cs="Times New Roman"/>
            <w:kern w:val="2"/>
            <w14:ligatures w14:val="standardContextual"/>
          </w:rPr>
          <w:t>Affects steering but not drive subsystem.</w:t>
        </w:r>
      </w:ins>
    </w:p>
    <w:p w:rsidR="00674A28" w:rsidP="00674A28" w:rsidRDefault="00674A28" w14:paraId="776E4C12" w14:textId="5124EA57">
      <w:pPr>
        <w:numPr>
          <w:ilvl w:val="1"/>
          <w:numId w:val="11"/>
        </w:numPr>
        <w:spacing w:after="0" w:line="240" w:lineRule="auto"/>
        <w:rPr>
          <w:ins w:author="Vaught, Jacob" w:date="2023-12-08T23:08:00Z" w:id="535"/>
          <w:rFonts w:ascii="Times New Roman" w:hAnsi="Times New Roman" w:eastAsia="Calibri" w:cs="Times New Roman"/>
          <w:kern w:val="2"/>
          <w14:ligatures w14:val="standardContextual"/>
        </w:rPr>
      </w:pPr>
      <w:ins w:author="Vaught, Jacob" w:date="2023-12-08T21:57:00Z" w:id="536">
        <w:r w:rsidRPr="00A836ED">
          <w:rPr>
            <w:rFonts w:ascii="Times New Roman" w:hAnsi="Times New Roman" w:eastAsia="Calibri" w:cs="Times New Roman"/>
            <w:kern w:val="2"/>
            <w14:ligatures w14:val="standardContextual"/>
          </w:rPr>
          <w:t>Vehicle switches to ERROR state upon detecting any issues.</w:t>
        </w:r>
      </w:ins>
    </w:p>
    <w:p w:rsidRPr="00A836ED" w:rsidR="00301CD5" w:rsidRDefault="00301CD5" w14:paraId="77003338" w14:textId="77777777">
      <w:pPr>
        <w:spacing w:after="0" w:line="240" w:lineRule="auto"/>
        <w:ind w:left="1080"/>
        <w:rPr>
          <w:ins w:author="Vaught, Jacob" w:date="2023-12-08T21:57:00Z" w:id="537"/>
          <w:rFonts w:ascii="Times New Roman" w:hAnsi="Times New Roman" w:eastAsia="Calibri" w:cs="Times New Roman"/>
          <w:kern w:val="2"/>
          <w14:ligatures w14:val="standardContextual"/>
        </w:rPr>
        <w:pPrChange w:author="Vaught, Jacob" w:date="2023-12-08T23:08:00Z" w:id="538">
          <w:pPr>
            <w:numPr>
              <w:ilvl w:val="1"/>
              <w:numId w:val="7"/>
            </w:numPr>
            <w:tabs>
              <w:tab w:val="num" w:pos="1080"/>
              <w:tab w:val="num" w:pos="1440"/>
            </w:tabs>
            <w:spacing w:after="0" w:line="240" w:lineRule="auto"/>
            <w:ind w:left="1080" w:hanging="360"/>
          </w:pPr>
        </w:pPrChange>
      </w:pPr>
    </w:p>
    <w:p w:rsidRPr="00A836ED" w:rsidR="00674A28" w:rsidP="00674A28" w:rsidRDefault="00674A28" w14:paraId="5D6940BA" w14:textId="77777777">
      <w:pPr>
        <w:numPr>
          <w:ilvl w:val="0"/>
          <w:numId w:val="9"/>
        </w:numPr>
        <w:spacing w:after="0" w:line="240" w:lineRule="auto"/>
        <w:ind w:left="720"/>
        <w:contextualSpacing/>
        <w:rPr>
          <w:ins w:author="Vaught, Jacob" w:date="2023-12-08T21:57:00Z" w:id="539"/>
          <w:rFonts w:ascii="Times New Roman" w:hAnsi="Times New Roman" w:eastAsia="Calibri" w:cs="Times New Roman"/>
        </w:rPr>
      </w:pPr>
      <w:ins w:author="Vaught, Jacob" w:date="2023-12-08T21:57:00Z" w:id="540">
        <w:r w:rsidRPr="00A836ED">
          <w:rPr>
            <w:rFonts w:ascii="Times New Roman" w:hAnsi="Times New Roman" w:eastAsia="Calibri" w:cs="Times New Roman"/>
            <w:b/>
            <w:bCs/>
          </w:rPr>
          <w:t>GO Mode:</w:t>
        </w:r>
      </w:ins>
    </w:p>
    <w:p w:rsidRPr="00A836ED" w:rsidR="00674A28" w:rsidRDefault="00674A28" w14:paraId="29E518E2" w14:textId="77777777">
      <w:pPr>
        <w:numPr>
          <w:ilvl w:val="1"/>
          <w:numId w:val="11"/>
        </w:numPr>
        <w:spacing w:after="0" w:line="240" w:lineRule="auto"/>
        <w:rPr>
          <w:ins w:author="Vaught, Jacob" w:date="2023-12-08T21:57:00Z" w:id="541"/>
          <w:rFonts w:ascii="Times New Roman" w:hAnsi="Times New Roman" w:eastAsia="Calibri" w:cs="Times New Roman"/>
          <w:kern w:val="2"/>
          <w14:ligatures w14:val="standardContextual"/>
        </w:rPr>
        <w:pPrChange w:author="Vaught, Jacob" w:date="2023-12-08T21:57:00Z" w:id="542">
          <w:pPr>
            <w:numPr>
              <w:ilvl w:val="1"/>
              <w:numId w:val="7"/>
            </w:numPr>
            <w:tabs>
              <w:tab w:val="num" w:pos="1080"/>
              <w:tab w:val="num" w:pos="1440"/>
            </w:tabs>
            <w:spacing w:after="0" w:line="240" w:lineRule="auto"/>
            <w:ind w:left="1080" w:hanging="360"/>
          </w:pPr>
        </w:pPrChange>
      </w:pPr>
      <w:ins w:author="Vaught, Jacob" w:date="2023-12-08T21:57:00Z" w:id="543">
        <w:r w:rsidRPr="00A836ED">
          <w:rPr>
            <w:rFonts w:ascii="Times New Roman" w:hAnsi="Times New Roman" w:eastAsia="Calibri" w:cs="Times New Roman"/>
            <w:kern w:val="2"/>
            <w14:ligatures w14:val="standardContextual"/>
          </w:rPr>
          <w:t>Start operation with black button.</w:t>
        </w:r>
      </w:ins>
    </w:p>
    <w:p w:rsidRPr="00A836ED" w:rsidR="00674A28" w:rsidRDefault="00674A28" w14:paraId="54F84C80" w14:textId="77777777">
      <w:pPr>
        <w:numPr>
          <w:ilvl w:val="1"/>
          <w:numId w:val="11"/>
        </w:numPr>
        <w:spacing w:after="0" w:line="240" w:lineRule="auto"/>
        <w:rPr>
          <w:ins w:author="Vaught, Jacob" w:date="2023-12-08T21:57:00Z" w:id="544"/>
          <w:rFonts w:ascii="Times New Roman" w:hAnsi="Times New Roman" w:eastAsia="Calibri" w:cs="Times New Roman"/>
          <w:kern w:val="2"/>
          <w14:ligatures w14:val="standardContextual"/>
        </w:rPr>
        <w:pPrChange w:author="Vaught, Jacob" w:date="2023-12-08T21:57:00Z" w:id="545">
          <w:pPr>
            <w:numPr>
              <w:ilvl w:val="1"/>
              <w:numId w:val="7"/>
            </w:numPr>
            <w:tabs>
              <w:tab w:val="num" w:pos="1080"/>
              <w:tab w:val="num" w:pos="1440"/>
            </w:tabs>
            <w:spacing w:after="0" w:line="240" w:lineRule="auto"/>
            <w:ind w:left="1080" w:hanging="360"/>
          </w:pPr>
        </w:pPrChange>
      </w:pPr>
      <w:ins w:author="Vaught, Jacob" w:date="2023-12-08T21:57:00Z" w:id="546">
        <w:r w:rsidRPr="00A836ED">
          <w:rPr>
            <w:rFonts w:ascii="Times New Roman" w:hAnsi="Times New Roman" w:eastAsia="Calibri" w:cs="Times New Roman"/>
            <w:kern w:val="2"/>
            <w14:ligatures w14:val="standardContextual"/>
          </w:rPr>
          <w:t>Green LED signifies activation.</w:t>
        </w:r>
      </w:ins>
    </w:p>
    <w:p w:rsidR="00674A28" w:rsidP="00674A28" w:rsidRDefault="00674A28" w14:paraId="549B9F65" w14:textId="64C855AA">
      <w:pPr>
        <w:numPr>
          <w:ilvl w:val="1"/>
          <w:numId w:val="11"/>
        </w:numPr>
        <w:spacing w:after="0" w:line="240" w:lineRule="auto"/>
        <w:rPr>
          <w:ins w:author="Vaught, Jacob" w:date="2023-12-08T23:08:00Z" w:id="547"/>
          <w:rFonts w:ascii="Times New Roman" w:hAnsi="Times New Roman" w:eastAsia="Calibri" w:cs="Times New Roman"/>
          <w:kern w:val="2"/>
          <w14:ligatures w14:val="standardContextual"/>
        </w:rPr>
      </w:pPr>
      <w:ins w:author="Vaught, Jacob" w:date="2023-12-08T21:57:00Z" w:id="548">
        <w:r w:rsidRPr="00A836ED">
          <w:rPr>
            <w:rFonts w:ascii="Times New Roman" w:hAnsi="Times New Roman" w:eastAsia="Calibri" w:cs="Times New Roman"/>
            <w:kern w:val="2"/>
            <w14:ligatures w14:val="standardContextual"/>
          </w:rPr>
          <w:t xml:space="preserve">Vehicle begins driving sequence unless an error is </w:t>
        </w:r>
        <w:proofErr w:type="gramStart"/>
        <w:r w:rsidRPr="00A836ED">
          <w:rPr>
            <w:rFonts w:ascii="Times New Roman" w:hAnsi="Times New Roman" w:eastAsia="Calibri" w:cs="Times New Roman"/>
            <w:kern w:val="2"/>
            <w14:ligatures w14:val="standardContextual"/>
          </w:rPr>
          <w:t>detected</w:t>
        </w:r>
      </w:ins>
      <w:proofErr w:type="gramEnd"/>
    </w:p>
    <w:p w:rsidRPr="00A836ED" w:rsidR="00301CD5" w:rsidRDefault="00301CD5" w14:paraId="5A08ADC4" w14:textId="77777777">
      <w:pPr>
        <w:spacing w:after="0" w:line="240" w:lineRule="auto"/>
        <w:ind w:left="1080"/>
        <w:rPr>
          <w:ins w:author="Vaught, Jacob" w:date="2023-12-08T21:57:00Z" w:id="549"/>
          <w:rFonts w:ascii="Times New Roman" w:hAnsi="Times New Roman" w:eastAsia="Calibri" w:cs="Times New Roman"/>
          <w:kern w:val="2"/>
          <w14:ligatures w14:val="standardContextual"/>
        </w:rPr>
        <w:pPrChange w:author="Vaught, Jacob" w:date="2023-12-08T23:08:00Z" w:id="550">
          <w:pPr>
            <w:numPr>
              <w:ilvl w:val="1"/>
              <w:numId w:val="7"/>
            </w:numPr>
            <w:tabs>
              <w:tab w:val="num" w:pos="1080"/>
              <w:tab w:val="num" w:pos="1440"/>
            </w:tabs>
            <w:spacing w:after="0" w:line="240" w:lineRule="auto"/>
            <w:ind w:left="1080" w:hanging="360"/>
          </w:pPr>
        </w:pPrChange>
      </w:pPr>
    </w:p>
    <w:p w:rsidRPr="00A836ED" w:rsidR="00674A28" w:rsidRDefault="00674A28" w14:paraId="713EB7CF" w14:textId="77777777">
      <w:pPr>
        <w:numPr>
          <w:ilvl w:val="0"/>
          <w:numId w:val="11"/>
        </w:numPr>
        <w:spacing w:after="0" w:line="240" w:lineRule="auto"/>
        <w:rPr>
          <w:ins w:author="Vaught, Jacob" w:date="2023-12-08T21:57:00Z" w:id="551"/>
          <w:rFonts w:ascii="Times New Roman" w:hAnsi="Times New Roman" w:eastAsia="Calibri" w:cs="Times New Roman"/>
          <w:kern w:val="2"/>
          <w14:ligatures w14:val="standardContextual"/>
        </w:rPr>
        <w:pPrChange w:author="Vaught, Jacob" w:date="2023-12-08T21:57:00Z" w:id="552">
          <w:pPr>
            <w:numPr>
              <w:numId w:val="7"/>
            </w:numPr>
            <w:tabs>
              <w:tab w:val="num" w:pos="360"/>
              <w:tab w:val="num" w:pos="720"/>
            </w:tabs>
            <w:spacing w:after="0" w:line="240" w:lineRule="auto"/>
            <w:ind w:left="360" w:hanging="360"/>
          </w:pPr>
        </w:pPrChange>
      </w:pPr>
      <w:ins w:author="Vaught, Jacob" w:date="2023-12-08T21:57:00Z" w:id="553">
        <w:r w:rsidRPr="00A836ED">
          <w:rPr>
            <w:rFonts w:ascii="Times New Roman" w:hAnsi="Times New Roman" w:eastAsia="Calibri" w:cs="Times New Roman"/>
            <w:b/>
            <w:bCs/>
            <w:kern w:val="2"/>
            <w14:ligatures w14:val="standardContextual"/>
          </w:rPr>
          <w:t>Restarting and Battery Management:</w:t>
        </w:r>
        <w:r w:rsidRPr="00A836ED">
          <w:rPr>
            <w:rFonts w:ascii="Times New Roman" w:hAnsi="Times New Roman" w:eastAsia="Calibri" w:cs="Times New Roman"/>
            <w:kern w:val="2"/>
            <w14:ligatures w14:val="standardContextual"/>
          </w:rPr>
          <w:t xml:space="preserve"> </w:t>
        </w:r>
      </w:ins>
    </w:p>
    <w:p w:rsidRPr="00A836ED" w:rsidR="00674A28" w:rsidP="00674A28" w:rsidRDefault="00674A28" w14:paraId="0E1E8367" w14:textId="77777777">
      <w:pPr>
        <w:numPr>
          <w:ilvl w:val="0"/>
          <w:numId w:val="10"/>
        </w:numPr>
        <w:spacing w:after="0" w:line="240" w:lineRule="auto"/>
        <w:ind w:left="720"/>
        <w:contextualSpacing/>
        <w:rPr>
          <w:ins w:author="Vaught, Jacob" w:date="2023-12-08T21:57:00Z" w:id="554"/>
          <w:rFonts w:ascii="Times New Roman" w:hAnsi="Times New Roman" w:eastAsia="Calibri" w:cs="Times New Roman"/>
        </w:rPr>
      </w:pPr>
      <w:ins w:author="Vaught, Jacob" w:date="2023-12-08T21:57:00Z" w:id="555">
        <w:r w:rsidRPr="00A836ED">
          <w:rPr>
            <w:rFonts w:ascii="Times New Roman" w:hAnsi="Times New Roman" w:eastAsia="Calibri" w:cs="Times New Roman"/>
            <w:b/>
            <w:bCs/>
          </w:rPr>
          <w:t xml:space="preserve">Restarting </w:t>
        </w:r>
        <w:proofErr w:type="gramStart"/>
        <w:r w:rsidRPr="00A836ED">
          <w:rPr>
            <w:rFonts w:ascii="Times New Roman" w:hAnsi="Times New Roman" w:eastAsia="Calibri" w:cs="Times New Roman"/>
            <w:b/>
            <w:bCs/>
          </w:rPr>
          <w:t>Post-Incident</w:t>
        </w:r>
        <w:proofErr w:type="gramEnd"/>
        <w:r w:rsidRPr="00A836ED">
          <w:rPr>
            <w:rFonts w:ascii="Times New Roman" w:hAnsi="Times New Roman" w:eastAsia="Calibri" w:cs="Times New Roman"/>
            <w:b/>
            <w:bCs/>
          </w:rPr>
          <w:t>:</w:t>
        </w:r>
      </w:ins>
    </w:p>
    <w:p w:rsidR="00674A28" w:rsidP="00674A28" w:rsidRDefault="00674A28" w14:paraId="43A3BBFE" w14:textId="77777777">
      <w:pPr>
        <w:numPr>
          <w:ilvl w:val="1"/>
          <w:numId w:val="11"/>
        </w:numPr>
        <w:spacing w:after="0" w:line="240" w:lineRule="auto"/>
        <w:rPr>
          <w:ins w:author="Vaught, Jacob" w:date="2023-12-08T23:08:00Z" w:id="556"/>
          <w:rFonts w:ascii="Times New Roman" w:hAnsi="Times New Roman" w:eastAsia="Calibri" w:cs="Times New Roman"/>
          <w:kern w:val="2"/>
          <w14:ligatures w14:val="standardContextual"/>
        </w:rPr>
      </w:pPr>
      <w:ins w:author="Vaught, Jacob" w:date="2023-12-08T21:57:00Z" w:id="557">
        <w:r w:rsidRPr="00A836ED">
          <w:rPr>
            <w:rFonts w:ascii="Times New Roman" w:hAnsi="Times New Roman" w:eastAsia="Calibri" w:cs="Times New Roman"/>
            <w:kern w:val="2"/>
            <w14:ligatures w14:val="standardContextual"/>
          </w:rPr>
          <w:t xml:space="preserve">For off-track or obstacle encounters, reset by placing the vehicle back on track and pressing WAIT, then GO. </w:t>
        </w:r>
      </w:ins>
    </w:p>
    <w:p w:rsidRPr="00A836ED" w:rsidR="00301CD5" w:rsidRDefault="00301CD5" w14:paraId="51C50DFD" w14:textId="77777777">
      <w:pPr>
        <w:spacing w:after="0" w:line="240" w:lineRule="auto"/>
        <w:ind w:left="1080"/>
        <w:rPr>
          <w:ins w:author="Vaught, Jacob" w:date="2023-12-08T21:57:00Z" w:id="558"/>
          <w:rFonts w:ascii="Times New Roman" w:hAnsi="Times New Roman" w:eastAsia="Calibri" w:cs="Times New Roman"/>
          <w:kern w:val="2"/>
          <w14:ligatures w14:val="standardContextual"/>
        </w:rPr>
        <w:pPrChange w:author="Vaught, Jacob" w:date="2023-12-08T23:08:00Z" w:id="559">
          <w:pPr>
            <w:numPr>
              <w:ilvl w:val="1"/>
              <w:numId w:val="7"/>
            </w:numPr>
            <w:tabs>
              <w:tab w:val="num" w:pos="1080"/>
              <w:tab w:val="num" w:pos="1440"/>
            </w:tabs>
            <w:spacing w:after="0" w:line="240" w:lineRule="auto"/>
            <w:ind w:left="1080" w:hanging="360"/>
          </w:pPr>
        </w:pPrChange>
      </w:pPr>
    </w:p>
    <w:p w:rsidRPr="00A836ED" w:rsidR="00674A28" w:rsidP="00674A28" w:rsidRDefault="00674A28" w14:paraId="7B6FD43D" w14:textId="77777777">
      <w:pPr>
        <w:numPr>
          <w:ilvl w:val="0"/>
          <w:numId w:val="10"/>
        </w:numPr>
        <w:spacing w:after="0" w:line="240" w:lineRule="auto"/>
        <w:ind w:left="720"/>
        <w:contextualSpacing/>
        <w:rPr>
          <w:ins w:author="Vaught, Jacob" w:date="2023-12-08T21:57:00Z" w:id="560"/>
          <w:rFonts w:ascii="Times New Roman" w:hAnsi="Times New Roman" w:eastAsia="Calibri" w:cs="Times New Roman"/>
        </w:rPr>
      </w:pPr>
      <w:ins w:author="Vaught, Jacob" w:date="2023-12-08T21:57:00Z" w:id="561">
        <w:r w:rsidRPr="00A836ED">
          <w:rPr>
            <w:rFonts w:ascii="Times New Roman" w:hAnsi="Times New Roman" w:eastAsia="Calibri" w:cs="Times New Roman"/>
            <w:b/>
            <w:bCs/>
          </w:rPr>
          <w:t>Low Battery Management:</w:t>
        </w:r>
      </w:ins>
    </w:p>
    <w:p w:rsidRPr="00A836ED" w:rsidR="00674A28" w:rsidRDefault="00674A28" w14:paraId="0C2E279E" w14:textId="77777777">
      <w:pPr>
        <w:numPr>
          <w:ilvl w:val="1"/>
          <w:numId w:val="11"/>
        </w:numPr>
        <w:spacing w:after="0" w:line="240" w:lineRule="auto"/>
        <w:rPr>
          <w:ins w:author="Vaught, Jacob" w:date="2023-12-08T21:57:00Z" w:id="562"/>
          <w:rFonts w:ascii="Times New Roman" w:hAnsi="Times New Roman" w:eastAsia="Calibri" w:cs="Times New Roman"/>
          <w:kern w:val="2"/>
          <w14:ligatures w14:val="standardContextual"/>
        </w:rPr>
        <w:pPrChange w:author="Vaught, Jacob" w:date="2023-12-08T21:57:00Z" w:id="563">
          <w:pPr>
            <w:numPr>
              <w:ilvl w:val="1"/>
              <w:numId w:val="7"/>
            </w:numPr>
            <w:tabs>
              <w:tab w:val="num" w:pos="1080"/>
              <w:tab w:val="num" w:pos="1440"/>
            </w:tabs>
            <w:spacing w:after="0" w:line="240" w:lineRule="auto"/>
            <w:ind w:left="1080" w:hanging="360"/>
          </w:pPr>
        </w:pPrChange>
      </w:pPr>
      <w:ins w:author="Vaught, Jacob" w:date="2023-12-08T21:57:00Z" w:id="564">
        <w:r w:rsidRPr="00A836ED">
          <w:rPr>
            <w:rFonts w:ascii="Times New Roman" w:hAnsi="Times New Roman" w:eastAsia="Calibri" w:cs="Times New Roman"/>
            <w:kern w:val="2"/>
            <w14:ligatures w14:val="standardContextual"/>
          </w:rPr>
          <w:t>If low battery is indicated, recharge before resuming.</w:t>
        </w:r>
      </w:ins>
    </w:p>
    <w:p w:rsidRPr="00A836ED" w:rsidR="00674A28" w:rsidRDefault="00674A28" w14:paraId="61B28AD3" w14:textId="77777777">
      <w:pPr>
        <w:numPr>
          <w:ilvl w:val="1"/>
          <w:numId w:val="11"/>
        </w:numPr>
        <w:spacing w:after="0" w:line="240" w:lineRule="auto"/>
        <w:rPr>
          <w:ins w:author="Vaught, Jacob" w:date="2023-12-08T21:57:00Z" w:id="565"/>
          <w:rFonts w:ascii="Times New Roman" w:hAnsi="Times New Roman" w:eastAsia="Calibri" w:cs="Times New Roman"/>
          <w:kern w:val="2"/>
          <w14:ligatures w14:val="standardContextual"/>
        </w:rPr>
        <w:pPrChange w:author="Vaught, Jacob" w:date="2023-12-08T21:57:00Z" w:id="566">
          <w:pPr>
            <w:numPr>
              <w:ilvl w:val="1"/>
              <w:numId w:val="7"/>
            </w:numPr>
            <w:tabs>
              <w:tab w:val="num" w:pos="1080"/>
              <w:tab w:val="num" w:pos="1440"/>
            </w:tabs>
            <w:spacing w:after="0" w:line="240" w:lineRule="auto"/>
            <w:ind w:left="1080" w:hanging="360"/>
          </w:pPr>
        </w:pPrChange>
      </w:pPr>
      <w:ins w:author="Vaught, Jacob" w:date="2023-12-08T21:57:00Z" w:id="567">
        <w:r w:rsidRPr="00A836ED">
          <w:rPr>
            <w:rFonts w:ascii="Times New Roman" w:hAnsi="Times New Roman" w:eastAsia="Calibri" w:cs="Times New Roman"/>
            <w:kern w:val="2"/>
            <w14:ligatures w14:val="standardContextual"/>
          </w:rPr>
          <w:t>Vehicle prevents subsystem activation under low battery conditions.</w:t>
        </w:r>
      </w:ins>
    </w:p>
    <w:p w:rsidR="00022ED2" w:rsidDel="00301CD5" w:rsidP="00301CD5" w:rsidRDefault="6C2AEA49" w14:paraId="471E98E5" w14:textId="7A459B56">
      <w:pPr>
        <w:rPr>
          <w:del w:author="Vaught, Jacob" w:date="2023-12-08T21:57:00Z" w:id="568"/>
          <w:rStyle w:val="Heading2Char"/>
          <w:rFonts w:ascii="Times New Roman" w:hAnsi="Times New Roman" w:eastAsia="Calibri Light" w:cs="Times New Roman"/>
        </w:rPr>
      </w:pPr>
      <w:del w:author="Vaught, Jacob" w:date="2023-12-08T21:57:00Z" w:id="569">
        <w:r w:rsidRPr="00932E42" w:rsidDel="00674A28">
          <w:rPr>
            <w:rStyle w:val="Heading2Char"/>
            <w:rFonts w:ascii="Times New Roman" w:hAnsi="Times New Roman" w:eastAsia="Calibri Light" w:cs="Times New Roman"/>
            <w:rPrChange w:author="Vaught, Jacob" w:date="2023-12-08T20:45:00Z" w:id="570">
              <w:rPr>
                <w:rStyle w:val="Heading2Char"/>
                <w:rFonts w:ascii="Calibri Light" w:hAnsi="Calibri Light" w:eastAsia="Calibri Light" w:cs="Calibri Light"/>
              </w:rPr>
            </w:rPrChange>
          </w:rPr>
          <w:delText>4.1 Powering On and Off</w:delText>
        </w:r>
      </w:del>
    </w:p>
    <w:p w:rsidRPr="00932E42" w:rsidR="00076073" w:rsidDel="00674A28" w:rsidP="00BE4048" w:rsidRDefault="00076073" w14:paraId="033B7944" w14:textId="596A7E68">
      <w:pPr>
        <w:pStyle w:val="ListParagraph"/>
        <w:numPr>
          <w:ilvl w:val="0"/>
          <w:numId w:val="4"/>
        </w:numPr>
        <w:rPr>
          <w:del w:author="Vaught, Jacob" w:date="2023-12-08T21:57:00Z" w:id="571"/>
          <w:rFonts w:ascii="Times New Roman" w:hAnsi="Times New Roman" w:cs="Times New Roman"/>
          <w:rPrChange w:author="Vaught, Jacob" w:date="2023-12-08T20:45:00Z" w:id="572">
            <w:rPr>
              <w:del w:author="Vaught, Jacob" w:date="2023-12-08T21:57:00Z" w:id="573"/>
            </w:rPr>
          </w:rPrChange>
        </w:rPr>
      </w:pPr>
      <w:del w:author="Vaught, Jacob" w:date="2023-12-08T21:57:00Z" w:id="574">
        <w:r w:rsidRPr="00932E42" w:rsidDel="00674A28">
          <w:rPr>
            <w:rFonts w:ascii="Times New Roman" w:hAnsi="Times New Roman" w:cs="Times New Roman"/>
            <w:rPrChange w:author="Vaught, Jacob" w:date="2023-12-08T20:45:00Z" w:id="575">
              <w:rPr>
                <w:rFonts w:asciiTheme="majorHAnsi" w:hAnsiTheme="majorHAnsi" w:eastAsiaTheme="majorEastAsia" w:cstheme="majorBidi"/>
                <w:color w:val="982A2A"/>
                <w:sz w:val="26"/>
                <w:szCs w:val="26"/>
              </w:rPr>
            </w:rPrChange>
          </w:rPr>
          <w:delText xml:space="preserve">Turn on </w:delText>
        </w:r>
        <w:r w:rsidRPr="00932E42" w:rsidDel="00674A28" w:rsidR="004D7928">
          <w:rPr>
            <w:rFonts w:ascii="Times New Roman" w:hAnsi="Times New Roman" w:cs="Times New Roman"/>
            <w:rPrChange w:author="Vaught, Jacob" w:date="2023-12-08T20:45:00Z" w:id="576">
              <w:rPr/>
            </w:rPrChange>
          </w:rPr>
          <w:delText>track</w:delText>
        </w:r>
      </w:del>
    </w:p>
    <w:p w:rsidRPr="00932E42" w:rsidR="00682652" w:rsidDel="00674A28" w:rsidP="00BE4048" w:rsidRDefault="00C82B6D" w14:paraId="58BDC98D" w14:textId="070DF2F7">
      <w:pPr>
        <w:pStyle w:val="ListParagraph"/>
        <w:numPr>
          <w:ilvl w:val="0"/>
          <w:numId w:val="4"/>
        </w:numPr>
        <w:rPr>
          <w:del w:author="Vaught, Jacob" w:date="2023-12-08T21:57:00Z" w:id="577"/>
          <w:rFonts w:ascii="Times New Roman" w:hAnsi="Times New Roman" w:cs="Times New Roman"/>
          <w:rPrChange w:author="Vaught, Jacob" w:date="2023-12-08T20:45:00Z" w:id="578">
            <w:rPr>
              <w:del w:author="Vaught, Jacob" w:date="2023-12-08T21:57:00Z" w:id="579"/>
            </w:rPr>
          </w:rPrChange>
        </w:rPr>
      </w:pPr>
      <w:del w:author="Vaught, Jacob" w:date="2023-12-08T21:57:00Z" w:id="580">
        <w:r w:rsidRPr="00932E42" w:rsidDel="00674A28">
          <w:rPr>
            <w:rFonts w:ascii="Times New Roman" w:hAnsi="Times New Roman" w:cs="Times New Roman"/>
            <w:rPrChange w:author="Vaught, Jacob" w:date="2023-12-08T20:45:00Z" w:id="581">
              <w:rPr/>
            </w:rPrChange>
          </w:rPr>
          <w:delText>Turn on Battery using metal switch.</w:delText>
        </w:r>
      </w:del>
    </w:p>
    <w:p w:rsidRPr="00932E42" w:rsidR="00C82B6D" w:rsidDel="00674A28" w:rsidP="00BE4048" w:rsidRDefault="00C82B6D" w14:paraId="5567A777" w14:textId="2EA95C9B">
      <w:pPr>
        <w:pStyle w:val="ListParagraph"/>
        <w:numPr>
          <w:ilvl w:val="0"/>
          <w:numId w:val="4"/>
        </w:numPr>
        <w:rPr>
          <w:del w:author="Vaught, Jacob" w:date="2023-12-08T21:57:00Z" w:id="582"/>
          <w:rFonts w:ascii="Times New Roman" w:hAnsi="Times New Roman" w:cs="Times New Roman"/>
          <w:rPrChange w:author="Vaught, Jacob" w:date="2023-12-08T20:45:00Z" w:id="583">
            <w:rPr>
              <w:del w:author="Vaught, Jacob" w:date="2023-12-08T21:57:00Z" w:id="584"/>
            </w:rPr>
          </w:rPrChange>
        </w:rPr>
      </w:pPr>
      <w:del w:author="Vaught, Jacob" w:date="2023-12-08T21:57:00Z" w:id="585">
        <w:r w:rsidRPr="00932E42" w:rsidDel="00674A28">
          <w:rPr>
            <w:rFonts w:ascii="Times New Roman" w:hAnsi="Times New Roman" w:cs="Times New Roman"/>
            <w:rPrChange w:author="Vaught, Jacob" w:date="2023-12-08T20:45:00Z" w:id="586">
              <w:rPr/>
            </w:rPrChange>
          </w:rPr>
          <w:delText xml:space="preserve">Press </w:delText>
        </w:r>
        <w:r w:rsidRPr="00932E42" w:rsidDel="00674A28" w:rsidR="00FF5853">
          <w:rPr>
            <w:rFonts w:ascii="Times New Roman" w:hAnsi="Times New Roman" w:cs="Times New Roman"/>
            <w:rPrChange w:author="Vaught, Jacob" w:date="2023-12-08T20:45:00Z" w:id="587">
              <w:rPr/>
            </w:rPrChange>
          </w:rPr>
          <w:delText>r</w:delText>
        </w:r>
        <w:r w:rsidRPr="00932E42" w:rsidDel="00674A28">
          <w:rPr>
            <w:rFonts w:ascii="Times New Roman" w:hAnsi="Times New Roman" w:cs="Times New Roman"/>
            <w:rPrChange w:author="Vaught, Jacob" w:date="2023-12-08T20:45:00Z" w:id="588">
              <w:rPr/>
            </w:rPrChange>
          </w:rPr>
          <w:delText xml:space="preserve">ed button to </w:delText>
        </w:r>
        <w:r w:rsidRPr="00932E42" w:rsidDel="00674A28" w:rsidR="004055B1">
          <w:rPr>
            <w:rFonts w:ascii="Times New Roman" w:hAnsi="Times New Roman" w:cs="Times New Roman"/>
            <w:rPrChange w:author="Vaught, Jacob" w:date="2023-12-08T20:45:00Z" w:id="589">
              <w:rPr/>
            </w:rPrChange>
          </w:rPr>
          <w:delText xml:space="preserve">activate </w:delText>
        </w:r>
        <w:r w:rsidRPr="00932E42" w:rsidDel="00674A28" w:rsidR="00C73510">
          <w:rPr>
            <w:rFonts w:ascii="Times New Roman" w:hAnsi="Times New Roman" w:cs="Times New Roman"/>
            <w:rPrChange w:author="Vaught, Jacob" w:date="2023-12-08T20:45:00Z" w:id="590">
              <w:rPr/>
            </w:rPrChange>
          </w:rPr>
          <w:delText>“</w:delText>
        </w:r>
        <w:r w:rsidRPr="00932E42" w:rsidDel="00674A28" w:rsidR="004055B1">
          <w:rPr>
            <w:rFonts w:ascii="Times New Roman" w:hAnsi="Times New Roman" w:cs="Times New Roman"/>
            <w:rPrChange w:author="Vaught, Jacob" w:date="2023-12-08T20:45:00Z" w:id="591">
              <w:rPr/>
            </w:rPrChange>
          </w:rPr>
          <w:delText>stop</w:delText>
        </w:r>
        <w:r w:rsidRPr="00932E42" w:rsidDel="00674A28" w:rsidR="00C73510">
          <w:rPr>
            <w:rFonts w:ascii="Times New Roman" w:hAnsi="Times New Roman" w:cs="Times New Roman"/>
            <w:rPrChange w:author="Vaught, Jacob" w:date="2023-12-08T20:45:00Z" w:id="592">
              <w:rPr/>
            </w:rPrChange>
          </w:rPr>
          <w:delText>”</w:delText>
        </w:r>
        <w:r w:rsidRPr="00932E42" w:rsidDel="00674A28" w:rsidR="004055B1">
          <w:rPr>
            <w:rFonts w:ascii="Times New Roman" w:hAnsi="Times New Roman" w:cs="Times New Roman"/>
            <w:rPrChange w:author="Vaught, Jacob" w:date="2023-12-08T20:45:00Z" w:id="593">
              <w:rPr/>
            </w:rPrChange>
          </w:rPr>
          <w:delText xml:space="preserve"> </w:delText>
        </w:r>
        <w:r w:rsidRPr="00932E42" w:rsidDel="00674A28" w:rsidR="00C73510">
          <w:rPr>
            <w:rFonts w:ascii="Times New Roman" w:hAnsi="Times New Roman" w:cs="Times New Roman"/>
            <w:rPrChange w:author="Vaught, Jacob" w:date="2023-12-08T20:45:00Z" w:id="594">
              <w:rPr/>
            </w:rPrChange>
          </w:rPr>
          <w:delText>mode</w:delText>
        </w:r>
      </w:del>
    </w:p>
    <w:p w:rsidRPr="00932E42" w:rsidR="00E34484" w:rsidDel="00674A28" w:rsidP="00E34484" w:rsidRDefault="00E34484" w14:paraId="1F89A12C" w14:textId="6E97A4A8">
      <w:pPr>
        <w:pStyle w:val="ListParagraph"/>
        <w:numPr>
          <w:ilvl w:val="0"/>
          <w:numId w:val="4"/>
        </w:numPr>
        <w:rPr>
          <w:del w:author="Vaught, Jacob" w:date="2023-12-08T21:57:00Z" w:id="595"/>
          <w:rFonts w:ascii="Times New Roman" w:hAnsi="Times New Roman" w:cs="Times New Roman"/>
          <w:rPrChange w:author="Vaught, Jacob" w:date="2023-12-08T20:45:00Z" w:id="596">
            <w:rPr>
              <w:del w:author="Vaught, Jacob" w:date="2023-12-08T21:57:00Z" w:id="597"/>
            </w:rPr>
          </w:rPrChange>
        </w:rPr>
      </w:pPr>
      <w:del w:author="Vaught, Jacob" w:date="2023-12-08T21:57:00Z" w:id="598">
        <w:r w:rsidRPr="00932E42" w:rsidDel="00674A28">
          <w:rPr>
            <w:rFonts w:ascii="Times New Roman" w:hAnsi="Times New Roman" w:cs="Times New Roman"/>
            <w:rPrChange w:author="Vaught, Jacob" w:date="2023-12-08T20:45:00Z" w:id="599">
              <w:rPr/>
            </w:rPrChange>
          </w:rPr>
          <w:delText xml:space="preserve">Place </w:delText>
        </w:r>
      </w:del>
      <w:del w:author="Vaught, Jacob" w:date="2023-12-08T20:30:00Z" w:id="600">
        <w:r w:rsidRPr="00932E42" w:rsidDel="00317A96">
          <w:rPr>
            <w:rFonts w:ascii="Times New Roman" w:hAnsi="Times New Roman" w:cs="Times New Roman"/>
            <w:rPrChange w:author="Vaught, Jacob" w:date="2023-12-08T20:45:00Z" w:id="601">
              <w:rPr/>
            </w:rPrChange>
          </w:rPr>
          <w:delText>car</w:delText>
        </w:r>
      </w:del>
      <w:del w:author="Vaught, Jacob" w:date="2023-12-08T21:57:00Z" w:id="602">
        <w:r w:rsidRPr="00932E42" w:rsidDel="00674A28">
          <w:rPr>
            <w:rFonts w:ascii="Times New Roman" w:hAnsi="Times New Roman" w:cs="Times New Roman"/>
            <w:rPrChange w:author="Vaught, Jacob" w:date="2023-12-08T20:45:00Z" w:id="603">
              <w:rPr/>
            </w:rPrChange>
          </w:rPr>
          <w:delText xml:space="preserve"> on </w:delText>
        </w:r>
        <w:r w:rsidRPr="00932E42" w:rsidDel="00674A28" w:rsidR="004D7928">
          <w:rPr>
            <w:rFonts w:ascii="Times New Roman" w:hAnsi="Times New Roman" w:cs="Times New Roman"/>
            <w:rPrChange w:author="Vaught, Jacob" w:date="2023-12-08T20:45:00Z" w:id="604">
              <w:rPr/>
            </w:rPrChange>
          </w:rPr>
          <w:delText>track</w:delText>
        </w:r>
      </w:del>
    </w:p>
    <w:p w:rsidRPr="00932E42" w:rsidR="004D7928" w:rsidDel="00674A28" w:rsidP="00E34484" w:rsidRDefault="00BC4B90" w14:paraId="4D0A7A3A" w14:textId="149F511A">
      <w:pPr>
        <w:pStyle w:val="ListParagraph"/>
        <w:numPr>
          <w:ilvl w:val="0"/>
          <w:numId w:val="4"/>
        </w:numPr>
        <w:rPr>
          <w:del w:author="Vaught, Jacob" w:date="2023-12-08T21:57:00Z" w:id="605"/>
          <w:rFonts w:ascii="Times New Roman" w:hAnsi="Times New Roman" w:cs="Times New Roman"/>
          <w:rPrChange w:author="Vaught, Jacob" w:date="2023-12-08T20:45:00Z" w:id="606">
            <w:rPr>
              <w:del w:author="Vaught, Jacob" w:date="2023-12-08T21:57:00Z" w:id="607"/>
            </w:rPr>
          </w:rPrChange>
        </w:rPr>
      </w:pPr>
      <w:del w:author="Vaught, Jacob" w:date="2023-12-08T21:57:00Z" w:id="608">
        <w:r w:rsidRPr="00932E42" w:rsidDel="00674A28">
          <w:rPr>
            <w:rFonts w:ascii="Times New Roman" w:hAnsi="Times New Roman" w:cs="Times New Roman"/>
            <w:rPrChange w:author="Vaught, Jacob" w:date="2023-12-08T20:45:00Z" w:id="609">
              <w:rPr/>
            </w:rPrChange>
          </w:rPr>
          <w:delText>P</w:delText>
        </w:r>
        <w:r w:rsidRPr="00932E42" w:rsidDel="00674A28" w:rsidR="00C73510">
          <w:rPr>
            <w:rFonts w:ascii="Times New Roman" w:hAnsi="Times New Roman" w:cs="Times New Roman"/>
            <w:rPrChange w:author="Vaught, Jacob" w:date="2023-12-08T20:45:00Z" w:id="610">
              <w:rPr/>
            </w:rPrChange>
          </w:rPr>
          <w:delText>ress yellow button to activ</w:delText>
        </w:r>
        <w:r w:rsidRPr="00932E42" w:rsidDel="00674A28" w:rsidR="00C22EE5">
          <w:rPr>
            <w:rFonts w:ascii="Times New Roman" w:hAnsi="Times New Roman" w:cs="Times New Roman"/>
            <w:rPrChange w:author="Vaught, Jacob" w:date="2023-12-08T20:45:00Z" w:id="611">
              <w:rPr/>
            </w:rPrChange>
          </w:rPr>
          <w:delText>at</w:delText>
        </w:r>
        <w:r w:rsidRPr="00932E42" w:rsidDel="00674A28" w:rsidR="00C73510">
          <w:rPr>
            <w:rFonts w:ascii="Times New Roman" w:hAnsi="Times New Roman" w:cs="Times New Roman"/>
            <w:rPrChange w:author="Vaught, Jacob" w:date="2023-12-08T20:45:00Z" w:id="612">
              <w:rPr/>
            </w:rPrChange>
          </w:rPr>
          <w:delText>e “wait” mode</w:delText>
        </w:r>
      </w:del>
    </w:p>
    <w:p w:rsidRPr="00932E42" w:rsidR="00C22EE5" w:rsidDel="00674A28" w:rsidP="00E34484" w:rsidRDefault="00C22EE5" w14:paraId="12EBD03A" w14:textId="1FF4A293">
      <w:pPr>
        <w:pStyle w:val="ListParagraph"/>
        <w:numPr>
          <w:ilvl w:val="0"/>
          <w:numId w:val="4"/>
        </w:numPr>
        <w:rPr>
          <w:del w:author="Vaught, Jacob" w:date="2023-12-08T21:57:00Z" w:id="613"/>
          <w:rFonts w:ascii="Times New Roman" w:hAnsi="Times New Roman" w:cs="Times New Roman"/>
          <w:rPrChange w:author="Vaught, Jacob" w:date="2023-12-08T20:45:00Z" w:id="614">
            <w:rPr>
              <w:del w:author="Vaught, Jacob" w:date="2023-12-08T21:57:00Z" w:id="615"/>
            </w:rPr>
          </w:rPrChange>
        </w:rPr>
      </w:pPr>
      <w:del w:author="Vaught, Jacob" w:date="2023-12-08T21:57:00Z" w:id="616">
        <w:r w:rsidRPr="00932E42" w:rsidDel="00674A28">
          <w:rPr>
            <w:rFonts w:ascii="Times New Roman" w:hAnsi="Times New Roman" w:cs="Times New Roman"/>
            <w:rPrChange w:author="Vaught, Jacob" w:date="2023-12-08T20:45:00Z" w:id="617">
              <w:rPr/>
            </w:rPrChange>
          </w:rPr>
          <w:delText>Press green button to activate</w:delText>
        </w:r>
        <w:r w:rsidRPr="00932E42" w:rsidDel="00674A28" w:rsidR="00DC04B2">
          <w:rPr>
            <w:rFonts w:ascii="Times New Roman" w:hAnsi="Times New Roman" w:cs="Times New Roman"/>
            <w:rPrChange w:author="Vaught, Jacob" w:date="2023-12-08T20:45:00Z" w:id="618">
              <w:rPr/>
            </w:rPrChange>
          </w:rPr>
          <w:delText xml:space="preserve"> “</w:delText>
        </w:r>
        <w:r w:rsidRPr="00932E42" w:rsidDel="00674A28" w:rsidR="001651E3">
          <w:rPr>
            <w:rFonts w:ascii="Times New Roman" w:hAnsi="Times New Roman" w:cs="Times New Roman"/>
            <w:rPrChange w:author="Vaught, Jacob" w:date="2023-12-08T20:45:00Z" w:id="619">
              <w:rPr/>
            </w:rPrChange>
          </w:rPr>
          <w:delText>run’ mode</w:delText>
        </w:r>
      </w:del>
    </w:p>
    <w:p w:rsidRPr="00932E42" w:rsidR="00410082" w:rsidDel="00674A28" w:rsidP="00E34484" w:rsidRDefault="00410082" w14:paraId="5D7CDA81" w14:textId="3EE77BCD">
      <w:pPr>
        <w:pStyle w:val="ListParagraph"/>
        <w:numPr>
          <w:ilvl w:val="0"/>
          <w:numId w:val="4"/>
        </w:numPr>
        <w:rPr>
          <w:del w:author="Vaught, Jacob" w:date="2023-12-08T21:57:00Z" w:id="620"/>
          <w:rFonts w:ascii="Times New Roman" w:hAnsi="Times New Roman" w:cs="Times New Roman"/>
          <w:rPrChange w:author="Vaught, Jacob" w:date="2023-12-08T20:45:00Z" w:id="621">
            <w:rPr>
              <w:del w:author="Vaught, Jacob" w:date="2023-12-08T21:57:00Z" w:id="622"/>
            </w:rPr>
          </w:rPrChange>
        </w:rPr>
      </w:pPr>
      <w:del w:author="Vaught, Jacob" w:date="2023-12-08T21:57:00Z" w:id="623">
        <w:r w:rsidRPr="00932E42" w:rsidDel="00674A28">
          <w:rPr>
            <w:rFonts w:ascii="Times New Roman" w:hAnsi="Times New Roman" w:cs="Times New Roman"/>
            <w:rPrChange w:author="Vaught, Jacob" w:date="2023-12-08T20:45:00Z" w:id="624">
              <w:rPr/>
            </w:rPrChange>
          </w:rPr>
          <w:delText>Watch in awe</w:delText>
        </w:r>
        <w:r w:rsidRPr="00932E42" w:rsidDel="00674A28" w:rsidR="001411E7">
          <w:rPr>
            <w:rFonts w:ascii="Times New Roman" w:hAnsi="Times New Roman" w:cs="Times New Roman"/>
            <w:rPrChange w:author="Vaught, Jacob" w:date="2023-12-08T20:45:00Z" w:id="625">
              <w:rPr/>
            </w:rPrChange>
          </w:rPr>
          <w:delText xml:space="preserve"> of our genius</w:delText>
        </w:r>
      </w:del>
    </w:p>
    <w:p w:rsidRPr="00932E42" w:rsidR="009C38C5" w:rsidDel="00674A28" w:rsidP="000F23DB" w:rsidRDefault="000F23DB" w14:paraId="665EAC81" w14:textId="7E848C55">
      <w:pPr>
        <w:rPr>
          <w:del w:author="Vaught, Jacob" w:date="2023-12-08T21:57:00Z" w:id="626"/>
          <w:rFonts w:ascii="Times New Roman" w:hAnsi="Times New Roman" w:cs="Times New Roman"/>
          <w:rPrChange w:author="Vaught, Jacob" w:date="2023-12-08T20:45:00Z" w:id="627">
            <w:rPr>
              <w:del w:author="Vaught, Jacob" w:date="2023-12-08T21:57:00Z" w:id="628"/>
            </w:rPr>
          </w:rPrChange>
        </w:rPr>
      </w:pPr>
      <w:del w:author="Vaught, Jacob" w:date="2023-12-08T20:30:00Z" w:id="629">
        <w:r w:rsidRPr="00932E42" w:rsidDel="00317A96">
          <w:rPr>
            <w:rFonts w:ascii="Times New Roman" w:hAnsi="Times New Roman" w:cs="Times New Roman"/>
            <w:rPrChange w:author="Vaught, Jacob" w:date="2023-12-08T20:45:00Z" w:id="630">
              <w:rPr/>
            </w:rPrChange>
          </w:rPr>
          <w:delText>Car</w:delText>
        </w:r>
      </w:del>
      <w:del w:author="Vaught, Jacob" w:date="2023-12-08T21:57:00Z" w:id="631">
        <w:r w:rsidRPr="00932E42" w:rsidDel="00674A28">
          <w:rPr>
            <w:rFonts w:ascii="Times New Roman" w:hAnsi="Times New Roman" w:cs="Times New Roman"/>
            <w:rPrChange w:author="Vaught, Jacob" w:date="2023-12-08T20:45:00Z" w:id="632">
              <w:rPr/>
            </w:rPrChange>
          </w:rPr>
          <w:delText xml:space="preserve"> will</w:delText>
        </w:r>
        <w:r w:rsidRPr="00932E42" w:rsidDel="00674A28" w:rsidR="00C27F2E">
          <w:rPr>
            <w:rFonts w:ascii="Times New Roman" w:hAnsi="Times New Roman" w:cs="Times New Roman"/>
            <w:rPrChange w:author="Vaught, Jacob" w:date="2023-12-08T20:45:00Z" w:id="633">
              <w:rPr/>
            </w:rPrChange>
          </w:rPr>
          <w:delText xml:space="preserve"> remain in “run” mode</w:delText>
        </w:r>
        <w:r w:rsidRPr="00932E42" w:rsidDel="00674A28" w:rsidR="00BB6A70">
          <w:rPr>
            <w:rFonts w:ascii="Times New Roman" w:hAnsi="Times New Roman" w:cs="Times New Roman"/>
            <w:rPrChange w:author="Vaught, Jacob" w:date="2023-12-08T20:45:00Z" w:id="634">
              <w:rPr/>
            </w:rPrChange>
          </w:rPr>
          <w:delText xml:space="preserve"> until</w:delText>
        </w:r>
        <w:r w:rsidRPr="00932E42" w:rsidDel="00674A28" w:rsidR="00E7333A">
          <w:rPr>
            <w:rFonts w:ascii="Times New Roman" w:hAnsi="Times New Roman" w:cs="Times New Roman"/>
            <w:rPrChange w:author="Vaught, Jacob" w:date="2023-12-08T20:45:00Z" w:id="635">
              <w:rPr/>
            </w:rPrChange>
          </w:rPr>
          <w:delText>:</w:delText>
        </w:r>
      </w:del>
    </w:p>
    <w:p w:rsidRPr="00932E42" w:rsidR="00E7333A" w:rsidDel="00674A28" w:rsidP="00E7333A" w:rsidRDefault="00B33749" w14:paraId="6786C63E" w14:textId="4C3F92F0">
      <w:pPr>
        <w:pStyle w:val="ListParagraph"/>
        <w:numPr>
          <w:ilvl w:val="0"/>
          <w:numId w:val="5"/>
        </w:numPr>
        <w:rPr>
          <w:del w:author="Vaught, Jacob" w:date="2023-12-08T21:57:00Z" w:id="636"/>
          <w:rFonts w:ascii="Times New Roman" w:hAnsi="Times New Roman" w:cs="Times New Roman"/>
          <w:rPrChange w:author="Vaught, Jacob" w:date="2023-12-08T20:45:00Z" w:id="637">
            <w:rPr>
              <w:del w:author="Vaught, Jacob" w:date="2023-12-08T21:57:00Z" w:id="638"/>
            </w:rPr>
          </w:rPrChange>
        </w:rPr>
      </w:pPr>
      <w:del w:author="Vaught, Jacob" w:date="2023-12-08T20:30:00Z" w:id="639">
        <w:r w:rsidRPr="00932E42" w:rsidDel="00317A96">
          <w:rPr>
            <w:rFonts w:ascii="Times New Roman" w:hAnsi="Times New Roman" w:cs="Times New Roman"/>
            <w:rPrChange w:author="Vaught, Jacob" w:date="2023-12-08T20:45:00Z" w:id="640">
              <w:rPr/>
            </w:rPrChange>
          </w:rPr>
          <w:delText>Car</w:delText>
        </w:r>
      </w:del>
      <w:del w:author="Vaught, Jacob" w:date="2023-12-08T21:57:00Z" w:id="641">
        <w:r w:rsidRPr="00932E42" w:rsidDel="00674A28">
          <w:rPr>
            <w:rFonts w:ascii="Times New Roman" w:hAnsi="Times New Roman" w:cs="Times New Roman"/>
            <w:rPrChange w:author="Vaught, Jacob" w:date="2023-12-08T20:45:00Z" w:id="642">
              <w:rPr/>
            </w:rPrChange>
          </w:rPr>
          <w:delText xml:space="preserve"> </w:delText>
        </w:r>
        <w:r w:rsidRPr="00932E42" w:rsidDel="00674A28" w:rsidR="0061387D">
          <w:rPr>
            <w:rFonts w:ascii="Times New Roman" w:hAnsi="Times New Roman" w:cs="Times New Roman"/>
            <w:rPrChange w:author="Vaught, Jacob" w:date="2023-12-08T20:45:00Z" w:id="643">
              <w:rPr/>
            </w:rPrChange>
          </w:rPr>
          <w:delText>runs off of track</w:delText>
        </w:r>
      </w:del>
    </w:p>
    <w:p w:rsidRPr="00932E42" w:rsidR="0061387D" w:rsidDel="00674A28" w:rsidP="00E7333A" w:rsidRDefault="0061387D" w14:paraId="7547CD83" w14:textId="7563CEA2">
      <w:pPr>
        <w:pStyle w:val="ListParagraph"/>
        <w:numPr>
          <w:ilvl w:val="0"/>
          <w:numId w:val="5"/>
        </w:numPr>
        <w:rPr>
          <w:del w:author="Vaught, Jacob" w:date="2023-12-08T21:57:00Z" w:id="644"/>
          <w:rFonts w:ascii="Times New Roman" w:hAnsi="Times New Roman" w:cs="Times New Roman"/>
          <w:rPrChange w:author="Vaught, Jacob" w:date="2023-12-08T20:45:00Z" w:id="645">
            <w:rPr>
              <w:del w:author="Vaught, Jacob" w:date="2023-12-08T21:57:00Z" w:id="646"/>
            </w:rPr>
          </w:rPrChange>
        </w:rPr>
      </w:pPr>
      <w:del w:author="Vaught, Jacob" w:date="2023-12-08T21:57:00Z" w:id="647">
        <w:r w:rsidRPr="00932E42" w:rsidDel="00674A28">
          <w:rPr>
            <w:rFonts w:ascii="Times New Roman" w:hAnsi="Times New Roman" w:cs="Times New Roman"/>
            <w:rPrChange w:author="Vaught, Jacob" w:date="2023-12-08T20:45:00Z" w:id="648">
              <w:rPr/>
            </w:rPrChange>
          </w:rPr>
          <w:delText>Bumber is pressed</w:delText>
        </w:r>
      </w:del>
    </w:p>
    <w:p w:rsidRPr="00932E42" w:rsidR="0061387D" w:rsidDel="00674A28" w:rsidP="00E7333A" w:rsidRDefault="00410082" w14:paraId="7D8A251B" w14:textId="0D9088A9">
      <w:pPr>
        <w:pStyle w:val="ListParagraph"/>
        <w:numPr>
          <w:ilvl w:val="0"/>
          <w:numId w:val="5"/>
        </w:numPr>
        <w:rPr>
          <w:del w:author="Vaught, Jacob" w:date="2023-12-08T21:57:00Z" w:id="649"/>
          <w:rFonts w:ascii="Times New Roman" w:hAnsi="Times New Roman" w:cs="Times New Roman"/>
          <w:rPrChange w:author="Vaught, Jacob" w:date="2023-12-08T20:45:00Z" w:id="650">
            <w:rPr>
              <w:del w:author="Vaught, Jacob" w:date="2023-12-08T21:57:00Z" w:id="651"/>
            </w:rPr>
          </w:rPrChange>
        </w:rPr>
      </w:pPr>
      <w:del w:author="Vaught, Jacob" w:date="2023-12-08T21:57:00Z" w:id="652">
        <w:r w:rsidRPr="00932E42" w:rsidDel="00674A28">
          <w:rPr>
            <w:rFonts w:ascii="Times New Roman" w:hAnsi="Times New Roman" w:cs="Times New Roman"/>
            <w:rPrChange w:author="Vaught, Jacob" w:date="2023-12-08T20:45:00Z" w:id="653">
              <w:rPr/>
            </w:rPrChange>
          </w:rPr>
          <w:delText>Red button is pressed</w:delText>
        </w:r>
      </w:del>
    </w:p>
    <w:p w:rsidRPr="00932E42" w:rsidR="00022ED2" w:rsidDel="00674A28" w:rsidP="773E5C2D" w:rsidRDefault="610E31C2" w14:paraId="5A9643E9" w14:textId="6FCDD24B">
      <w:pPr>
        <w:rPr>
          <w:del w:author="Vaught, Jacob" w:date="2023-12-08T21:57:00Z" w:id="654"/>
          <w:rFonts w:ascii="Times New Roman" w:hAnsi="Times New Roman" w:cs="Times New Roman"/>
          <w:rPrChange w:author="Vaught, Jacob" w:date="2023-12-08T20:45:00Z" w:id="655">
            <w:rPr>
              <w:del w:author="Vaught, Jacob" w:date="2023-12-08T21:57:00Z" w:id="656"/>
            </w:rPr>
          </w:rPrChange>
        </w:rPr>
      </w:pPr>
      <w:del w:author="Vaught, Jacob" w:date="2023-12-08T21:57:00Z" w:id="657">
        <w:r w:rsidRPr="00932E42" w:rsidDel="00674A28">
          <w:rPr>
            <w:rFonts w:ascii="Times New Roman" w:hAnsi="Times New Roman" w:cs="Times New Roman"/>
            <w:rPrChange w:author="Vaught, Jacob" w:date="2023-12-08T20:45:00Z" w:id="658">
              <w:rPr/>
            </w:rPrChange>
          </w:rPr>
          <w:delText>(Steps to activate and deactivate the vehicle.)</w:delText>
        </w:r>
      </w:del>
    </w:p>
    <w:p w:rsidR="00022ED2" w:rsidDel="00865B8E" w:rsidP="00865B8E" w:rsidRDefault="6C2AEA49" w14:paraId="4D99FA65" w14:textId="09B3FF4E">
      <w:pPr>
        <w:pStyle w:val="Heading2"/>
        <w:spacing w:before="0" w:line="240" w:lineRule="auto"/>
        <w:rPr>
          <w:del w:author="Vaught, Jacob" w:date="2023-12-08T22:09:00Z" w:id="659"/>
          <w:rStyle w:val="Heading2Char"/>
          <w:rFonts w:ascii="Times New Roman" w:hAnsi="Times New Roman" w:eastAsia="Calibri Light" w:cs="Times New Roman"/>
        </w:rPr>
      </w:pPr>
      <w:del w:author="Vaught, Jacob" w:date="2023-12-09T00:31:00Z" w:id="660">
        <w:r w:rsidRPr="00932E42" w:rsidDel="004E6425">
          <w:rPr>
            <w:rStyle w:val="Heading2Char"/>
            <w:rFonts w:ascii="Times New Roman" w:hAnsi="Times New Roman" w:eastAsia="Calibri Light" w:cs="Times New Roman"/>
            <w:rPrChange w:author="Vaught, Jacob" w:date="2023-12-08T20:45:00Z" w:id="661">
              <w:rPr>
                <w:rStyle w:val="Heading2Char"/>
                <w:rFonts w:ascii="Calibri Light" w:hAnsi="Calibri Light" w:eastAsia="Calibri Light" w:cs="Calibri Light"/>
              </w:rPr>
            </w:rPrChange>
          </w:rPr>
          <w:delText>4</w:delText>
        </w:r>
      </w:del>
      <w:bookmarkStart w:name="_Toc152974364" w:id="662"/>
      <w:ins w:author="Vaught, Jacob" w:date="2023-12-09T00:31:00Z" w:id="663">
        <w:r w:rsidR="004E6425">
          <w:rPr>
            <w:rStyle w:val="Heading2Char"/>
            <w:rFonts w:ascii="Times New Roman" w:hAnsi="Times New Roman" w:eastAsia="Calibri Light" w:cs="Times New Roman"/>
          </w:rPr>
          <w:t>2</w:t>
        </w:r>
      </w:ins>
      <w:r w:rsidRPr="00932E42">
        <w:rPr>
          <w:rStyle w:val="Heading2Char"/>
          <w:rFonts w:ascii="Times New Roman" w:hAnsi="Times New Roman" w:eastAsia="Calibri Light" w:cs="Times New Roman"/>
          <w:rPrChange w:author="Vaught, Jacob" w:date="2023-12-08T20:45:00Z" w:id="664">
            <w:rPr>
              <w:rStyle w:val="Heading2Char"/>
              <w:rFonts w:ascii="Calibri Light" w:hAnsi="Calibri Light" w:eastAsia="Calibri Light" w:cs="Calibri Light"/>
            </w:rPr>
          </w:rPrChange>
        </w:rPr>
        <w:t>.</w:t>
      </w:r>
      <w:r w:rsidRPr="00932E42" w:rsidR="4926A67F">
        <w:rPr>
          <w:rStyle w:val="Heading2Char"/>
          <w:rFonts w:ascii="Times New Roman" w:hAnsi="Times New Roman" w:eastAsia="Calibri Light" w:cs="Times New Roman"/>
          <w:rPrChange w:author="Vaught, Jacob" w:date="2023-12-08T20:45:00Z" w:id="665">
            <w:rPr>
              <w:rStyle w:val="Heading2Char"/>
              <w:rFonts w:ascii="Calibri Light" w:hAnsi="Calibri Light" w:eastAsia="Calibri Light" w:cs="Calibri Light"/>
            </w:rPr>
          </w:rPrChange>
        </w:rPr>
        <w:t>2</w:t>
      </w:r>
      <w:r w:rsidRPr="00932E42">
        <w:rPr>
          <w:rStyle w:val="Heading2Char"/>
          <w:rFonts w:ascii="Times New Roman" w:hAnsi="Times New Roman" w:eastAsia="Calibri Light" w:cs="Times New Roman"/>
          <w:rPrChange w:author="Vaught, Jacob" w:date="2023-12-08T20:45:00Z" w:id="666">
            <w:rPr>
              <w:rStyle w:val="Heading2Char"/>
              <w:rFonts w:ascii="Calibri Light" w:hAnsi="Calibri Light" w:eastAsia="Calibri Light" w:cs="Calibri Light"/>
            </w:rPr>
          </w:rPrChange>
        </w:rPr>
        <w:t xml:space="preserve"> </w:t>
      </w:r>
      <w:del w:author="Vaught, Jacob" w:date="2023-12-08T22:28:00Z" w:id="667">
        <w:r w:rsidRPr="00932E42" w:rsidDel="009F654A">
          <w:rPr>
            <w:rStyle w:val="Heading2Char"/>
            <w:rFonts w:ascii="Times New Roman" w:hAnsi="Times New Roman" w:eastAsia="Calibri Light" w:cs="Times New Roman"/>
            <w:rPrChange w:author="Vaught, Jacob" w:date="2023-12-08T20:45:00Z" w:id="668">
              <w:rPr>
                <w:rStyle w:val="Heading2Char"/>
                <w:rFonts w:ascii="Calibri Light" w:hAnsi="Calibri Light" w:eastAsia="Calibri Light" w:cs="Calibri Light"/>
              </w:rPr>
            </w:rPrChange>
          </w:rPr>
          <w:delText>Understanding State Logic</w:delText>
        </w:r>
      </w:del>
      <w:ins w:author="Vaught, Jacob" w:date="2023-12-08T22:28:00Z" w:id="669">
        <w:r w:rsidR="009F654A">
          <w:rPr>
            <w:rStyle w:val="Heading2Char"/>
            <w:rFonts w:ascii="Times New Roman" w:hAnsi="Times New Roman" w:eastAsia="Calibri Light" w:cs="Times New Roman"/>
          </w:rPr>
          <w:t>System State</w:t>
        </w:r>
      </w:ins>
      <w:r w:rsidRPr="00932E42">
        <w:rPr>
          <w:rStyle w:val="Heading2Char"/>
          <w:rFonts w:ascii="Times New Roman" w:hAnsi="Times New Roman" w:eastAsia="Calibri Light" w:cs="Times New Roman"/>
          <w:rPrChange w:author="Vaught, Jacob" w:date="2023-12-08T20:45:00Z" w:id="670">
            <w:rPr>
              <w:rStyle w:val="Heading2Char"/>
              <w:rFonts w:ascii="Calibri Light" w:hAnsi="Calibri Light" w:eastAsia="Calibri Light" w:cs="Calibri Light"/>
            </w:rPr>
          </w:rPrChange>
        </w:rPr>
        <w:t xml:space="preserve"> and </w:t>
      </w:r>
      <w:ins w:author="Vaught, Jacob" w:date="2023-12-08T22:16:00Z" w:id="671">
        <w:r w:rsidR="00865B8E">
          <w:rPr>
            <w:rStyle w:val="Heading2Char"/>
            <w:rFonts w:ascii="Times New Roman" w:hAnsi="Times New Roman" w:eastAsia="Calibri Light" w:cs="Times New Roman"/>
          </w:rPr>
          <w:t xml:space="preserve">LED </w:t>
        </w:r>
      </w:ins>
      <w:r w:rsidRPr="00932E42">
        <w:rPr>
          <w:rStyle w:val="Heading2Char"/>
          <w:rFonts w:ascii="Times New Roman" w:hAnsi="Times New Roman" w:eastAsia="Calibri Light" w:cs="Times New Roman"/>
          <w:rPrChange w:author="Vaught, Jacob" w:date="2023-12-08T20:45:00Z" w:id="672">
            <w:rPr>
              <w:rStyle w:val="Heading2Char"/>
              <w:rFonts w:ascii="Calibri Light" w:hAnsi="Calibri Light" w:eastAsia="Calibri Light" w:cs="Calibri Light"/>
            </w:rPr>
          </w:rPrChange>
        </w:rPr>
        <w:t>Indicators</w:t>
      </w:r>
      <w:bookmarkEnd w:id="662"/>
    </w:p>
    <w:p w:rsidR="003814AC" w:rsidRDefault="003814AC" w14:paraId="4063CC36" w14:textId="67EC4CE1">
      <w:pPr>
        <w:pStyle w:val="Heading2"/>
        <w:spacing w:before="0" w:line="240" w:lineRule="auto"/>
        <w:pPrChange w:author="Vaught, Jacob" w:date="2023-12-08T22:17:00Z" w:id="673">
          <w:pPr/>
        </w:pPrChange>
      </w:pPr>
      <w:ins w:author="Vaught, Jacob" w:date="2023-12-08T22:07:00Z" w:id="674">
        <w:r>
          <w:fldChar w:fldCharType="begin"/>
        </w:r>
        <w:r>
          <w:instrText xml:space="preserve"> LINK Excel.Sheet.12 "Book1" "Sheet1!R1C2:R6C6" \a \f 5 \h </w:instrText>
        </w:r>
      </w:ins>
      <w:r>
        <w:instrText xml:space="preserve"> \* MERGEFORMAT </w:instrText>
      </w:r>
      <w:ins w:author="Vaught, Jacob" w:date="2023-12-08T22:07:00Z" w:id="675">
        <w:r>
          <w:fldChar w:fldCharType="separate"/>
        </w:r>
      </w:ins>
    </w:p>
    <w:tbl>
      <w:tblPr>
        <w:tblStyle w:val="TableGrid"/>
        <w:tblW w:w="9355" w:type="dxa"/>
        <w:tblLook w:val="04A0" w:firstRow="1" w:lastRow="0" w:firstColumn="1" w:lastColumn="0" w:noHBand="0" w:noVBand="1"/>
        <w:tblPrChange w:author="Vaught, Jacob" w:date="2023-12-08T22:08:00Z" w:id="676">
          <w:tblPr>
            <w:tblStyle w:val="TableGrid"/>
            <w:tblW w:w="9120" w:type="dxa"/>
            <w:tblLook w:val="04A0" w:firstRow="1" w:lastRow="0" w:firstColumn="1" w:lastColumn="0" w:noHBand="0" w:noVBand="1"/>
          </w:tblPr>
        </w:tblPrChange>
      </w:tblPr>
      <w:tblGrid>
        <w:gridCol w:w="1165"/>
        <w:gridCol w:w="1620"/>
        <w:gridCol w:w="1440"/>
        <w:gridCol w:w="1980"/>
        <w:gridCol w:w="3150"/>
        <w:tblGridChange w:id="677">
          <w:tblGrid>
            <w:gridCol w:w="1020"/>
            <w:gridCol w:w="1480"/>
            <w:gridCol w:w="1300"/>
            <w:gridCol w:w="1720"/>
            <w:gridCol w:w="3600"/>
          </w:tblGrid>
        </w:tblGridChange>
      </w:tblGrid>
      <w:tr w:rsidRPr="003814AC" w:rsidR="003814AC" w:rsidTr="003814AC" w14:paraId="03391189" w14:textId="77777777">
        <w:trPr>
          <w:trHeight w:val="360"/>
          <w:ins w:author="Vaught, Jacob" w:date="2023-12-08T22:07:00Z" w:id="678"/>
          <w:trPrChange w:author="Vaught, Jacob" w:date="2023-12-08T22:08:00Z" w:id="679">
            <w:trPr>
              <w:trHeight w:val="360"/>
            </w:trPr>
          </w:trPrChange>
        </w:trPr>
        <w:tc>
          <w:tcPr>
            <w:tcW w:w="1165" w:type="dxa"/>
            <w:noWrap/>
            <w:hideMark/>
            <w:tcPrChange w:author="Vaught, Jacob" w:date="2023-12-08T22:08:00Z" w:id="680">
              <w:tcPr>
                <w:tcW w:w="1020" w:type="dxa"/>
                <w:noWrap/>
                <w:hideMark/>
              </w:tcPr>
            </w:tcPrChange>
          </w:tcPr>
          <w:p w:rsidRPr="003814AC" w:rsidR="003814AC" w:rsidP="00056703" w:rsidRDefault="003814AC" w14:paraId="645E37CC" w14:textId="0A6ADB18">
            <w:pPr>
              <w:jc w:val="center"/>
              <w:rPr>
                <w:ins w:author="Vaught, Jacob" w:date="2023-12-08T22:07:00Z" w:id="681"/>
                <w:rFonts w:ascii="Times New Roman" w:hAnsi="Times New Roman" w:cs="Times New Roman"/>
                <w:b/>
                <w:bCs/>
                <w:sz w:val="20"/>
                <w:szCs w:val="20"/>
                <w:rPrChange w:author="Vaught, Jacob" w:date="2023-12-08T22:08:00Z" w:id="682">
                  <w:rPr>
                    <w:ins w:author="Vaught, Jacob" w:date="2023-12-08T22:07:00Z" w:id="683"/>
                    <w:rFonts w:ascii="Calibri" w:hAnsi="Calibri" w:cs="Calibri"/>
                    <w:b/>
                    <w:bCs/>
                    <w:color w:val="44546A"/>
                    <w:sz w:val="26"/>
                    <w:szCs w:val="26"/>
                  </w:rPr>
                </w:rPrChange>
              </w:rPr>
            </w:pPr>
            <w:ins w:author="Vaught, Jacob" w:date="2023-12-08T22:07:00Z" w:id="684">
              <w:r w:rsidRPr="003814AC">
                <w:rPr>
                  <w:rFonts w:ascii="Times New Roman" w:hAnsi="Times New Roman" w:cs="Times New Roman"/>
                  <w:b/>
                  <w:bCs/>
                  <w:sz w:val="20"/>
                  <w:szCs w:val="20"/>
                  <w:rPrChange w:author="Vaught, Jacob" w:date="2023-12-08T22:08:00Z" w:id="685">
                    <w:rPr>
                      <w:rFonts w:ascii="Calibri" w:hAnsi="Calibri" w:cs="Calibri"/>
                      <w:b/>
                      <w:bCs/>
                      <w:color w:val="44546A"/>
                      <w:sz w:val="26"/>
                      <w:szCs w:val="26"/>
                    </w:rPr>
                  </w:rPrChange>
                </w:rPr>
                <w:t>RED LED</w:t>
              </w:r>
            </w:ins>
          </w:p>
        </w:tc>
        <w:tc>
          <w:tcPr>
            <w:tcW w:w="1620" w:type="dxa"/>
            <w:noWrap/>
            <w:hideMark/>
            <w:tcPrChange w:author="Vaught, Jacob" w:date="2023-12-08T22:08:00Z" w:id="686">
              <w:tcPr>
                <w:tcW w:w="1480" w:type="dxa"/>
                <w:noWrap/>
                <w:hideMark/>
              </w:tcPr>
            </w:tcPrChange>
          </w:tcPr>
          <w:p w:rsidRPr="003814AC" w:rsidR="003814AC" w:rsidP="00865B8E" w:rsidRDefault="003814AC" w14:paraId="0D8F7F27" w14:textId="77777777">
            <w:pPr>
              <w:jc w:val="center"/>
              <w:rPr>
                <w:ins w:author="Vaught, Jacob" w:date="2023-12-08T22:07:00Z" w:id="687"/>
                <w:rFonts w:ascii="Times New Roman" w:hAnsi="Times New Roman" w:cs="Times New Roman"/>
                <w:b/>
                <w:bCs/>
                <w:sz w:val="20"/>
                <w:szCs w:val="20"/>
                <w:rPrChange w:author="Vaught, Jacob" w:date="2023-12-08T22:08:00Z" w:id="688">
                  <w:rPr>
                    <w:ins w:author="Vaught, Jacob" w:date="2023-12-08T22:07:00Z" w:id="689"/>
                    <w:rFonts w:ascii="Calibri" w:hAnsi="Calibri" w:cs="Calibri"/>
                    <w:b/>
                    <w:bCs/>
                    <w:color w:val="44546A"/>
                    <w:sz w:val="26"/>
                    <w:szCs w:val="26"/>
                  </w:rPr>
                </w:rPrChange>
              </w:rPr>
            </w:pPr>
            <w:ins w:author="Vaught, Jacob" w:date="2023-12-08T22:07:00Z" w:id="690">
              <w:r w:rsidRPr="003814AC">
                <w:rPr>
                  <w:rFonts w:ascii="Times New Roman" w:hAnsi="Times New Roman" w:cs="Times New Roman"/>
                  <w:b/>
                  <w:bCs/>
                  <w:sz w:val="20"/>
                  <w:szCs w:val="20"/>
                  <w:rPrChange w:author="Vaught, Jacob" w:date="2023-12-08T22:08:00Z" w:id="691">
                    <w:rPr>
                      <w:rFonts w:ascii="Calibri" w:hAnsi="Calibri" w:cs="Calibri"/>
                      <w:b/>
                      <w:bCs/>
                      <w:color w:val="44546A"/>
                      <w:sz w:val="26"/>
                      <w:szCs w:val="26"/>
                    </w:rPr>
                  </w:rPrChange>
                </w:rPr>
                <w:t>YELLOW LED</w:t>
              </w:r>
            </w:ins>
          </w:p>
        </w:tc>
        <w:tc>
          <w:tcPr>
            <w:tcW w:w="1440" w:type="dxa"/>
            <w:noWrap/>
            <w:hideMark/>
            <w:tcPrChange w:author="Vaught, Jacob" w:date="2023-12-08T22:08:00Z" w:id="692">
              <w:tcPr>
                <w:tcW w:w="1300" w:type="dxa"/>
                <w:noWrap/>
                <w:hideMark/>
              </w:tcPr>
            </w:tcPrChange>
          </w:tcPr>
          <w:p w:rsidRPr="003814AC" w:rsidR="003814AC" w:rsidP="00865B8E" w:rsidRDefault="003814AC" w14:paraId="550DC02D" w14:textId="77777777">
            <w:pPr>
              <w:jc w:val="center"/>
              <w:rPr>
                <w:ins w:author="Vaught, Jacob" w:date="2023-12-08T22:07:00Z" w:id="693"/>
                <w:rFonts w:ascii="Times New Roman" w:hAnsi="Times New Roman" w:cs="Times New Roman"/>
                <w:b/>
                <w:bCs/>
                <w:sz w:val="20"/>
                <w:szCs w:val="20"/>
                <w:rPrChange w:author="Vaught, Jacob" w:date="2023-12-08T22:08:00Z" w:id="694">
                  <w:rPr>
                    <w:ins w:author="Vaught, Jacob" w:date="2023-12-08T22:07:00Z" w:id="695"/>
                    <w:rFonts w:ascii="Calibri" w:hAnsi="Calibri" w:cs="Calibri"/>
                    <w:b/>
                    <w:bCs/>
                    <w:color w:val="44546A"/>
                    <w:sz w:val="26"/>
                    <w:szCs w:val="26"/>
                  </w:rPr>
                </w:rPrChange>
              </w:rPr>
            </w:pPr>
            <w:ins w:author="Vaught, Jacob" w:date="2023-12-08T22:07:00Z" w:id="696">
              <w:r w:rsidRPr="003814AC">
                <w:rPr>
                  <w:rFonts w:ascii="Times New Roman" w:hAnsi="Times New Roman" w:cs="Times New Roman"/>
                  <w:b/>
                  <w:bCs/>
                  <w:sz w:val="20"/>
                  <w:szCs w:val="20"/>
                  <w:rPrChange w:author="Vaught, Jacob" w:date="2023-12-08T22:08:00Z" w:id="697">
                    <w:rPr>
                      <w:rFonts w:ascii="Calibri" w:hAnsi="Calibri" w:cs="Calibri"/>
                      <w:b/>
                      <w:bCs/>
                      <w:color w:val="44546A"/>
                      <w:sz w:val="26"/>
                      <w:szCs w:val="26"/>
                    </w:rPr>
                  </w:rPrChange>
                </w:rPr>
                <w:t>GREEN LED</w:t>
              </w:r>
            </w:ins>
          </w:p>
        </w:tc>
        <w:tc>
          <w:tcPr>
            <w:tcW w:w="1980" w:type="dxa"/>
            <w:noWrap/>
            <w:hideMark/>
            <w:tcPrChange w:author="Vaught, Jacob" w:date="2023-12-08T22:08:00Z" w:id="698">
              <w:tcPr>
                <w:tcW w:w="1720" w:type="dxa"/>
                <w:noWrap/>
                <w:hideMark/>
              </w:tcPr>
            </w:tcPrChange>
          </w:tcPr>
          <w:p w:rsidRPr="003814AC" w:rsidR="003814AC" w:rsidP="00865B8E" w:rsidRDefault="003814AC" w14:paraId="0B92635B" w14:textId="77777777">
            <w:pPr>
              <w:jc w:val="center"/>
              <w:rPr>
                <w:ins w:author="Vaught, Jacob" w:date="2023-12-08T22:07:00Z" w:id="699"/>
                <w:rFonts w:ascii="Times New Roman" w:hAnsi="Times New Roman" w:cs="Times New Roman"/>
                <w:b/>
                <w:bCs/>
                <w:sz w:val="20"/>
                <w:szCs w:val="20"/>
                <w:rPrChange w:author="Vaught, Jacob" w:date="2023-12-08T22:08:00Z" w:id="700">
                  <w:rPr>
                    <w:ins w:author="Vaught, Jacob" w:date="2023-12-08T22:07:00Z" w:id="701"/>
                    <w:rFonts w:ascii="Calibri" w:hAnsi="Calibri" w:cs="Calibri"/>
                    <w:b/>
                    <w:bCs/>
                    <w:color w:val="44546A"/>
                    <w:sz w:val="26"/>
                    <w:szCs w:val="26"/>
                  </w:rPr>
                </w:rPrChange>
              </w:rPr>
            </w:pPr>
            <w:ins w:author="Vaught, Jacob" w:date="2023-12-08T22:07:00Z" w:id="702">
              <w:r w:rsidRPr="003814AC">
                <w:rPr>
                  <w:rFonts w:ascii="Times New Roman" w:hAnsi="Times New Roman" w:cs="Times New Roman"/>
                  <w:b/>
                  <w:bCs/>
                  <w:sz w:val="20"/>
                  <w:szCs w:val="20"/>
                  <w:rPrChange w:author="Vaught, Jacob" w:date="2023-12-08T22:08:00Z" w:id="703">
                    <w:rPr>
                      <w:rFonts w:ascii="Calibri" w:hAnsi="Calibri" w:cs="Calibri"/>
                      <w:b/>
                      <w:bCs/>
                      <w:color w:val="44546A"/>
                      <w:sz w:val="26"/>
                      <w:szCs w:val="26"/>
                    </w:rPr>
                  </w:rPrChange>
                </w:rPr>
                <w:t>STATE</w:t>
              </w:r>
            </w:ins>
          </w:p>
        </w:tc>
        <w:tc>
          <w:tcPr>
            <w:tcW w:w="3150" w:type="dxa"/>
            <w:noWrap/>
            <w:hideMark/>
            <w:tcPrChange w:author="Vaught, Jacob" w:date="2023-12-08T22:08:00Z" w:id="704">
              <w:tcPr>
                <w:tcW w:w="3600" w:type="dxa"/>
                <w:noWrap/>
                <w:hideMark/>
              </w:tcPr>
            </w:tcPrChange>
          </w:tcPr>
          <w:p w:rsidRPr="003814AC" w:rsidR="003814AC" w:rsidRDefault="003814AC" w14:paraId="09FA47D8" w14:textId="77777777">
            <w:pPr>
              <w:rPr>
                <w:ins w:author="Vaught, Jacob" w:date="2023-12-08T22:07:00Z" w:id="705"/>
                <w:rFonts w:ascii="Times New Roman" w:hAnsi="Times New Roman" w:cs="Times New Roman"/>
                <w:b/>
                <w:bCs/>
                <w:sz w:val="20"/>
                <w:szCs w:val="20"/>
                <w:rPrChange w:author="Vaught, Jacob" w:date="2023-12-08T22:08:00Z" w:id="706">
                  <w:rPr>
                    <w:ins w:author="Vaught, Jacob" w:date="2023-12-08T22:07:00Z" w:id="707"/>
                    <w:rFonts w:ascii="Calibri" w:hAnsi="Calibri" w:cs="Calibri"/>
                    <w:b/>
                    <w:bCs/>
                    <w:color w:val="44546A"/>
                    <w:sz w:val="26"/>
                    <w:szCs w:val="26"/>
                  </w:rPr>
                </w:rPrChange>
              </w:rPr>
              <w:pPrChange w:author="Vaught, Jacob" w:date="2023-12-08T22:16:00Z" w:id="708">
                <w:pPr>
                  <w:jc w:val="center"/>
                </w:pPr>
              </w:pPrChange>
            </w:pPr>
            <w:ins w:author="Vaught, Jacob" w:date="2023-12-08T22:07:00Z" w:id="709">
              <w:r w:rsidRPr="003814AC">
                <w:rPr>
                  <w:rFonts w:ascii="Times New Roman" w:hAnsi="Times New Roman" w:cs="Times New Roman"/>
                  <w:b/>
                  <w:bCs/>
                  <w:sz w:val="20"/>
                  <w:szCs w:val="20"/>
                  <w:rPrChange w:author="Vaught, Jacob" w:date="2023-12-08T22:08:00Z" w:id="710">
                    <w:rPr>
                      <w:rFonts w:ascii="Calibri" w:hAnsi="Calibri" w:cs="Calibri"/>
                      <w:b/>
                      <w:bCs/>
                      <w:color w:val="44546A"/>
                      <w:sz w:val="26"/>
                      <w:szCs w:val="26"/>
                    </w:rPr>
                  </w:rPrChange>
                </w:rPr>
                <w:t>Issue</w:t>
              </w:r>
            </w:ins>
          </w:p>
        </w:tc>
      </w:tr>
      <w:tr w:rsidRPr="003814AC" w:rsidR="003814AC" w:rsidTr="003814AC" w14:paraId="7DC1FA5D" w14:textId="77777777">
        <w:trPr>
          <w:trHeight w:val="315"/>
          <w:ins w:author="Vaught, Jacob" w:date="2023-12-08T22:07:00Z" w:id="711"/>
          <w:trPrChange w:author="Vaught, Jacob" w:date="2023-12-08T22:08:00Z" w:id="712">
            <w:trPr>
              <w:trHeight w:val="315"/>
            </w:trPr>
          </w:trPrChange>
        </w:trPr>
        <w:tc>
          <w:tcPr>
            <w:tcW w:w="1165" w:type="dxa"/>
            <w:noWrap/>
            <w:hideMark/>
            <w:tcPrChange w:author="Vaught, Jacob" w:date="2023-12-08T22:08:00Z" w:id="713">
              <w:tcPr>
                <w:tcW w:w="1020" w:type="dxa"/>
                <w:noWrap/>
                <w:hideMark/>
              </w:tcPr>
            </w:tcPrChange>
          </w:tcPr>
          <w:p w:rsidRPr="003814AC" w:rsidR="003814AC" w:rsidP="00865B8E" w:rsidRDefault="003814AC" w14:paraId="3FE922C0" w14:textId="7BC1B292">
            <w:pPr>
              <w:jc w:val="center"/>
              <w:rPr>
                <w:ins w:author="Vaught, Jacob" w:date="2023-12-08T22:07:00Z" w:id="714"/>
                <w:rFonts w:ascii="Times New Roman" w:hAnsi="Times New Roman" w:cs="Times New Roman"/>
                <w:b/>
                <w:bCs/>
                <w:sz w:val="20"/>
                <w:szCs w:val="20"/>
                <w:rPrChange w:author="Vaught, Jacob" w:date="2023-12-08T22:09:00Z" w:id="715">
                  <w:rPr>
                    <w:ins w:author="Vaught, Jacob" w:date="2023-12-08T22:07:00Z" w:id="716"/>
                    <w:rFonts w:ascii="Calibri" w:hAnsi="Calibri" w:cs="Calibri"/>
                    <w:color w:val="006100"/>
                  </w:rPr>
                </w:rPrChange>
              </w:rPr>
            </w:pPr>
            <w:ins w:author="Vaught, Jacob" w:date="2023-12-08T22:09:00Z" w:id="717">
              <w:r w:rsidRPr="003814AC">
                <w:rPr>
                  <w:rFonts w:ascii="Times New Roman" w:hAnsi="Times New Roman" w:cs="Times New Roman"/>
                  <w:b/>
                  <w:bCs/>
                  <w:sz w:val="20"/>
                  <w:szCs w:val="20"/>
                  <w:rPrChange w:author="Vaught, Jacob" w:date="2023-12-08T22:09:00Z" w:id="718">
                    <w:rPr>
                      <w:rFonts w:ascii="Times New Roman" w:hAnsi="Times New Roman" w:cs="Times New Roman"/>
                      <w:sz w:val="20"/>
                      <w:szCs w:val="20"/>
                    </w:rPr>
                  </w:rPrChange>
                </w:rPr>
                <w:t>X</w:t>
              </w:r>
            </w:ins>
          </w:p>
        </w:tc>
        <w:tc>
          <w:tcPr>
            <w:tcW w:w="1620" w:type="dxa"/>
            <w:noWrap/>
            <w:hideMark/>
            <w:tcPrChange w:author="Vaught, Jacob" w:date="2023-12-08T22:08:00Z" w:id="719">
              <w:tcPr>
                <w:tcW w:w="1480" w:type="dxa"/>
                <w:noWrap/>
                <w:hideMark/>
              </w:tcPr>
            </w:tcPrChange>
          </w:tcPr>
          <w:p w:rsidRPr="003814AC" w:rsidR="003814AC" w:rsidP="00865B8E" w:rsidRDefault="003814AC" w14:paraId="6DE6F7DD" w14:textId="79341CDC">
            <w:pPr>
              <w:jc w:val="center"/>
              <w:rPr>
                <w:ins w:author="Vaught, Jacob" w:date="2023-12-08T22:07:00Z" w:id="720"/>
                <w:rFonts w:ascii="Times New Roman" w:hAnsi="Times New Roman" w:cs="Times New Roman"/>
                <w:b/>
                <w:bCs/>
                <w:sz w:val="20"/>
                <w:szCs w:val="20"/>
                <w:rPrChange w:author="Vaught, Jacob" w:date="2023-12-08T22:09:00Z" w:id="721">
                  <w:rPr>
                    <w:ins w:author="Vaught, Jacob" w:date="2023-12-08T22:07:00Z" w:id="722"/>
                    <w:rFonts w:ascii="Calibri" w:hAnsi="Calibri" w:cs="Calibri"/>
                    <w:color w:val="9C0006"/>
                  </w:rPr>
                </w:rPrChange>
              </w:rPr>
            </w:pPr>
          </w:p>
        </w:tc>
        <w:tc>
          <w:tcPr>
            <w:tcW w:w="1440" w:type="dxa"/>
            <w:noWrap/>
            <w:hideMark/>
            <w:tcPrChange w:author="Vaught, Jacob" w:date="2023-12-08T22:08:00Z" w:id="723">
              <w:tcPr>
                <w:tcW w:w="1300" w:type="dxa"/>
                <w:noWrap/>
                <w:hideMark/>
              </w:tcPr>
            </w:tcPrChange>
          </w:tcPr>
          <w:p w:rsidRPr="003814AC" w:rsidR="003814AC" w:rsidP="00865B8E" w:rsidRDefault="003814AC" w14:paraId="50BFCA80" w14:textId="432B39BC">
            <w:pPr>
              <w:jc w:val="center"/>
              <w:rPr>
                <w:ins w:author="Vaught, Jacob" w:date="2023-12-08T22:07:00Z" w:id="724"/>
                <w:rFonts w:ascii="Times New Roman" w:hAnsi="Times New Roman" w:cs="Times New Roman"/>
                <w:b/>
                <w:bCs/>
                <w:sz w:val="20"/>
                <w:szCs w:val="20"/>
                <w:rPrChange w:author="Vaught, Jacob" w:date="2023-12-08T22:09:00Z" w:id="725">
                  <w:rPr>
                    <w:ins w:author="Vaught, Jacob" w:date="2023-12-08T22:07:00Z" w:id="726"/>
                    <w:rFonts w:ascii="Calibri" w:hAnsi="Calibri" w:cs="Calibri"/>
                    <w:color w:val="9C0006"/>
                  </w:rPr>
                </w:rPrChange>
              </w:rPr>
            </w:pPr>
          </w:p>
        </w:tc>
        <w:tc>
          <w:tcPr>
            <w:tcW w:w="1980" w:type="dxa"/>
            <w:noWrap/>
            <w:hideMark/>
            <w:tcPrChange w:author="Vaught, Jacob" w:date="2023-12-08T22:08:00Z" w:id="727">
              <w:tcPr>
                <w:tcW w:w="1720" w:type="dxa"/>
                <w:noWrap/>
                <w:hideMark/>
              </w:tcPr>
            </w:tcPrChange>
          </w:tcPr>
          <w:p w:rsidRPr="003814AC" w:rsidR="003814AC" w:rsidP="00865B8E" w:rsidRDefault="003814AC" w14:paraId="68C87C05" w14:textId="77777777">
            <w:pPr>
              <w:jc w:val="center"/>
              <w:rPr>
                <w:ins w:author="Vaught, Jacob" w:date="2023-12-08T22:07:00Z" w:id="728"/>
                <w:rFonts w:ascii="Times New Roman" w:hAnsi="Times New Roman" w:cs="Times New Roman"/>
                <w:sz w:val="20"/>
                <w:szCs w:val="20"/>
                <w:rPrChange w:author="Vaught, Jacob" w:date="2023-12-08T22:08:00Z" w:id="729">
                  <w:rPr>
                    <w:ins w:author="Vaught, Jacob" w:date="2023-12-08T22:07:00Z" w:id="730"/>
                    <w:rFonts w:ascii="Calibri" w:hAnsi="Calibri" w:cs="Calibri"/>
                    <w:color w:val="000000"/>
                  </w:rPr>
                </w:rPrChange>
              </w:rPr>
            </w:pPr>
            <w:ins w:author="Vaught, Jacob" w:date="2023-12-08T22:07:00Z" w:id="731">
              <w:r w:rsidRPr="003814AC">
                <w:rPr>
                  <w:rFonts w:ascii="Times New Roman" w:hAnsi="Times New Roman" w:cs="Times New Roman"/>
                  <w:sz w:val="20"/>
                  <w:szCs w:val="20"/>
                  <w:rPrChange w:author="Vaught, Jacob" w:date="2023-12-08T22:08:00Z" w:id="732">
                    <w:rPr>
                      <w:rFonts w:ascii="Calibri" w:hAnsi="Calibri" w:cs="Calibri"/>
                      <w:color w:val="000000"/>
                    </w:rPr>
                  </w:rPrChange>
                </w:rPr>
                <w:t>STOP or ERROR</w:t>
              </w:r>
            </w:ins>
          </w:p>
        </w:tc>
        <w:tc>
          <w:tcPr>
            <w:tcW w:w="3150" w:type="dxa"/>
            <w:noWrap/>
            <w:hideMark/>
            <w:tcPrChange w:author="Vaught, Jacob" w:date="2023-12-08T22:08:00Z" w:id="733">
              <w:tcPr>
                <w:tcW w:w="3600" w:type="dxa"/>
                <w:noWrap/>
                <w:hideMark/>
              </w:tcPr>
            </w:tcPrChange>
          </w:tcPr>
          <w:p w:rsidRPr="003814AC" w:rsidR="003814AC" w:rsidP="00865B8E" w:rsidRDefault="003814AC" w14:paraId="6E4ABEC1" w14:textId="1EA45484">
            <w:pPr>
              <w:rPr>
                <w:ins w:author="Vaught, Jacob" w:date="2023-12-08T22:07:00Z" w:id="734"/>
                <w:rFonts w:ascii="Times New Roman" w:hAnsi="Times New Roman" w:cs="Times New Roman"/>
                <w:sz w:val="20"/>
                <w:szCs w:val="20"/>
                <w:rPrChange w:author="Vaught, Jacob" w:date="2023-12-08T22:08:00Z" w:id="735">
                  <w:rPr>
                    <w:ins w:author="Vaught, Jacob" w:date="2023-12-08T22:07:00Z" w:id="736"/>
                    <w:rFonts w:ascii="Calibri" w:hAnsi="Calibri" w:cs="Calibri"/>
                    <w:color w:val="000000"/>
                  </w:rPr>
                </w:rPrChange>
              </w:rPr>
            </w:pPr>
            <w:ins w:author="Vaught, Jacob" w:date="2023-12-08T22:07:00Z" w:id="737">
              <w:r w:rsidRPr="003814AC">
                <w:rPr>
                  <w:rFonts w:ascii="Times New Roman" w:hAnsi="Times New Roman" w:cs="Times New Roman"/>
                  <w:sz w:val="20"/>
                  <w:szCs w:val="20"/>
                  <w:rPrChange w:author="Vaught, Jacob" w:date="2023-12-08T22:08:00Z" w:id="738">
                    <w:rPr>
                      <w:rFonts w:ascii="Calibri" w:hAnsi="Calibri" w:cs="Calibri"/>
                      <w:color w:val="000000"/>
                    </w:rPr>
                  </w:rPrChange>
                </w:rPr>
                <w:t xml:space="preserve">ERROR detected or </w:t>
              </w:r>
            </w:ins>
            <w:ins w:author="Vaught, Jacob" w:date="2023-12-08T22:08:00Z" w:id="739">
              <w:r>
                <w:rPr>
                  <w:rFonts w:ascii="Times New Roman" w:hAnsi="Times New Roman" w:cs="Times New Roman"/>
                  <w:sz w:val="20"/>
                  <w:szCs w:val="20"/>
                </w:rPr>
                <w:t>button</w:t>
              </w:r>
            </w:ins>
            <w:ins w:author="Vaught, Jacob" w:date="2023-12-08T22:07:00Z" w:id="740">
              <w:r w:rsidRPr="003814AC">
                <w:rPr>
                  <w:rFonts w:ascii="Times New Roman" w:hAnsi="Times New Roman" w:cs="Times New Roman"/>
                  <w:sz w:val="20"/>
                  <w:szCs w:val="20"/>
                  <w:rPrChange w:author="Vaught, Jacob" w:date="2023-12-08T22:08:00Z" w:id="741">
                    <w:rPr>
                      <w:rFonts w:ascii="Calibri" w:hAnsi="Calibri" w:cs="Calibri"/>
                      <w:color w:val="000000"/>
                    </w:rPr>
                  </w:rPrChange>
                </w:rPr>
                <w:t xml:space="preserve"> STOP</w:t>
              </w:r>
            </w:ins>
          </w:p>
        </w:tc>
      </w:tr>
      <w:tr w:rsidRPr="003814AC" w:rsidR="003814AC" w:rsidTr="003814AC" w14:paraId="16E90E9E" w14:textId="77777777">
        <w:trPr>
          <w:trHeight w:val="300"/>
          <w:ins w:author="Vaught, Jacob" w:date="2023-12-08T22:07:00Z" w:id="742"/>
          <w:trPrChange w:author="Vaught, Jacob" w:date="2023-12-08T22:08:00Z" w:id="743">
            <w:trPr>
              <w:trHeight w:val="300"/>
            </w:trPr>
          </w:trPrChange>
        </w:trPr>
        <w:tc>
          <w:tcPr>
            <w:tcW w:w="1165" w:type="dxa"/>
            <w:noWrap/>
            <w:hideMark/>
            <w:tcPrChange w:author="Vaught, Jacob" w:date="2023-12-08T22:08:00Z" w:id="744">
              <w:tcPr>
                <w:tcW w:w="1020" w:type="dxa"/>
                <w:noWrap/>
                <w:hideMark/>
              </w:tcPr>
            </w:tcPrChange>
          </w:tcPr>
          <w:p w:rsidRPr="003814AC" w:rsidR="003814AC" w:rsidP="00056703" w:rsidRDefault="003814AC" w14:paraId="393A373A" w14:textId="27D19FC9">
            <w:pPr>
              <w:jc w:val="center"/>
              <w:rPr>
                <w:ins w:author="Vaught, Jacob" w:date="2023-12-08T22:07:00Z" w:id="745"/>
                <w:rFonts w:ascii="Times New Roman" w:hAnsi="Times New Roman" w:cs="Times New Roman"/>
                <w:b/>
                <w:bCs/>
                <w:sz w:val="20"/>
                <w:szCs w:val="20"/>
                <w:rPrChange w:author="Vaught, Jacob" w:date="2023-12-08T22:09:00Z" w:id="746">
                  <w:rPr>
                    <w:ins w:author="Vaught, Jacob" w:date="2023-12-08T22:07:00Z" w:id="747"/>
                    <w:rFonts w:ascii="Calibri" w:hAnsi="Calibri" w:cs="Calibri"/>
                    <w:color w:val="9C0006"/>
                  </w:rPr>
                </w:rPrChange>
              </w:rPr>
            </w:pPr>
          </w:p>
        </w:tc>
        <w:tc>
          <w:tcPr>
            <w:tcW w:w="1620" w:type="dxa"/>
            <w:noWrap/>
            <w:hideMark/>
            <w:tcPrChange w:author="Vaught, Jacob" w:date="2023-12-08T22:08:00Z" w:id="748">
              <w:tcPr>
                <w:tcW w:w="1480" w:type="dxa"/>
                <w:noWrap/>
                <w:hideMark/>
              </w:tcPr>
            </w:tcPrChange>
          </w:tcPr>
          <w:p w:rsidRPr="003814AC" w:rsidR="003814AC" w:rsidP="00865B8E" w:rsidRDefault="003814AC" w14:paraId="09658BAF" w14:textId="14CA7DC7">
            <w:pPr>
              <w:jc w:val="center"/>
              <w:rPr>
                <w:ins w:author="Vaught, Jacob" w:date="2023-12-08T22:07:00Z" w:id="749"/>
                <w:rFonts w:ascii="Times New Roman" w:hAnsi="Times New Roman" w:cs="Times New Roman"/>
                <w:b/>
                <w:bCs/>
                <w:sz w:val="20"/>
                <w:szCs w:val="20"/>
                <w:rPrChange w:author="Vaught, Jacob" w:date="2023-12-08T22:09:00Z" w:id="750">
                  <w:rPr>
                    <w:ins w:author="Vaught, Jacob" w:date="2023-12-08T22:07:00Z" w:id="751"/>
                    <w:rFonts w:ascii="Calibri" w:hAnsi="Calibri" w:cs="Calibri"/>
                    <w:color w:val="006100"/>
                  </w:rPr>
                </w:rPrChange>
              </w:rPr>
            </w:pPr>
            <w:ins w:author="Vaught, Jacob" w:date="2023-12-08T22:09:00Z" w:id="752">
              <w:r w:rsidRPr="003814AC">
                <w:rPr>
                  <w:rFonts w:ascii="Times New Roman" w:hAnsi="Times New Roman" w:cs="Times New Roman"/>
                  <w:b/>
                  <w:bCs/>
                  <w:sz w:val="20"/>
                  <w:szCs w:val="20"/>
                  <w:rPrChange w:author="Vaught, Jacob" w:date="2023-12-08T22:09:00Z" w:id="753">
                    <w:rPr>
                      <w:rFonts w:ascii="Times New Roman" w:hAnsi="Times New Roman" w:cs="Times New Roman"/>
                      <w:sz w:val="20"/>
                      <w:szCs w:val="20"/>
                    </w:rPr>
                  </w:rPrChange>
                </w:rPr>
                <w:t>X</w:t>
              </w:r>
            </w:ins>
          </w:p>
        </w:tc>
        <w:tc>
          <w:tcPr>
            <w:tcW w:w="1440" w:type="dxa"/>
            <w:noWrap/>
            <w:hideMark/>
            <w:tcPrChange w:author="Vaught, Jacob" w:date="2023-12-08T22:08:00Z" w:id="754">
              <w:tcPr>
                <w:tcW w:w="1300" w:type="dxa"/>
                <w:noWrap/>
                <w:hideMark/>
              </w:tcPr>
            </w:tcPrChange>
          </w:tcPr>
          <w:p w:rsidRPr="003814AC" w:rsidR="003814AC" w:rsidP="00865B8E" w:rsidRDefault="003814AC" w14:paraId="17AC635C" w14:textId="5554166E">
            <w:pPr>
              <w:jc w:val="center"/>
              <w:rPr>
                <w:ins w:author="Vaught, Jacob" w:date="2023-12-08T22:07:00Z" w:id="755"/>
                <w:rFonts w:ascii="Times New Roman" w:hAnsi="Times New Roman" w:cs="Times New Roman"/>
                <w:b/>
                <w:bCs/>
                <w:sz w:val="20"/>
                <w:szCs w:val="20"/>
                <w:rPrChange w:author="Vaught, Jacob" w:date="2023-12-08T22:09:00Z" w:id="756">
                  <w:rPr>
                    <w:ins w:author="Vaught, Jacob" w:date="2023-12-08T22:07:00Z" w:id="757"/>
                    <w:rFonts w:ascii="Calibri" w:hAnsi="Calibri" w:cs="Calibri"/>
                    <w:color w:val="9C0006"/>
                  </w:rPr>
                </w:rPrChange>
              </w:rPr>
            </w:pPr>
          </w:p>
        </w:tc>
        <w:tc>
          <w:tcPr>
            <w:tcW w:w="1980" w:type="dxa"/>
            <w:noWrap/>
            <w:hideMark/>
            <w:tcPrChange w:author="Vaught, Jacob" w:date="2023-12-08T22:08:00Z" w:id="758">
              <w:tcPr>
                <w:tcW w:w="1720" w:type="dxa"/>
                <w:noWrap/>
                <w:hideMark/>
              </w:tcPr>
            </w:tcPrChange>
          </w:tcPr>
          <w:p w:rsidRPr="003814AC" w:rsidR="003814AC" w:rsidP="00865B8E" w:rsidRDefault="003814AC" w14:paraId="4B6C8F65" w14:textId="77777777">
            <w:pPr>
              <w:jc w:val="center"/>
              <w:rPr>
                <w:ins w:author="Vaught, Jacob" w:date="2023-12-08T22:07:00Z" w:id="759"/>
                <w:rFonts w:ascii="Times New Roman" w:hAnsi="Times New Roman" w:cs="Times New Roman"/>
                <w:sz w:val="20"/>
                <w:szCs w:val="20"/>
                <w:rPrChange w:author="Vaught, Jacob" w:date="2023-12-08T22:08:00Z" w:id="760">
                  <w:rPr>
                    <w:ins w:author="Vaught, Jacob" w:date="2023-12-08T22:07:00Z" w:id="761"/>
                    <w:rFonts w:ascii="Calibri" w:hAnsi="Calibri" w:cs="Calibri"/>
                    <w:color w:val="000000"/>
                  </w:rPr>
                </w:rPrChange>
              </w:rPr>
            </w:pPr>
            <w:ins w:author="Vaught, Jacob" w:date="2023-12-08T22:07:00Z" w:id="762">
              <w:r w:rsidRPr="003814AC">
                <w:rPr>
                  <w:rFonts w:ascii="Times New Roman" w:hAnsi="Times New Roman" w:cs="Times New Roman"/>
                  <w:sz w:val="20"/>
                  <w:szCs w:val="20"/>
                  <w:rPrChange w:author="Vaught, Jacob" w:date="2023-12-08T22:08:00Z" w:id="763">
                    <w:rPr>
                      <w:rFonts w:ascii="Calibri" w:hAnsi="Calibri" w:cs="Calibri"/>
                      <w:color w:val="000000"/>
                    </w:rPr>
                  </w:rPrChange>
                </w:rPr>
                <w:t>WAIT</w:t>
              </w:r>
            </w:ins>
          </w:p>
        </w:tc>
        <w:tc>
          <w:tcPr>
            <w:tcW w:w="3150" w:type="dxa"/>
            <w:noWrap/>
            <w:hideMark/>
            <w:tcPrChange w:author="Vaught, Jacob" w:date="2023-12-08T22:08:00Z" w:id="764">
              <w:tcPr>
                <w:tcW w:w="3600" w:type="dxa"/>
                <w:noWrap/>
                <w:hideMark/>
              </w:tcPr>
            </w:tcPrChange>
          </w:tcPr>
          <w:p w:rsidRPr="003814AC" w:rsidR="003814AC" w:rsidP="00865B8E" w:rsidRDefault="003814AC" w14:paraId="1EC600C4" w14:textId="77777777">
            <w:pPr>
              <w:rPr>
                <w:ins w:author="Vaught, Jacob" w:date="2023-12-08T22:07:00Z" w:id="765"/>
                <w:rFonts w:ascii="Times New Roman" w:hAnsi="Times New Roman" w:cs="Times New Roman"/>
                <w:sz w:val="20"/>
                <w:szCs w:val="20"/>
                <w:rPrChange w:author="Vaught, Jacob" w:date="2023-12-08T22:08:00Z" w:id="766">
                  <w:rPr>
                    <w:ins w:author="Vaught, Jacob" w:date="2023-12-08T22:07:00Z" w:id="767"/>
                    <w:rFonts w:ascii="Calibri" w:hAnsi="Calibri" w:cs="Calibri"/>
                    <w:color w:val="000000"/>
                  </w:rPr>
                </w:rPrChange>
              </w:rPr>
            </w:pPr>
            <w:ins w:author="Vaught, Jacob" w:date="2023-12-08T22:07:00Z" w:id="768">
              <w:r w:rsidRPr="003814AC">
                <w:rPr>
                  <w:rFonts w:ascii="Times New Roman" w:hAnsi="Times New Roman" w:cs="Times New Roman"/>
                  <w:sz w:val="20"/>
                  <w:szCs w:val="20"/>
                  <w:rPrChange w:author="Vaught, Jacob" w:date="2023-12-08T22:08:00Z" w:id="769">
                    <w:rPr>
                      <w:rFonts w:ascii="Calibri" w:hAnsi="Calibri" w:cs="Calibri"/>
                      <w:color w:val="000000"/>
                    </w:rPr>
                  </w:rPrChange>
                </w:rPr>
                <w:t>Waiting Mode. No Issue</w:t>
              </w:r>
            </w:ins>
          </w:p>
        </w:tc>
      </w:tr>
      <w:tr w:rsidRPr="003814AC" w:rsidR="003814AC" w:rsidTr="003814AC" w14:paraId="146AF10E" w14:textId="77777777">
        <w:trPr>
          <w:trHeight w:val="300"/>
          <w:ins w:author="Vaught, Jacob" w:date="2023-12-08T22:07:00Z" w:id="770"/>
          <w:trPrChange w:author="Vaught, Jacob" w:date="2023-12-08T22:08:00Z" w:id="771">
            <w:trPr>
              <w:trHeight w:val="300"/>
            </w:trPr>
          </w:trPrChange>
        </w:trPr>
        <w:tc>
          <w:tcPr>
            <w:tcW w:w="1165" w:type="dxa"/>
            <w:noWrap/>
            <w:hideMark/>
            <w:tcPrChange w:author="Vaught, Jacob" w:date="2023-12-08T22:08:00Z" w:id="772">
              <w:tcPr>
                <w:tcW w:w="1020" w:type="dxa"/>
                <w:noWrap/>
                <w:hideMark/>
              </w:tcPr>
            </w:tcPrChange>
          </w:tcPr>
          <w:p w:rsidRPr="003814AC" w:rsidR="003814AC" w:rsidP="00056703" w:rsidRDefault="003814AC" w14:paraId="12D02983" w14:textId="0D6B0A8E">
            <w:pPr>
              <w:jc w:val="center"/>
              <w:rPr>
                <w:ins w:author="Vaught, Jacob" w:date="2023-12-08T22:07:00Z" w:id="773"/>
                <w:rFonts w:ascii="Times New Roman" w:hAnsi="Times New Roman" w:cs="Times New Roman"/>
                <w:b/>
                <w:bCs/>
                <w:sz w:val="20"/>
                <w:szCs w:val="20"/>
                <w:rPrChange w:author="Vaught, Jacob" w:date="2023-12-08T22:09:00Z" w:id="774">
                  <w:rPr>
                    <w:ins w:author="Vaught, Jacob" w:date="2023-12-08T22:07:00Z" w:id="775"/>
                    <w:rFonts w:ascii="Calibri" w:hAnsi="Calibri" w:cs="Calibri"/>
                    <w:color w:val="9C0006"/>
                  </w:rPr>
                </w:rPrChange>
              </w:rPr>
            </w:pPr>
          </w:p>
        </w:tc>
        <w:tc>
          <w:tcPr>
            <w:tcW w:w="1620" w:type="dxa"/>
            <w:noWrap/>
            <w:hideMark/>
            <w:tcPrChange w:author="Vaught, Jacob" w:date="2023-12-08T22:08:00Z" w:id="776">
              <w:tcPr>
                <w:tcW w:w="1480" w:type="dxa"/>
                <w:noWrap/>
                <w:hideMark/>
              </w:tcPr>
            </w:tcPrChange>
          </w:tcPr>
          <w:p w:rsidRPr="003814AC" w:rsidR="003814AC" w:rsidP="00865B8E" w:rsidRDefault="003814AC" w14:paraId="56D537E4" w14:textId="6BB0A0D7">
            <w:pPr>
              <w:jc w:val="center"/>
              <w:rPr>
                <w:ins w:author="Vaught, Jacob" w:date="2023-12-08T22:07:00Z" w:id="777"/>
                <w:rFonts w:ascii="Times New Roman" w:hAnsi="Times New Roman" w:cs="Times New Roman"/>
                <w:b/>
                <w:bCs/>
                <w:sz w:val="20"/>
                <w:szCs w:val="20"/>
                <w:rPrChange w:author="Vaught, Jacob" w:date="2023-12-08T22:09:00Z" w:id="778">
                  <w:rPr>
                    <w:ins w:author="Vaught, Jacob" w:date="2023-12-08T22:07:00Z" w:id="779"/>
                    <w:rFonts w:ascii="Calibri" w:hAnsi="Calibri" w:cs="Calibri"/>
                    <w:color w:val="9C0006"/>
                  </w:rPr>
                </w:rPrChange>
              </w:rPr>
            </w:pPr>
          </w:p>
        </w:tc>
        <w:tc>
          <w:tcPr>
            <w:tcW w:w="1440" w:type="dxa"/>
            <w:noWrap/>
            <w:hideMark/>
            <w:tcPrChange w:author="Vaught, Jacob" w:date="2023-12-08T22:08:00Z" w:id="780">
              <w:tcPr>
                <w:tcW w:w="1300" w:type="dxa"/>
                <w:noWrap/>
                <w:hideMark/>
              </w:tcPr>
            </w:tcPrChange>
          </w:tcPr>
          <w:p w:rsidRPr="003814AC" w:rsidR="003814AC" w:rsidP="00865B8E" w:rsidRDefault="003814AC" w14:paraId="4CCE1399" w14:textId="681FAD5F">
            <w:pPr>
              <w:jc w:val="center"/>
              <w:rPr>
                <w:ins w:author="Vaught, Jacob" w:date="2023-12-08T22:07:00Z" w:id="781"/>
                <w:rFonts w:ascii="Times New Roman" w:hAnsi="Times New Roman" w:cs="Times New Roman"/>
                <w:b/>
                <w:bCs/>
                <w:sz w:val="20"/>
                <w:szCs w:val="20"/>
                <w:rPrChange w:author="Vaught, Jacob" w:date="2023-12-08T22:09:00Z" w:id="782">
                  <w:rPr>
                    <w:ins w:author="Vaught, Jacob" w:date="2023-12-08T22:07:00Z" w:id="783"/>
                    <w:rFonts w:ascii="Calibri" w:hAnsi="Calibri" w:cs="Calibri"/>
                    <w:color w:val="006100"/>
                  </w:rPr>
                </w:rPrChange>
              </w:rPr>
            </w:pPr>
            <w:ins w:author="Vaught, Jacob" w:date="2023-12-08T22:09:00Z" w:id="784">
              <w:r w:rsidRPr="003814AC">
                <w:rPr>
                  <w:rFonts w:ascii="Times New Roman" w:hAnsi="Times New Roman" w:cs="Times New Roman"/>
                  <w:b/>
                  <w:bCs/>
                  <w:sz w:val="20"/>
                  <w:szCs w:val="20"/>
                  <w:rPrChange w:author="Vaught, Jacob" w:date="2023-12-08T22:09:00Z" w:id="785">
                    <w:rPr>
                      <w:rFonts w:ascii="Times New Roman" w:hAnsi="Times New Roman" w:cs="Times New Roman"/>
                      <w:sz w:val="20"/>
                      <w:szCs w:val="20"/>
                    </w:rPr>
                  </w:rPrChange>
                </w:rPr>
                <w:t>X</w:t>
              </w:r>
            </w:ins>
          </w:p>
        </w:tc>
        <w:tc>
          <w:tcPr>
            <w:tcW w:w="1980" w:type="dxa"/>
            <w:noWrap/>
            <w:hideMark/>
            <w:tcPrChange w:author="Vaught, Jacob" w:date="2023-12-08T22:08:00Z" w:id="786">
              <w:tcPr>
                <w:tcW w:w="1720" w:type="dxa"/>
                <w:noWrap/>
                <w:hideMark/>
              </w:tcPr>
            </w:tcPrChange>
          </w:tcPr>
          <w:p w:rsidRPr="003814AC" w:rsidR="003814AC" w:rsidP="00865B8E" w:rsidRDefault="003814AC" w14:paraId="18D2B265" w14:textId="77777777">
            <w:pPr>
              <w:jc w:val="center"/>
              <w:rPr>
                <w:ins w:author="Vaught, Jacob" w:date="2023-12-08T22:07:00Z" w:id="787"/>
                <w:rFonts w:ascii="Times New Roman" w:hAnsi="Times New Roman" w:cs="Times New Roman"/>
                <w:sz w:val="20"/>
                <w:szCs w:val="20"/>
                <w:rPrChange w:author="Vaught, Jacob" w:date="2023-12-08T22:08:00Z" w:id="788">
                  <w:rPr>
                    <w:ins w:author="Vaught, Jacob" w:date="2023-12-08T22:07:00Z" w:id="789"/>
                    <w:rFonts w:ascii="Calibri" w:hAnsi="Calibri" w:cs="Calibri"/>
                    <w:color w:val="000000"/>
                  </w:rPr>
                </w:rPrChange>
              </w:rPr>
            </w:pPr>
            <w:ins w:author="Vaught, Jacob" w:date="2023-12-08T22:07:00Z" w:id="790">
              <w:r w:rsidRPr="003814AC">
                <w:rPr>
                  <w:rFonts w:ascii="Times New Roman" w:hAnsi="Times New Roman" w:cs="Times New Roman"/>
                  <w:sz w:val="20"/>
                  <w:szCs w:val="20"/>
                  <w:rPrChange w:author="Vaught, Jacob" w:date="2023-12-08T22:08:00Z" w:id="791">
                    <w:rPr>
                      <w:rFonts w:ascii="Calibri" w:hAnsi="Calibri" w:cs="Calibri"/>
                      <w:color w:val="000000"/>
                    </w:rPr>
                  </w:rPrChange>
                </w:rPr>
                <w:t>GO or NORMAL</w:t>
              </w:r>
            </w:ins>
          </w:p>
        </w:tc>
        <w:tc>
          <w:tcPr>
            <w:tcW w:w="3150" w:type="dxa"/>
            <w:noWrap/>
            <w:hideMark/>
            <w:tcPrChange w:author="Vaught, Jacob" w:date="2023-12-08T22:08:00Z" w:id="792">
              <w:tcPr>
                <w:tcW w:w="3600" w:type="dxa"/>
                <w:noWrap/>
                <w:hideMark/>
              </w:tcPr>
            </w:tcPrChange>
          </w:tcPr>
          <w:p w:rsidRPr="003814AC" w:rsidR="003814AC" w:rsidP="00865B8E" w:rsidRDefault="003814AC" w14:paraId="6612900D" w14:textId="77777777">
            <w:pPr>
              <w:rPr>
                <w:ins w:author="Vaught, Jacob" w:date="2023-12-08T22:07:00Z" w:id="793"/>
                <w:rFonts w:ascii="Times New Roman" w:hAnsi="Times New Roman" w:cs="Times New Roman"/>
                <w:sz w:val="20"/>
                <w:szCs w:val="20"/>
                <w:rPrChange w:author="Vaught, Jacob" w:date="2023-12-08T22:08:00Z" w:id="794">
                  <w:rPr>
                    <w:ins w:author="Vaught, Jacob" w:date="2023-12-08T22:07:00Z" w:id="795"/>
                    <w:rFonts w:ascii="Calibri" w:hAnsi="Calibri" w:cs="Calibri"/>
                    <w:color w:val="000000"/>
                  </w:rPr>
                </w:rPrChange>
              </w:rPr>
            </w:pPr>
            <w:ins w:author="Vaught, Jacob" w:date="2023-12-08T22:07:00Z" w:id="796">
              <w:r w:rsidRPr="003814AC">
                <w:rPr>
                  <w:rFonts w:ascii="Times New Roman" w:hAnsi="Times New Roman" w:cs="Times New Roman"/>
                  <w:sz w:val="20"/>
                  <w:szCs w:val="20"/>
                  <w:rPrChange w:author="Vaught, Jacob" w:date="2023-12-08T22:08:00Z" w:id="797">
                    <w:rPr>
                      <w:rFonts w:ascii="Calibri" w:hAnsi="Calibri" w:cs="Calibri"/>
                      <w:color w:val="000000"/>
                    </w:rPr>
                  </w:rPrChange>
                </w:rPr>
                <w:t>Normal Operation in Straight path</w:t>
              </w:r>
            </w:ins>
          </w:p>
        </w:tc>
      </w:tr>
      <w:tr w:rsidRPr="003814AC" w:rsidR="003814AC" w:rsidTr="003814AC" w14:paraId="044716E5" w14:textId="77777777">
        <w:trPr>
          <w:trHeight w:val="300"/>
          <w:ins w:author="Vaught, Jacob" w:date="2023-12-08T22:07:00Z" w:id="798"/>
          <w:trPrChange w:author="Vaught, Jacob" w:date="2023-12-08T22:08:00Z" w:id="799">
            <w:trPr>
              <w:trHeight w:val="300"/>
            </w:trPr>
          </w:trPrChange>
        </w:trPr>
        <w:tc>
          <w:tcPr>
            <w:tcW w:w="1165" w:type="dxa"/>
            <w:noWrap/>
            <w:hideMark/>
            <w:tcPrChange w:author="Vaught, Jacob" w:date="2023-12-08T22:08:00Z" w:id="800">
              <w:tcPr>
                <w:tcW w:w="1020" w:type="dxa"/>
                <w:noWrap/>
                <w:hideMark/>
              </w:tcPr>
            </w:tcPrChange>
          </w:tcPr>
          <w:p w:rsidRPr="003814AC" w:rsidR="003814AC" w:rsidP="00056703" w:rsidRDefault="003814AC" w14:paraId="6C5F9E74" w14:textId="1C7CACF0">
            <w:pPr>
              <w:jc w:val="center"/>
              <w:rPr>
                <w:ins w:author="Vaught, Jacob" w:date="2023-12-08T22:07:00Z" w:id="801"/>
                <w:rFonts w:ascii="Times New Roman" w:hAnsi="Times New Roman" w:cs="Times New Roman"/>
                <w:b/>
                <w:bCs/>
                <w:sz w:val="20"/>
                <w:szCs w:val="20"/>
                <w:rPrChange w:author="Vaught, Jacob" w:date="2023-12-08T22:09:00Z" w:id="802">
                  <w:rPr>
                    <w:ins w:author="Vaught, Jacob" w:date="2023-12-08T22:07:00Z" w:id="803"/>
                    <w:rFonts w:ascii="Calibri" w:hAnsi="Calibri" w:cs="Calibri"/>
                    <w:color w:val="006100"/>
                  </w:rPr>
                </w:rPrChange>
              </w:rPr>
            </w:pPr>
            <w:ins w:author="Vaught, Jacob" w:date="2023-12-08T22:09:00Z" w:id="804">
              <w:r w:rsidRPr="003814AC">
                <w:rPr>
                  <w:rFonts w:ascii="Times New Roman" w:hAnsi="Times New Roman" w:cs="Times New Roman"/>
                  <w:b/>
                  <w:bCs/>
                  <w:sz w:val="20"/>
                  <w:szCs w:val="20"/>
                  <w:rPrChange w:author="Vaught, Jacob" w:date="2023-12-08T22:09:00Z" w:id="805">
                    <w:rPr>
                      <w:rFonts w:ascii="Times New Roman" w:hAnsi="Times New Roman" w:cs="Times New Roman"/>
                      <w:sz w:val="20"/>
                      <w:szCs w:val="20"/>
                    </w:rPr>
                  </w:rPrChange>
                </w:rPr>
                <w:t>X</w:t>
              </w:r>
            </w:ins>
          </w:p>
        </w:tc>
        <w:tc>
          <w:tcPr>
            <w:tcW w:w="1620" w:type="dxa"/>
            <w:noWrap/>
            <w:hideMark/>
            <w:tcPrChange w:author="Vaught, Jacob" w:date="2023-12-08T22:08:00Z" w:id="806">
              <w:tcPr>
                <w:tcW w:w="1480" w:type="dxa"/>
                <w:noWrap/>
                <w:hideMark/>
              </w:tcPr>
            </w:tcPrChange>
          </w:tcPr>
          <w:p w:rsidRPr="003814AC" w:rsidR="003814AC" w:rsidP="00865B8E" w:rsidRDefault="003814AC" w14:paraId="2B4EBF81" w14:textId="01430ED0">
            <w:pPr>
              <w:jc w:val="center"/>
              <w:rPr>
                <w:ins w:author="Vaught, Jacob" w:date="2023-12-08T22:07:00Z" w:id="807"/>
                <w:rFonts w:ascii="Times New Roman" w:hAnsi="Times New Roman" w:cs="Times New Roman"/>
                <w:b/>
                <w:bCs/>
                <w:sz w:val="20"/>
                <w:szCs w:val="20"/>
                <w:rPrChange w:author="Vaught, Jacob" w:date="2023-12-08T22:09:00Z" w:id="808">
                  <w:rPr>
                    <w:ins w:author="Vaught, Jacob" w:date="2023-12-08T22:07:00Z" w:id="809"/>
                    <w:rFonts w:ascii="Calibri" w:hAnsi="Calibri" w:cs="Calibri"/>
                    <w:color w:val="9C0006"/>
                  </w:rPr>
                </w:rPrChange>
              </w:rPr>
            </w:pPr>
          </w:p>
        </w:tc>
        <w:tc>
          <w:tcPr>
            <w:tcW w:w="1440" w:type="dxa"/>
            <w:noWrap/>
            <w:hideMark/>
            <w:tcPrChange w:author="Vaught, Jacob" w:date="2023-12-08T22:08:00Z" w:id="810">
              <w:tcPr>
                <w:tcW w:w="1300" w:type="dxa"/>
                <w:noWrap/>
                <w:hideMark/>
              </w:tcPr>
            </w:tcPrChange>
          </w:tcPr>
          <w:p w:rsidRPr="003814AC" w:rsidR="003814AC" w:rsidP="00865B8E" w:rsidRDefault="003814AC" w14:paraId="071578FB" w14:textId="527A1522">
            <w:pPr>
              <w:jc w:val="center"/>
              <w:rPr>
                <w:ins w:author="Vaught, Jacob" w:date="2023-12-08T22:07:00Z" w:id="811"/>
                <w:rFonts w:ascii="Times New Roman" w:hAnsi="Times New Roman" w:cs="Times New Roman"/>
                <w:b/>
                <w:bCs/>
                <w:sz w:val="20"/>
                <w:szCs w:val="20"/>
                <w:rPrChange w:author="Vaught, Jacob" w:date="2023-12-08T22:09:00Z" w:id="812">
                  <w:rPr>
                    <w:ins w:author="Vaught, Jacob" w:date="2023-12-08T22:07:00Z" w:id="813"/>
                    <w:rFonts w:ascii="Calibri" w:hAnsi="Calibri" w:cs="Calibri"/>
                    <w:color w:val="006100"/>
                  </w:rPr>
                </w:rPrChange>
              </w:rPr>
            </w:pPr>
            <w:ins w:author="Vaught, Jacob" w:date="2023-12-08T22:09:00Z" w:id="814">
              <w:r w:rsidRPr="003814AC">
                <w:rPr>
                  <w:rFonts w:ascii="Times New Roman" w:hAnsi="Times New Roman" w:cs="Times New Roman"/>
                  <w:b/>
                  <w:bCs/>
                  <w:sz w:val="20"/>
                  <w:szCs w:val="20"/>
                  <w:rPrChange w:author="Vaught, Jacob" w:date="2023-12-08T22:09:00Z" w:id="815">
                    <w:rPr>
                      <w:rFonts w:ascii="Times New Roman" w:hAnsi="Times New Roman" w:cs="Times New Roman"/>
                      <w:sz w:val="20"/>
                      <w:szCs w:val="20"/>
                    </w:rPr>
                  </w:rPrChange>
                </w:rPr>
                <w:t>X</w:t>
              </w:r>
            </w:ins>
          </w:p>
        </w:tc>
        <w:tc>
          <w:tcPr>
            <w:tcW w:w="1980" w:type="dxa"/>
            <w:noWrap/>
            <w:hideMark/>
            <w:tcPrChange w:author="Vaught, Jacob" w:date="2023-12-08T22:08:00Z" w:id="816">
              <w:tcPr>
                <w:tcW w:w="1720" w:type="dxa"/>
                <w:noWrap/>
                <w:hideMark/>
              </w:tcPr>
            </w:tcPrChange>
          </w:tcPr>
          <w:p w:rsidRPr="003814AC" w:rsidR="003814AC" w:rsidP="00865B8E" w:rsidRDefault="003814AC" w14:paraId="5DCEE2BD" w14:textId="77777777">
            <w:pPr>
              <w:jc w:val="center"/>
              <w:rPr>
                <w:ins w:author="Vaught, Jacob" w:date="2023-12-08T22:07:00Z" w:id="817"/>
                <w:rFonts w:ascii="Times New Roman" w:hAnsi="Times New Roman" w:cs="Times New Roman"/>
                <w:sz w:val="20"/>
                <w:szCs w:val="20"/>
                <w:rPrChange w:author="Vaught, Jacob" w:date="2023-12-08T22:08:00Z" w:id="818">
                  <w:rPr>
                    <w:ins w:author="Vaught, Jacob" w:date="2023-12-08T22:07:00Z" w:id="819"/>
                    <w:rFonts w:ascii="Calibri" w:hAnsi="Calibri" w:cs="Calibri"/>
                    <w:color w:val="000000"/>
                  </w:rPr>
                </w:rPrChange>
              </w:rPr>
            </w:pPr>
            <w:ins w:author="Vaught, Jacob" w:date="2023-12-08T22:07:00Z" w:id="820">
              <w:r w:rsidRPr="003814AC">
                <w:rPr>
                  <w:rFonts w:ascii="Times New Roman" w:hAnsi="Times New Roman" w:cs="Times New Roman"/>
                  <w:sz w:val="20"/>
                  <w:szCs w:val="20"/>
                  <w:rPrChange w:author="Vaught, Jacob" w:date="2023-12-08T22:08:00Z" w:id="821">
                    <w:rPr>
                      <w:rFonts w:ascii="Calibri" w:hAnsi="Calibri" w:cs="Calibri"/>
                      <w:color w:val="000000"/>
                    </w:rPr>
                  </w:rPrChange>
                </w:rPr>
                <w:t>GO &amp; TURN</w:t>
              </w:r>
            </w:ins>
          </w:p>
        </w:tc>
        <w:tc>
          <w:tcPr>
            <w:tcW w:w="3150" w:type="dxa"/>
            <w:noWrap/>
            <w:hideMark/>
            <w:tcPrChange w:author="Vaught, Jacob" w:date="2023-12-08T22:08:00Z" w:id="822">
              <w:tcPr>
                <w:tcW w:w="3600" w:type="dxa"/>
                <w:noWrap/>
                <w:hideMark/>
              </w:tcPr>
            </w:tcPrChange>
          </w:tcPr>
          <w:p w:rsidRPr="003814AC" w:rsidR="003814AC" w:rsidP="00865B8E" w:rsidRDefault="003814AC" w14:paraId="64DD5748" w14:textId="77777777">
            <w:pPr>
              <w:rPr>
                <w:ins w:author="Vaught, Jacob" w:date="2023-12-08T22:07:00Z" w:id="823"/>
                <w:rFonts w:ascii="Times New Roman" w:hAnsi="Times New Roman" w:cs="Times New Roman"/>
                <w:sz w:val="20"/>
                <w:szCs w:val="20"/>
                <w:rPrChange w:author="Vaught, Jacob" w:date="2023-12-08T22:08:00Z" w:id="824">
                  <w:rPr>
                    <w:ins w:author="Vaught, Jacob" w:date="2023-12-08T22:07:00Z" w:id="825"/>
                    <w:rFonts w:ascii="Calibri" w:hAnsi="Calibri" w:cs="Calibri"/>
                    <w:color w:val="000000"/>
                  </w:rPr>
                </w:rPrChange>
              </w:rPr>
            </w:pPr>
            <w:ins w:author="Vaught, Jacob" w:date="2023-12-08T22:07:00Z" w:id="826">
              <w:r w:rsidRPr="003814AC">
                <w:rPr>
                  <w:rFonts w:ascii="Times New Roman" w:hAnsi="Times New Roman" w:cs="Times New Roman"/>
                  <w:sz w:val="20"/>
                  <w:szCs w:val="20"/>
                  <w:rPrChange w:author="Vaught, Jacob" w:date="2023-12-08T22:08:00Z" w:id="827">
                    <w:rPr>
                      <w:rFonts w:ascii="Calibri" w:hAnsi="Calibri" w:cs="Calibri"/>
                      <w:color w:val="000000"/>
                    </w:rPr>
                  </w:rPrChange>
                </w:rPr>
                <w:t>Normal operation on slight turns</w:t>
              </w:r>
            </w:ins>
          </w:p>
        </w:tc>
      </w:tr>
      <w:tr w:rsidRPr="003814AC" w:rsidR="003814AC" w:rsidTr="003814AC" w14:paraId="650D504F" w14:textId="77777777">
        <w:trPr>
          <w:trHeight w:val="315"/>
          <w:ins w:author="Vaught, Jacob" w:date="2023-12-08T22:07:00Z" w:id="828"/>
          <w:trPrChange w:author="Vaught, Jacob" w:date="2023-12-08T22:08:00Z" w:id="829">
            <w:trPr>
              <w:trHeight w:val="315"/>
            </w:trPr>
          </w:trPrChange>
        </w:trPr>
        <w:tc>
          <w:tcPr>
            <w:tcW w:w="1165" w:type="dxa"/>
            <w:noWrap/>
            <w:hideMark/>
            <w:tcPrChange w:author="Vaught, Jacob" w:date="2023-12-08T22:08:00Z" w:id="830">
              <w:tcPr>
                <w:tcW w:w="1020" w:type="dxa"/>
                <w:noWrap/>
                <w:hideMark/>
              </w:tcPr>
            </w:tcPrChange>
          </w:tcPr>
          <w:p w:rsidRPr="003814AC" w:rsidR="003814AC" w:rsidP="00056703" w:rsidRDefault="003814AC" w14:paraId="7BBA0EE1" w14:textId="5A722059">
            <w:pPr>
              <w:jc w:val="center"/>
              <w:rPr>
                <w:ins w:author="Vaught, Jacob" w:date="2023-12-08T22:07:00Z" w:id="831"/>
                <w:rFonts w:ascii="Times New Roman" w:hAnsi="Times New Roman" w:cs="Times New Roman"/>
                <w:b/>
                <w:bCs/>
                <w:sz w:val="20"/>
                <w:szCs w:val="20"/>
                <w:rPrChange w:author="Vaught, Jacob" w:date="2023-12-08T22:09:00Z" w:id="832">
                  <w:rPr>
                    <w:ins w:author="Vaught, Jacob" w:date="2023-12-08T22:07:00Z" w:id="833"/>
                    <w:rFonts w:ascii="Calibri" w:hAnsi="Calibri" w:cs="Calibri"/>
                    <w:color w:val="006100"/>
                  </w:rPr>
                </w:rPrChange>
              </w:rPr>
            </w:pPr>
            <w:ins w:author="Vaught, Jacob" w:date="2023-12-08T22:09:00Z" w:id="834">
              <w:r w:rsidRPr="003814AC">
                <w:rPr>
                  <w:rFonts w:ascii="Times New Roman" w:hAnsi="Times New Roman" w:cs="Times New Roman"/>
                  <w:b/>
                  <w:bCs/>
                  <w:sz w:val="20"/>
                  <w:szCs w:val="20"/>
                  <w:rPrChange w:author="Vaught, Jacob" w:date="2023-12-08T22:09:00Z" w:id="835">
                    <w:rPr>
                      <w:rFonts w:ascii="Times New Roman" w:hAnsi="Times New Roman" w:cs="Times New Roman"/>
                      <w:sz w:val="20"/>
                      <w:szCs w:val="20"/>
                    </w:rPr>
                  </w:rPrChange>
                </w:rPr>
                <w:t>X</w:t>
              </w:r>
            </w:ins>
          </w:p>
        </w:tc>
        <w:tc>
          <w:tcPr>
            <w:tcW w:w="1620" w:type="dxa"/>
            <w:noWrap/>
            <w:hideMark/>
            <w:tcPrChange w:author="Vaught, Jacob" w:date="2023-12-08T22:08:00Z" w:id="836">
              <w:tcPr>
                <w:tcW w:w="1480" w:type="dxa"/>
                <w:noWrap/>
                <w:hideMark/>
              </w:tcPr>
            </w:tcPrChange>
          </w:tcPr>
          <w:p w:rsidRPr="003814AC" w:rsidR="003814AC" w:rsidP="00865B8E" w:rsidRDefault="003814AC" w14:paraId="2BD9C985" w14:textId="4CC5A6AD">
            <w:pPr>
              <w:jc w:val="center"/>
              <w:rPr>
                <w:ins w:author="Vaught, Jacob" w:date="2023-12-08T22:07:00Z" w:id="837"/>
                <w:rFonts w:ascii="Times New Roman" w:hAnsi="Times New Roman" w:cs="Times New Roman"/>
                <w:b/>
                <w:bCs/>
                <w:sz w:val="20"/>
                <w:szCs w:val="20"/>
                <w:rPrChange w:author="Vaught, Jacob" w:date="2023-12-08T22:09:00Z" w:id="838">
                  <w:rPr>
                    <w:ins w:author="Vaught, Jacob" w:date="2023-12-08T22:07:00Z" w:id="839"/>
                    <w:rFonts w:ascii="Calibri" w:hAnsi="Calibri" w:cs="Calibri"/>
                    <w:color w:val="006100"/>
                  </w:rPr>
                </w:rPrChange>
              </w:rPr>
            </w:pPr>
            <w:ins w:author="Vaught, Jacob" w:date="2023-12-08T22:09:00Z" w:id="840">
              <w:r w:rsidRPr="003814AC">
                <w:rPr>
                  <w:rFonts w:ascii="Times New Roman" w:hAnsi="Times New Roman" w:cs="Times New Roman"/>
                  <w:b/>
                  <w:bCs/>
                  <w:sz w:val="20"/>
                  <w:szCs w:val="20"/>
                  <w:rPrChange w:author="Vaught, Jacob" w:date="2023-12-08T22:09:00Z" w:id="841">
                    <w:rPr>
                      <w:rFonts w:ascii="Times New Roman" w:hAnsi="Times New Roman" w:cs="Times New Roman"/>
                      <w:sz w:val="20"/>
                      <w:szCs w:val="20"/>
                    </w:rPr>
                  </w:rPrChange>
                </w:rPr>
                <w:t>X</w:t>
              </w:r>
            </w:ins>
          </w:p>
        </w:tc>
        <w:tc>
          <w:tcPr>
            <w:tcW w:w="1440" w:type="dxa"/>
            <w:noWrap/>
            <w:hideMark/>
            <w:tcPrChange w:author="Vaught, Jacob" w:date="2023-12-08T22:08:00Z" w:id="842">
              <w:tcPr>
                <w:tcW w:w="1300" w:type="dxa"/>
                <w:noWrap/>
                <w:hideMark/>
              </w:tcPr>
            </w:tcPrChange>
          </w:tcPr>
          <w:p w:rsidRPr="003814AC" w:rsidR="003814AC" w:rsidP="00865B8E" w:rsidRDefault="003814AC" w14:paraId="5D14CFDA" w14:textId="39FFA938">
            <w:pPr>
              <w:jc w:val="center"/>
              <w:rPr>
                <w:ins w:author="Vaught, Jacob" w:date="2023-12-08T22:07:00Z" w:id="843"/>
                <w:rFonts w:ascii="Times New Roman" w:hAnsi="Times New Roman" w:cs="Times New Roman"/>
                <w:b/>
                <w:bCs/>
                <w:sz w:val="20"/>
                <w:szCs w:val="20"/>
                <w:rPrChange w:author="Vaught, Jacob" w:date="2023-12-08T22:09:00Z" w:id="844">
                  <w:rPr>
                    <w:ins w:author="Vaught, Jacob" w:date="2023-12-08T22:07:00Z" w:id="845"/>
                    <w:rFonts w:ascii="Calibri" w:hAnsi="Calibri" w:cs="Calibri"/>
                    <w:color w:val="006100"/>
                  </w:rPr>
                </w:rPrChange>
              </w:rPr>
            </w:pPr>
            <w:ins w:author="Vaught, Jacob" w:date="2023-12-08T22:09:00Z" w:id="846">
              <w:r w:rsidRPr="003814AC">
                <w:rPr>
                  <w:rFonts w:ascii="Times New Roman" w:hAnsi="Times New Roman" w:cs="Times New Roman"/>
                  <w:b/>
                  <w:bCs/>
                  <w:sz w:val="20"/>
                  <w:szCs w:val="20"/>
                  <w:rPrChange w:author="Vaught, Jacob" w:date="2023-12-08T22:09:00Z" w:id="847">
                    <w:rPr>
                      <w:rFonts w:ascii="Times New Roman" w:hAnsi="Times New Roman" w:cs="Times New Roman"/>
                      <w:sz w:val="20"/>
                      <w:szCs w:val="20"/>
                    </w:rPr>
                  </w:rPrChange>
                </w:rPr>
                <w:t>X</w:t>
              </w:r>
            </w:ins>
          </w:p>
        </w:tc>
        <w:tc>
          <w:tcPr>
            <w:tcW w:w="1980" w:type="dxa"/>
            <w:noWrap/>
            <w:hideMark/>
            <w:tcPrChange w:author="Vaught, Jacob" w:date="2023-12-08T22:08:00Z" w:id="848">
              <w:tcPr>
                <w:tcW w:w="1720" w:type="dxa"/>
                <w:noWrap/>
                <w:hideMark/>
              </w:tcPr>
            </w:tcPrChange>
          </w:tcPr>
          <w:p w:rsidRPr="003814AC" w:rsidR="003814AC" w:rsidP="00865B8E" w:rsidRDefault="003814AC" w14:paraId="0276C48D" w14:textId="77777777">
            <w:pPr>
              <w:jc w:val="center"/>
              <w:rPr>
                <w:ins w:author="Vaught, Jacob" w:date="2023-12-08T22:07:00Z" w:id="849"/>
                <w:rFonts w:ascii="Times New Roman" w:hAnsi="Times New Roman" w:cs="Times New Roman"/>
                <w:sz w:val="20"/>
                <w:szCs w:val="20"/>
                <w:rPrChange w:author="Vaught, Jacob" w:date="2023-12-08T22:08:00Z" w:id="850">
                  <w:rPr>
                    <w:ins w:author="Vaught, Jacob" w:date="2023-12-08T22:07:00Z" w:id="851"/>
                    <w:rFonts w:ascii="Calibri" w:hAnsi="Calibri" w:cs="Calibri"/>
                    <w:color w:val="000000"/>
                  </w:rPr>
                </w:rPrChange>
              </w:rPr>
            </w:pPr>
            <w:ins w:author="Vaught, Jacob" w:date="2023-12-08T22:07:00Z" w:id="852">
              <w:r w:rsidRPr="003814AC">
                <w:rPr>
                  <w:rFonts w:ascii="Times New Roman" w:hAnsi="Times New Roman" w:cs="Times New Roman"/>
                  <w:sz w:val="20"/>
                  <w:szCs w:val="20"/>
                  <w:rPrChange w:author="Vaught, Jacob" w:date="2023-12-08T22:08:00Z" w:id="853">
                    <w:rPr>
                      <w:rFonts w:ascii="Calibri" w:hAnsi="Calibri" w:cs="Calibri"/>
                      <w:color w:val="000000"/>
                    </w:rPr>
                  </w:rPrChange>
                </w:rPr>
                <w:t>GO &amp; HARD TURN</w:t>
              </w:r>
            </w:ins>
          </w:p>
        </w:tc>
        <w:tc>
          <w:tcPr>
            <w:tcW w:w="3150" w:type="dxa"/>
            <w:noWrap/>
            <w:hideMark/>
            <w:tcPrChange w:author="Vaught, Jacob" w:date="2023-12-08T22:08:00Z" w:id="854">
              <w:tcPr>
                <w:tcW w:w="3600" w:type="dxa"/>
                <w:noWrap/>
                <w:hideMark/>
              </w:tcPr>
            </w:tcPrChange>
          </w:tcPr>
          <w:p w:rsidRPr="003814AC" w:rsidR="003814AC" w:rsidP="00865B8E" w:rsidRDefault="003814AC" w14:paraId="215F0D59" w14:textId="77777777">
            <w:pPr>
              <w:rPr>
                <w:ins w:author="Vaught, Jacob" w:date="2023-12-08T22:07:00Z" w:id="855"/>
                <w:rFonts w:ascii="Times New Roman" w:hAnsi="Times New Roman" w:cs="Times New Roman"/>
                <w:sz w:val="20"/>
                <w:szCs w:val="20"/>
                <w:rPrChange w:author="Vaught, Jacob" w:date="2023-12-08T22:08:00Z" w:id="856">
                  <w:rPr>
                    <w:ins w:author="Vaught, Jacob" w:date="2023-12-08T22:07:00Z" w:id="857"/>
                    <w:rFonts w:ascii="Calibri" w:hAnsi="Calibri" w:cs="Calibri"/>
                    <w:color w:val="000000"/>
                  </w:rPr>
                </w:rPrChange>
              </w:rPr>
            </w:pPr>
            <w:ins w:author="Vaught, Jacob" w:date="2023-12-08T22:07:00Z" w:id="858">
              <w:r w:rsidRPr="003814AC">
                <w:rPr>
                  <w:rFonts w:ascii="Times New Roman" w:hAnsi="Times New Roman" w:cs="Times New Roman"/>
                  <w:sz w:val="20"/>
                  <w:szCs w:val="20"/>
                  <w:rPrChange w:author="Vaught, Jacob" w:date="2023-12-08T22:08:00Z" w:id="859">
                    <w:rPr>
                      <w:rFonts w:ascii="Calibri" w:hAnsi="Calibri" w:cs="Calibri"/>
                      <w:color w:val="000000"/>
                    </w:rPr>
                  </w:rPrChange>
                </w:rPr>
                <w:t>Normal Operation on sharp turns</w:t>
              </w:r>
            </w:ins>
          </w:p>
        </w:tc>
      </w:tr>
    </w:tbl>
    <w:p w:rsidRPr="009A1437" w:rsidR="003814AC" w:rsidP="009A1437" w:rsidRDefault="003814AC" w14:paraId="54C8AE85" w14:textId="033F2714">
      <w:pPr>
        <w:spacing w:after="0"/>
        <w:rPr>
          <w:ins w:author="Vaught, Jacob" w:date="2023-12-08T22:07:00Z" w:id="860"/>
        </w:rPr>
        <w:pPrChange w:author="Vaught, Jacob" w:date="2023-12-08T22:26:00Z" w:id="861">
          <w:pPr/>
        </w:pPrChange>
      </w:pPr>
      <w:ins w:author="Vaught, Jacob" w:date="2023-12-08T22:07:00Z" w:id="862">
        <w:r>
          <w:fldChar w:fldCharType="end"/>
        </w:r>
      </w:ins>
      <w:del w:author="Vaught, Jacob" w:date="2023-12-08T22:07:00Z" w:id="863">
        <w:r w:rsidRPr="009A1437" w:rsidDel="003814AC" w:rsidR="006A0188">
          <w:rPr>
            <w:rStyle w:val="Heading2Char"/>
            <w:rFonts w:ascii="Times New Roman" w:hAnsi="Times New Roman" w:cs="Times New Roman"/>
            <w:rPrChange w:author="Vaught, Jacob" w:date="2023-12-08T22:26:00Z" w:id="864">
              <w:rPr/>
            </w:rPrChange>
          </w:rPr>
          <w:delText xml:space="preserve">There are three indicators relevant to the </w:delText>
        </w:r>
        <w:r w:rsidRPr="009A1437" w:rsidDel="003814AC" w:rsidR="004A743F">
          <w:rPr>
            <w:rStyle w:val="Heading2Char"/>
            <w:rFonts w:ascii="Times New Roman" w:hAnsi="Times New Roman" w:cs="Times New Roman"/>
            <w:rPrChange w:author="Vaught, Jacob" w:date="2023-12-08T22:26:00Z" w:id="865">
              <w:rPr/>
            </w:rPrChange>
          </w:rPr>
          <w:delText>operation of this veh</w:delText>
        </w:r>
        <w:r w:rsidRPr="009A1437" w:rsidDel="003814AC" w:rsidR="007625F3">
          <w:rPr>
            <w:rStyle w:val="Heading2Char"/>
            <w:rFonts w:ascii="Times New Roman" w:hAnsi="Times New Roman" w:cs="Times New Roman"/>
            <w:rPrChange w:author="Vaught, Jacob" w:date="2023-12-08T22:26:00Z" w:id="866">
              <w:rPr/>
            </w:rPrChange>
          </w:rPr>
          <w:delText>icle</w:delText>
        </w:r>
        <w:r w:rsidRPr="009A1437" w:rsidDel="003814AC" w:rsidR="00BD3B56">
          <w:rPr>
            <w:rStyle w:val="Heading2Char"/>
            <w:rFonts w:ascii="Times New Roman" w:hAnsi="Times New Roman" w:cs="Times New Roman"/>
            <w:rPrChange w:author="Vaught, Jacob" w:date="2023-12-08T22:26:00Z" w:id="867">
              <w:rPr/>
            </w:rPrChange>
          </w:rPr>
          <w:delText>.</w:delText>
        </w:r>
        <w:r w:rsidRPr="009A1437" w:rsidDel="003814AC" w:rsidR="000D0BB7">
          <w:rPr>
            <w:rStyle w:val="Heading2Char"/>
            <w:rFonts w:ascii="Times New Roman" w:hAnsi="Times New Roman" w:cs="Times New Roman"/>
            <w:rPrChange w:author="Vaught, Jacob" w:date="2023-12-08T22:26:00Z" w:id="868">
              <w:rPr/>
            </w:rPrChange>
          </w:rPr>
          <w:delText xml:space="preserve"> </w:delText>
        </w:r>
        <w:r w:rsidRPr="009A1437" w:rsidDel="003814AC" w:rsidR="00342EA3">
          <w:rPr>
            <w:rStyle w:val="Heading2Char"/>
            <w:rFonts w:ascii="Times New Roman" w:hAnsi="Times New Roman" w:cs="Times New Roman"/>
            <w:rPrChange w:author="Vaught, Jacob" w:date="2023-12-08T22:26:00Z" w:id="869">
              <w:rPr/>
            </w:rPrChange>
          </w:rPr>
          <w:delText xml:space="preserve">A red </w:delText>
        </w:r>
        <w:r w:rsidRPr="009A1437" w:rsidDel="003814AC" w:rsidR="00FC1F7E">
          <w:rPr>
            <w:rStyle w:val="Heading2Char"/>
            <w:rFonts w:ascii="Times New Roman" w:hAnsi="Times New Roman" w:cs="Times New Roman"/>
            <w:rPrChange w:author="Vaught, Jacob" w:date="2023-12-08T22:26:00Z" w:id="870">
              <w:rPr/>
            </w:rPrChange>
          </w:rPr>
          <w:delText xml:space="preserve">LED is used to indicate </w:delText>
        </w:r>
        <w:r w:rsidRPr="009A1437" w:rsidDel="003814AC" w:rsidR="00195BBA">
          <w:rPr>
            <w:rStyle w:val="Heading2Char"/>
            <w:rFonts w:ascii="Times New Roman" w:hAnsi="Times New Roman" w:cs="Times New Roman"/>
            <w:rPrChange w:author="Vaught, Jacob" w:date="2023-12-08T22:26:00Z" w:id="871">
              <w:rPr/>
            </w:rPrChange>
          </w:rPr>
          <w:delText>“stop” mode when the battery is</w:delText>
        </w:r>
        <w:r w:rsidRPr="009A1437" w:rsidDel="003814AC" w:rsidR="003C0CBE">
          <w:rPr>
            <w:rStyle w:val="Heading2Char"/>
            <w:rFonts w:ascii="Times New Roman" w:hAnsi="Times New Roman" w:cs="Times New Roman"/>
            <w:rPrChange w:author="Vaught, Jacob" w:date="2023-12-08T22:26:00Z" w:id="872">
              <w:rPr/>
            </w:rPrChange>
          </w:rPr>
          <w:delText xml:space="preserve"> on. It is also used to indicate</w:delText>
        </w:r>
        <w:r w:rsidRPr="009A1437" w:rsidDel="003814AC" w:rsidR="006959A8">
          <w:rPr>
            <w:rStyle w:val="Heading2Char"/>
            <w:rFonts w:ascii="Times New Roman" w:hAnsi="Times New Roman" w:cs="Times New Roman"/>
            <w:rPrChange w:author="Vaught, Jacob" w:date="2023-12-08T22:26:00Z" w:id="873">
              <w:rPr/>
            </w:rPrChange>
          </w:rPr>
          <w:delText xml:space="preserve"> the vehicle is turning and the speed of both </w:delText>
        </w:r>
        <w:r w:rsidRPr="009A1437" w:rsidDel="003814AC" w:rsidR="0059748C">
          <w:rPr>
            <w:rStyle w:val="Heading2Char"/>
            <w:rFonts w:ascii="Times New Roman" w:hAnsi="Times New Roman" w:cs="Times New Roman"/>
            <w:rPrChange w:author="Vaught, Jacob" w:date="2023-12-08T22:26:00Z" w:id="874">
              <w:rPr/>
            </w:rPrChange>
          </w:rPr>
          <w:delText>motors is adjusted</w:delText>
        </w:r>
        <w:r w:rsidRPr="009A1437" w:rsidDel="003814AC" w:rsidR="00E14B79">
          <w:rPr>
            <w:rStyle w:val="Heading2Char"/>
            <w:rFonts w:ascii="Times New Roman" w:hAnsi="Times New Roman" w:cs="Times New Roman"/>
            <w:rPrChange w:author="Vaught, Jacob" w:date="2023-12-08T22:26:00Z" w:id="875">
              <w:rPr/>
            </w:rPrChange>
          </w:rPr>
          <w:delText xml:space="preserve">. </w:delText>
        </w:r>
        <w:r w:rsidRPr="009A1437" w:rsidDel="003814AC" w:rsidR="00047C9B">
          <w:rPr>
            <w:rStyle w:val="Heading2Char"/>
            <w:rFonts w:ascii="Times New Roman" w:hAnsi="Times New Roman" w:cs="Times New Roman"/>
            <w:rPrChange w:author="Vaught, Jacob" w:date="2023-12-08T22:26:00Z" w:id="876">
              <w:rPr/>
            </w:rPrChange>
          </w:rPr>
          <w:delText xml:space="preserve">When </w:delText>
        </w:r>
        <w:r w:rsidRPr="009A1437" w:rsidDel="003814AC" w:rsidR="006233A8">
          <w:rPr>
            <w:rStyle w:val="Heading2Char"/>
            <w:rFonts w:ascii="Times New Roman" w:hAnsi="Times New Roman" w:cs="Times New Roman"/>
            <w:rPrChange w:author="Vaught, Jacob" w:date="2023-12-08T22:26:00Z" w:id="877">
              <w:rPr/>
            </w:rPrChange>
          </w:rPr>
          <w:delText xml:space="preserve">the red </w:delText>
        </w:r>
        <w:r w:rsidRPr="009A1437" w:rsidDel="003814AC" w:rsidR="00AA615E">
          <w:rPr>
            <w:rStyle w:val="Heading2Char"/>
            <w:rFonts w:ascii="Times New Roman" w:hAnsi="Times New Roman" w:cs="Times New Roman"/>
            <w:rPrChange w:author="Vaught, Jacob" w:date="2023-12-08T22:26:00Z" w:id="878">
              <w:rPr/>
            </w:rPrChange>
          </w:rPr>
          <w:delText>LED</w:delText>
        </w:r>
        <w:r w:rsidRPr="009A1437" w:rsidDel="003814AC" w:rsidR="006233A8">
          <w:rPr>
            <w:rStyle w:val="Heading2Char"/>
            <w:rFonts w:ascii="Times New Roman" w:hAnsi="Times New Roman" w:cs="Times New Roman"/>
            <w:rPrChange w:author="Vaught, Jacob" w:date="2023-12-08T22:26:00Z" w:id="879">
              <w:rPr/>
            </w:rPrChange>
          </w:rPr>
          <w:delText xml:space="preserve"> is off, this indicates</w:delText>
        </w:r>
        <w:r w:rsidRPr="009A1437" w:rsidDel="003814AC" w:rsidR="00E14B79">
          <w:rPr>
            <w:rStyle w:val="Heading2Char"/>
            <w:rFonts w:ascii="Times New Roman" w:hAnsi="Times New Roman" w:cs="Times New Roman"/>
            <w:rPrChange w:author="Vaught, Jacob" w:date="2023-12-08T22:26:00Z" w:id="880">
              <w:rPr/>
            </w:rPrChange>
          </w:rPr>
          <w:delText xml:space="preserve"> the </w:delText>
        </w:r>
      </w:del>
      <w:del w:author="Vaught, Jacob" w:date="2023-12-08T20:30:00Z" w:id="881">
        <w:r w:rsidRPr="009A1437" w:rsidDel="00317A96" w:rsidR="00E14B79">
          <w:rPr>
            <w:rStyle w:val="Heading2Char"/>
            <w:rFonts w:ascii="Times New Roman" w:hAnsi="Times New Roman" w:cs="Times New Roman"/>
            <w:rPrChange w:author="Vaught, Jacob" w:date="2023-12-08T22:26:00Z" w:id="882">
              <w:rPr/>
            </w:rPrChange>
          </w:rPr>
          <w:delText>car</w:delText>
        </w:r>
      </w:del>
      <w:del w:author="Vaught, Jacob" w:date="2023-12-08T22:07:00Z" w:id="883">
        <w:r w:rsidRPr="009A1437" w:rsidDel="003814AC" w:rsidR="00E14B79">
          <w:rPr>
            <w:rStyle w:val="Heading2Char"/>
            <w:rFonts w:ascii="Times New Roman" w:hAnsi="Times New Roman" w:cs="Times New Roman"/>
            <w:rPrChange w:author="Vaught, Jacob" w:date="2023-12-08T22:26:00Z" w:id="884">
              <w:rPr/>
            </w:rPrChange>
          </w:rPr>
          <w:delText xml:space="preserve"> accelerat</w:delText>
        </w:r>
        <w:r w:rsidRPr="009A1437" w:rsidDel="003814AC" w:rsidR="006233A8">
          <w:rPr>
            <w:rStyle w:val="Heading2Char"/>
            <w:rFonts w:ascii="Times New Roman" w:hAnsi="Times New Roman" w:cs="Times New Roman"/>
            <w:rPrChange w:author="Vaught, Jacob" w:date="2023-12-08T22:26:00Z" w:id="885">
              <w:rPr/>
            </w:rPrChange>
          </w:rPr>
          <w:delText>ing</w:delText>
        </w:r>
        <w:r w:rsidRPr="009A1437" w:rsidDel="003814AC" w:rsidR="00E14B79">
          <w:rPr>
            <w:rStyle w:val="Heading2Char"/>
            <w:rFonts w:ascii="Times New Roman" w:hAnsi="Times New Roman" w:cs="Times New Roman"/>
            <w:rPrChange w:author="Vaught, Jacob" w:date="2023-12-08T22:26:00Z" w:id="886">
              <w:rPr/>
            </w:rPrChange>
          </w:rPr>
          <w:delText xml:space="preserve"> until it reaches it</w:delText>
        </w:r>
        <w:r w:rsidRPr="009A1437" w:rsidDel="003814AC" w:rsidR="006233A8">
          <w:rPr>
            <w:rStyle w:val="Heading2Char"/>
            <w:rFonts w:ascii="Times New Roman" w:hAnsi="Times New Roman" w:cs="Times New Roman"/>
            <w:rPrChange w:author="Vaught, Jacob" w:date="2023-12-08T22:26:00Z" w:id="887">
              <w:rPr/>
            </w:rPrChange>
          </w:rPr>
          <w:delText>s</w:delText>
        </w:r>
        <w:r w:rsidRPr="009A1437" w:rsidDel="003814AC" w:rsidR="00EF57EB">
          <w:rPr>
            <w:rStyle w:val="Heading2Char"/>
            <w:rFonts w:ascii="Times New Roman" w:hAnsi="Times New Roman" w:cs="Times New Roman"/>
            <w:rPrChange w:author="Vaught, Jacob" w:date="2023-12-08T22:26:00Z" w:id="888">
              <w:rPr/>
            </w:rPrChange>
          </w:rPr>
          <w:delText xml:space="preserve"> “straightaway” speed or encounters another turn.</w:delText>
        </w:r>
        <w:r w:rsidRPr="009A1437" w:rsidDel="003814AC" w:rsidR="00E7419B">
          <w:rPr>
            <w:rStyle w:val="Heading2Char"/>
            <w:rFonts w:ascii="Times New Roman" w:hAnsi="Times New Roman" w:cs="Times New Roman"/>
            <w:rPrChange w:author="Vaught, Jacob" w:date="2023-12-08T22:26:00Z" w:id="889">
              <w:rPr/>
            </w:rPrChange>
          </w:rPr>
          <w:delText xml:space="preserve"> A yellow LED is used to indicate the vehicle operating in “wait” mode. It is also used to indicate when the motors are adjusted for turns. A green LED is used to indicate </w:delText>
        </w:r>
        <w:r w:rsidRPr="009A1437" w:rsidDel="003814AC" w:rsidR="00D359CC">
          <w:rPr>
            <w:rStyle w:val="Heading2Char"/>
            <w:rFonts w:ascii="Times New Roman" w:hAnsi="Times New Roman" w:cs="Times New Roman"/>
            <w:rPrChange w:author="Vaught, Jacob" w:date="2023-12-08T22:26:00Z" w:id="890">
              <w:rPr/>
            </w:rPrChange>
          </w:rPr>
          <w:delText xml:space="preserve">the vehicle is in “run” mode. This is the only function of the green LED. </w:delText>
        </w:r>
      </w:del>
      <w:bookmarkStart w:name="_Toc152974365" w:id="891"/>
      <w:ins w:author="Vaught, Jacob" w:date="2023-12-09T00:31:00Z" w:id="892">
        <w:r w:rsidRPr="009A1437" w:rsidR="004E6425">
          <w:rPr>
            <w:rStyle w:val="Heading2Char"/>
            <w:rFonts w:ascii="Times New Roman" w:hAnsi="Times New Roman" w:cs="Times New Roman"/>
          </w:rPr>
          <w:t>2</w:t>
        </w:r>
      </w:ins>
      <w:ins w:author="Vaught, Jacob" w:date="2023-12-08T22:27:00Z" w:id="893">
        <w:r w:rsidRPr="00946538" w:rsidR="00946538">
          <w:rPr>
            <w:rFonts w:ascii="Times New Roman" w:hAnsi="Times New Roman" w:cs="Times New Roman" w:eastAsiaTheme="majorEastAsia"/>
            <w:color w:val="982A2A"/>
            <w:sz w:val="26"/>
            <w:szCs w:val="26"/>
            <w:rPrChange w:author="Vaught, Jacob" w:date="2023-12-08T22:27:00Z" w:id="894">
              <w:rPr/>
            </w:rPrChange>
          </w:rPr>
          <w:t xml:space="preserve">.3 </w:t>
        </w:r>
      </w:ins>
      <w:ins w:author="Vaught, Jacob" w:date="2023-12-08T22:26:00Z" w:id="895">
        <w:r w:rsidRPr="00946538" w:rsidR="0053658B">
          <w:rPr>
            <w:rFonts w:ascii="Times New Roman" w:hAnsi="Times New Roman" w:cs="Times New Roman" w:eastAsiaTheme="majorEastAsia"/>
            <w:color w:val="982A2A"/>
            <w:sz w:val="26"/>
            <w:szCs w:val="26"/>
            <w:rPrChange w:author="Vaught, Jacob" w:date="2023-12-08T22:27:00Z" w:id="896">
              <w:rPr/>
            </w:rPrChange>
          </w:rPr>
          <w:t xml:space="preserve">System Response </w:t>
        </w:r>
        <w:r w:rsidRPr="00946538" w:rsidR="00267549">
          <w:rPr>
            <w:rFonts w:ascii="Times New Roman" w:hAnsi="Times New Roman" w:cs="Times New Roman" w:eastAsiaTheme="majorEastAsia"/>
            <w:color w:val="982A2A"/>
            <w:sz w:val="26"/>
            <w:szCs w:val="26"/>
            <w:rPrChange w:author="Vaught, Jacob" w:date="2023-12-08T22:27:00Z" w:id="897">
              <w:rPr/>
            </w:rPrChange>
          </w:rPr>
          <w:t>Table</w:t>
        </w:r>
      </w:ins>
      <w:bookmarkEnd w:id="891"/>
    </w:p>
    <w:tbl>
      <w:tblPr>
        <w:tblStyle w:val="TableGrid"/>
        <w:tblW w:w="0" w:type="auto"/>
        <w:tblLook w:val="04A0" w:firstRow="1" w:lastRow="0" w:firstColumn="1" w:lastColumn="0" w:noHBand="0" w:noVBand="1"/>
      </w:tblPr>
      <w:tblGrid>
        <w:gridCol w:w="1720"/>
        <w:gridCol w:w="7580"/>
      </w:tblGrid>
      <w:tr w:rsidRPr="00865B8E" w:rsidR="00865B8E" w:rsidTr="00865B8E" w14:paraId="42770AF6" w14:textId="77777777">
        <w:trPr>
          <w:trHeight w:val="360"/>
          <w:ins w:author="Vaught, Jacob" w:date="2023-12-08T22:16:00Z" w:id="898"/>
        </w:trPr>
        <w:tc>
          <w:tcPr>
            <w:tcW w:w="1720" w:type="dxa"/>
            <w:noWrap/>
            <w:hideMark/>
          </w:tcPr>
          <w:p w:rsidRPr="00865B8E" w:rsidR="00865B8E" w:rsidRDefault="00865B8E" w14:paraId="219A718F" w14:textId="77777777">
            <w:pPr>
              <w:jc w:val="center"/>
              <w:rPr>
                <w:ins w:author="Vaught, Jacob" w:date="2023-12-08T22:16:00Z" w:id="899"/>
                <w:rFonts w:ascii="Times New Roman" w:hAnsi="Times New Roman" w:cs="Times New Roman"/>
                <w:b/>
                <w:bCs/>
                <w:sz w:val="20"/>
                <w:szCs w:val="20"/>
                <w:rPrChange w:author="Vaught, Jacob" w:date="2023-12-08T22:16:00Z" w:id="900">
                  <w:rPr>
                    <w:ins w:author="Vaught, Jacob" w:date="2023-12-08T22:16:00Z" w:id="901"/>
                    <w:b/>
                    <w:bCs/>
                  </w:rPr>
                </w:rPrChange>
              </w:rPr>
              <w:pPrChange w:author="Vaught, Jacob" w:date="2023-12-08T22:16:00Z" w:id="902">
                <w:pPr/>
              </w:pPrChange>
            </w:pPr>
            <w:ins w:author="Vaught, Jacob" w:date="2023-12-08T22:16:00Z" w:id="903">
              <w:r w:rsidRPr="00865B8E">
                <w:rPr>
                  <w:rFonts w:ascii="Times New Roman" w:hAnsi="Times New Roman" w:cs="Times New Roman"/>
                  <w:b/>
                  <w:bCs/>
                  <w:sz w:val="20"/>
                  <w:szCs w:val="20"/>
                  <w:rPrChange w:author="Vaught, Jacob" w:date="2023-12-08T22:16:00Z" w:id="904">
                    <w:rPr>
                      <w:b/>
                      <w:bCs/>
                    </w:rPr>
                  </w:rPrChange>
                </w:rPr>
                <w:t>STATE</w:t>
              </w:r>
            </w:ins>
          </w:p>
        </w:tc>
        <w:tc>
          <w:tcPr>
            <w:tcW w:w="7580" w:type="dxa"/>
            <w:noWrap/>
            <w:hideMark/>
          </w:tcPr>
          <w:p w:rsidRPr="00865B8E" w:rsidR="00865B8E" w:rsidP="00865B8E" w:rsidRDefault="00865B8E" w14:paraId="3D034B93" w14:textId="77777777">
            <w:pPr>
              <w:rPr>
                <w:ins w:author="Vaught, Jacob" w:date="2023-12-08T22:16:00Z" w:id="905"/>
                <w:rFonts w:ascii="Times New Roman" w:hAnsi="Times New Roman" w:cs="Times New Roman"/>
                <w:b/>
                <w:bCs/>
                <w:sz w:val="20"/>
                <w:szCs w:val="20"/>
                <w:rPrChange w:author="Vaught, Jacob" w:date="2023-12-08T22:16:00Z" w:id="906">
                  <w:rPr>
                    <w:ins w:author="Vaught, Jacob" w:date="2023-12-08T22:16:00Z" w:id="907"/>
                    <w:b/>
                    <w:bCs/>
                  </w:rPr>
                </w:rPrChange>
              </w:rPr>
            </w:pPr>
            <w:ins w:author="Vaught, Jacob" w:date="2023-12-08T22:16:00Z" w:id="908">
              <w:r w:rsidRPr="00865B8E">
                <w:rPr>
                  <w:rFonts w:ascii="Times New Roman" w:hAnsi="Times New Roman" w:cs="Times New Roman"/>
                  <w:b/>
                  <w:bCs/>
                  <w:sz w:val="20"/>
                  <w:szCs w:val="20"/>
                  <w:rPrChange w:author="Vaught, Jacob" w:date="2023-12-08T22:16:00Z" w:id="909">
                    <w:rPr>
                      <w:b/>
                      <w:bCs/>
                    </w:rPr>
                  </w:rPrChange>
                </w:rPr>
                <w:t>System Response</w:t>
              </w:r>
            </w:ins>
          </w:p>
        </w:tc>
      </w:tr>
      <w:tr w:rsidRPr="00865B8E" w:rsidR="00865B8E" w:rsidTr="00865B8E" w14:paraId="0622534E" w14:textId="77777777">
        <w:trPr>
          <w:trHeight w:val="315"/>
          <w:ins w:author="Vaught, Jacob" w:date="2023-12-08T22:16:00Z" w:id="910"/>
        </w:trPr>
        <w:tc>
          <w:tcPr>
            <w:tcW w:w="1720" w:type="dxa"/>
            <w:noWrap/>
            <w:hideMark/>
          </w:tcPr>
          <w:p w:rsidRPr="00865B8E" w:rsidR="00865B8E" w:rsidRDefault="00865B8E" w14:paraId="6BEC60EC" w14:textId="77777777">
            <w:pPr>
              <w:jc w:val="center"/>
              <w:rPr>
                <w:ins w:author="Vaught, Jacob" w:date="2023-12-08T22:16:00Z" w:id="911"/>
                <w:rFonts w:ascii="Times New Roman" w:hAnsi="Times New Roman" w:cs="Times New Roman"/>
                <w:sz w:val="20"/>
                <w:szCs w:val="20"/>
                <w:rPrChange w:author="Vaught, Jacob" w:date="2023-12-08T22:16:00Z" w:id="912">
                  <w:rPr>
                    <w:ins w:author="Vaught, Jacob" w:date="2023-12-08T22:16:00Z" w:id="913"/>
                  </w:rPr>
                </w:rPrChange>
              </w:rPr>
              <w:pPrChange w:author="Vaught, Jacob" w:date="2023-12-08T22:16:00Z" w:id="914">
                <w:pPr/>
              </w:pPrChange>
            </w:pPr>
            <w:ins w:author="Vaught, Jacob" w:date="2023-12-08T22:16:00Z" w:id="915">
              <w:r w:rsidRPr="00865B8E">
                <w:rPr>
                  <w:rFonts w:ascii="Times New Roman" w:hAnsi="Times New Roman" w:cs="Times New Roman"/>
                  <w:sz w:val="20"/>
                  <w:szCs w:val="20"/>
                  <w:rPrChange w:author="Vaught, Jacob" w:date="2023-12-08T22:16:00Z" w:id="916">
                    <w:rPr/>
                  </w:rPrChange>
                </w:rPr>
                <w:t>STOP or ERROR</w:t>
              </w:r>
            </w:ins>
          </w:p>
        </w:tc>
        <w:tc>
          <w:tcPr>
            <w:tcW w:w="7580" w:type="dxa"/>
            <w:noWrap/>
            <w:hideMark/>
          </w:tcPr>
          <w:p w:rsidRPr="00865B8E" w:rsidR="00865B8E" w:rsidP="00865B8E" w:rsidRDefault="00865B8E" w14:paraId="664F2A9A" w14:textId="77777777">
            <w:pPr>
              <w:rPr>
                <w:ins w:author="Vaught, Jacob" w:date="2023-12-08T22:16:00Z" w:id="917"/>
                <w:rFonts w:ascii="Times New Roman" w:hAnsi="Times New Roman" w:cs="Times New Roman"/>
                <w:sz w:val="20"/>
                <w:szCs w:val="20"/>
                <w:rPrChange w:author="Vaught, Jacob" w:date="2023-12-08T22:16:00Z" w:id="918">
                  <w:rPr>
                    <w:ins w:author="Vaught, Jacob" w:date="2023-12-08T22:16:00Z" w:id="919"/>
                  </w:rPr>
                </w:rPrChange>
              </w:rPr>
            </w:pPr>
            <w:ins w:author="Vaught, Jacob" w:date="2023-12-08T22:16:00Z" w:id="920">
              <w:r w:rsidRPr="00865B8E">
                <w:rPr>
                  <w:rFonts w:ascii="Times New Roman" w:hAnsi="Times New Roman" w:cs="Times New Roman"/>
                  <w:sz w:val="20"/>
                  <w:szCs w:val="20"/>
                  <w:rPrChange w:author="Vaught, Jacob" w:date="2023-12-08T22:16:00Z" w:id="921">
                    <w:rPr/>
                  </w:rPrChange>
                </w:rPr>
                <w:t>Drivetrain and Steering Systems shut down</w:t>
              </w:r>
            </w:ins>
          </w:p>
        </w:tc>
      </w:tr>
      <w:tr w:rsidRPr="00865B8E" w:rsidR="00865B8E" w:rsidTr="00865B8E" w14:paraId="1424B2B7" w14:textId="77777777">
        <w:trPr>
          <w:trHeight w:val="300"/>
          <w:ins w:author="Vaught, Jacob" w:date="2023-12-08T22:16:00Z" w:id="922"/>
        </w:trPr>
        <w:tc>
          <w:tcPr>
            <w:tcW w:w="1720" w:type="dxa"/>
            <w:noWrap/>
            <w:hideMark/>
          </w:tcPr>
          <w:p w:rsidRPr="00865B8E" w:rsidR="00865B8E" w:rsidRDefault="00865B8E" w14:paraId="6DE28663" w14:textId="77777777">
            <w:pPr>
              <w:jc w:val="center"/>
              <w:rPr>
                <w:ins w:author="Vaught, Jacob" w:date="2023-12-08T22:16:00Z" w:id="923"/>
                <w:rFonts w:ascii="Times New Roman" w:hAnsi="Times New Roman" w:cs="Times New Roman"/>
                <w:sz w:val="20"/>
                <w:szCs w:val="20"/>
                <w:rPrChange w:author="Vaught, Jacob" w:date="2023-12-08T22:16:00Z" w:id="924">
                  <w:rPr>
                    <w:ins w:author="Vaught, Jacob" w:date="2023-12-08T22:16:00Z" w:id="925"/>
                  </w:rPr>
                </w:rPrChange>
              </w:rPr>
              <w:pPrChange w:author="Vaught, Jacob" w:date="2023-12-08T22:16:00Z" w:id="926">
                <w:pPr/>
              </w:pPrChange>
            </w:pPr>
            <w:ins w:author="Vaught, Jacob" w:date="2023-12-08T22:16:00Z" w:id="927">
              <w:r w:rsidRPr="00865B8E">
                <w:rPr>
                  <w:rFonts w:ascii="Times New Roman" w:hAnsi="Times New Roman" w:cs="Times New Roman"/>
                  <w:sz w:val="20"/>
                  <w:szCs w:val="20"/>
                  <w:rPrChange w:author="Vaught, Jacob" w:date="2023-12-08T22:16:00Z" w:id="928">
                    <w:rPr/>
                  </w:rPrChange>
                </w:rPr>
                <w:t>WAIT</w:t>
              </w:r>
            </w:ins>
          </w:p>
        </w:tc>
        <w:tc>
          <w:tcPr>
            <w:tcW w:w="7580" w:type="dxa"/>
            <w:noWrap/>
            <w:hideMark/>
          </w:tcPr>
          <w:p w:rsidRPr="00865B8E" w:rsidR="00865B8E" w:rsidP="00865B8E" w:rsidRDefault="00865B8E" w14:paraId="264A86DE" w14:textId="77777777">
            <w:pPr>
              <w:rPr>
                <w:ins w:author="Vaught, Jacob" w:date="2023-12-08T22:16:00Z" w:id="929"/>
                <w:rFonts w:ascii="Times New Roman" w:hAnsi="Times New Roman" w:cs="Times New Roman"/>
                <w:sz w:val="20"/>
                <w:szCs w:val="20"/>
                <w:rPrChange w:author="Vaught, Jacob" w:date="2023-12-08T22:16:00Z" w:id="930">
                  <w:rPr>
                    <w:ins w:author="Vaught, Jacob" w:date="2023-12-08T22:16:00Z" w:id="931"/>
                  </w:rPr>
                </w:rPrChange>
              </w:rPr>
            </w:pPr>
            <w:ins w:author="Vaught, Jacob" w:date="2023-12-08T22:16:00Z" w:id="932">
              <w:r w:rsidRPr="00865B8E">
                <w:rPr>
                  <w:rFonts w:ascii="Times New Roman" w:hAnsi="Times New Roman" w:cs="Times New Roman"/>
                  <w:sz w:val="20"/>
                  <w:szCs w:val="20"/>
                  <w:rPrChange w:author="Vaught, Jacob" w:date="2023-12-08T22:16:00Z" w:id="933">
                    <w:rPr/>
                  </w:rPrChange>
                </w:rPr>
                <w:t>Steering Activated, Driving left in previous state.</w:t>
              </w:r>
            </w:ins>
          </w:p>
        </w:tc>
      </w:tr>
      <w:tr w:rsidRPr="00865B8E" w:rsidR="00865B8E" w:rsidTr="00865B8E" w14:paraId="73221C49" w14:textId="77777777">
        <w:trPr>
          <w:trHeight w:val="300"/>
          <w:ins w:author="Vaught, Jacob" w:date="2023-12-08T22:16:00Z" w:id="934"/>
        </w:trPr>
        <w:tc>
          <w:tcPr>
            <w:tcW w:w="1720" w:type="dxa"/>
            <w:noWrap/>
            <w:hideMark/>
          </w:tcPr>
          <w:p w:rsidRPr="00865B8E" w:rsidR="00865B8E" w:rsidRDefault="00865B8E" w14:paraId="5EE8D592" w14:textId="77777777">
            <w:pPr>
              <w:jc w:val="center"/>
              <w:rPr>
                <w:ins w:author="Vaught, Jacob" w:date="2023-12-08T22:16:00Z" w:id="935"/>
                <w:rFonts w:ascii="Times New Roman" w:hAnsi="Times New Roman" w:cs="Times New Roman"/>
                <w:sz w:val="20"/>
                <w:szCs w:val="20"/>
                <w:rPrChange w:author="Vaught, Jacob" w:date="2023-12-08T22:16:00Z" w:id="936">
                  <w:rPr>
                    <w:ins w:author="Vaught, Jacob" w:date="2023-12-08T22:16:00Z" w:id="937"/>
                  </w:rPr>
                </w:rPrChange>
              </w:rPr>
              <w:pPrChange w:author="Vaught, Jacob" w:date="2023-12-08T22:16:00Z" w:id="938">
                <w:pPr/>
              </w:pPrChange>
            </w:pPr>
            <w:ins w:author="Vaught, Jacob" w:date="2023-12-08T22:16:00Z" w:id="939">
              <w:r w:rsidRPr="00865B8E">
                <w:rPr>
                  <w:rFonts w:ascii="Times New Roman" w:hAnsi="Times New Roman" w:cs="Times New Roman"/>
                  <w:sz w:val="20"/>
                  <w:szCs w:val="20"/>
                  <w:rPrChange w:author="Vaught, Jacob" w:date="2023-12-08T22:16:00Z" w:id="940">
                    <w:rPr/>
                  </w:rPrChange>
                </w:rPr>
                <w:t>GO or NORMAL</w:t>
              </w:r>
            </w:ins>
          </w:p>
        </w:tc>
        <w:tc>
          <w:tcPr>
            <w:tcW w:w="7580" w:type="dxa"/>
            <w:noWrap/>
            <w:hideMark/>
          </w:tcPr>
          <w:p w:rsidRPr="00865B8E" w:rsidR="00865B8E" w:rsidP="00865B8E" w:rsidRDefault="00865B8E" w14:paraId="255619A2" w14:textId="77777777">
            <w:pPr>
              <w:rPr>
                <w:ins w:author="Vaught, Jacob" w:date="2023-12-08T22:16:00Z" w:id="941"/>
                <w:rFonts w:ascii="Times New Roman" w:hAnsi="Times New Roman" w:cs="Times New Roman"/>
                <w:sz w:val="20"/>
                <w:szCs w:val="20"/>
                <w:rPrChange w:author="Vaught, Jacob" w:date="2023-12-08T22:16:00Z" w:id="942">
                  <w:rPr>
                    <w:ins w:author="Vaught, Jacob" w:date="2023-12-08T22:16:00Z" w:id="943"/>
                  </w:rPr>
                </w:rPrChange>
              </w:rPr>
            </w:pPr>
            <w:ins w:author="Vaught, Jacob" w:date="2023-12-08T22:16:00Z" w:id="944">
              <w:r w:rsidRPr="00865B8E">
                <w:rPr>
                  <w:rFonts w:ascii="Times New Roman" w:hAnsi="Times New Roman" w:cs="Times New Roman"/>
                  <w:sz w:val="20"/>
                  <w:szCs w:val="20"/>
                  <w:rPrChange w:author="Vaught, Jacob" w:date="2023-12-08T22:16:00Z" w:id="945">
                    <w:rPr/>
                  </w:rPrChange>
                </w:rPr>
                <w:t>Steering Functioning as normal. Drivetrain speed increased by 4.6%</w:t>
              </w:r>
            </w:ins>
          </w:p>
        </w:tc>
      </w:tr>
      <w:tr w:rsidRPr="00865B8E" w:rsidR="00865B8E" w:rsidTr="00865B8E" w14:paraId="7EA23B43" w14:textId="77777777">
        <w:trPr>
          <w:trHeight w:val="300"/>
          <w:ins w:author="Vaught, Jacob" w:date="2023-12-08T22:16:00Z" w:id="946"/>
        </w:trPr>
        <w:tc>
          <w:tcPr>
            <w:tcW w:w="1720" w:type="dxa"/>
            <w:noWrap/>
            <w:hideMark/>
          </w:tcPr>
          <w:p w:rsidRPr="00865B8E" w:rsidR="00865B8E" w:rsidRDefault="00865B8E" w14:paraId="7EA424D0" w14:textId="77777777">
            <w:pPr>
              <w:jc w:val="center"/>
              <w:rPr>
                <w:ins w:author="Vaught, Jacob" w:date="2023-12-08T22:16:00Z" w:id="947"/>
                <w:rFonts w:ascii="Times New Roman" w:hAnsi="Times New Roman" w:cs="Times New Roman"/>
                <w:sz w:val="20"/>
                <w:szCs w:val="20"/>
                <w:rPrChange w:author="Vaught, Jacob" w:date="2023-12-08T22:16:00Z" w:id="948">
                  <w:rPr>
                    <w:ins w:author="Vaught, Jacob" w:date="2023-12-08T22:16:00Z" w:id="949"/>
                  </w:rPr>
                </w:rPrChange>
              </w:rPr>
              <w:pPrChange w:author="Vaught, Jacob" w:date="2023-12-08T22:16:00Z" w:id="950">
                <w:pPr/>
              </w:pPrChange>
            </w:pPr>
            <w:ins w:author="Vaught, Jacob" w:date="2023-12-08T22:16:00Z" w:id="951">
              <w:r w:rsidRPr="00865B8E">
                <w:rPr>
                  <w:rFonts w:ascii="Times New Roman" w:hAnsi="Times New Roman" w:cs="Times New Roman"/>
                  <w:sz w:val="20"/>
                  <w:szCs w:val="20"/>
                  <w:rPrChange w:author="Vaught, Jacob" w:date="2023-12-08T22:16:00Z" w:id="952">
                    <w:rPr/>
                  </w:rPrChange>
                </w:rPr>
                <w:t>GO &amp; TURN</w:t>
              </w:r>
            </w:ins>
          </w:p>
        </w:tc>
        <w:tc>
          <w:tcPr>
            <w:tcW w:w="7580" w:type="dxa"/>
            <w:noWrap/>
            <w:hideMark/>
          </w:tcPr>
          <w:p w:rsidRPr="00865B8E" w:rsidR="00865B8E" w:rsidP="00865B8E" w:rsidRDefault="00865B8E" w14:paraId="7A2528FC" w14:textId="3BA4579C">
            <w:pPr>
              <w:rPr>
                <w:ins w:author="Vaught, Jacob" w:date="2023-12-08T22:16:00Z" w:id="953"/>
                <w:rFonts w:ascii="Times New Roman" w:hAnsi="Times New Roman" w:cs="Times New Roman"/>
                <w:sz w:val="20"/>
                <w:szCs w:val="20"/>
                <w:rPrChange w:author="Vaught, Jacob" w:date="2023-12-08T22:16:00Z" w:id="954">
                  <w:rPr>
                    <w:ins w:author="Vaught, Jacob" w:date="2023-12-08T22:16:00Z" w:id="955"/>
                  </w:rPr>
                </w:rPrChange>
              </w:rPr>
            </w:pPr>
            <w:ins w:author="Vaught, Jacob" w:date="2023-12-08T22:16:00Z" w:id="956">
              <w:r w:rsidRPr="00865B8E">
                <w:rPr>
                  <w:rFonts w:ascii="Times New Roman" w:hAnsi="Times New Roman" w:cs="Times New Roman"/>
                  <w:sz w:val="20"/>
                  <w:szCs w:val="20"/>
                  <w:rPrChange w:author="Vaught, Jacob" w:date="2023-12-08T22:16:00Z" w:id="957">
                    <w:rPr/>
                  </w:rPrChange>
                </w:rPr>
                <w:t xml:space="preserve">Steering Functioning as normal. </w:t>
              </w:r>
              <w:r w:rsidRPr="00865B8E">
                <w:rPr>
                  <w:rFonts w:ascii="Times New Roman" w:hAnsi="Times New Roman" w:cs="Times New Roman"/>
                  <w:sz w:val="20"/>
                  <w:szCs w:val="20"/>
                </w:rPr>
                <w:t>Drivetrain</w:t>
              </w:r>
              <w:r w:rsidRPr="00865B8E">
                <w:rPr>
                  <w:rFonts w:ascii="Times New Roman" w:hAnsi="Times New Roman" w:cs="Times New Roman"/>
                  <w:sz w:val="20"/>
                  <w:szCs w:val="20"/>
                  <w:rPrChange w:author="Vaught, Jacob" w:date="2023-12-08T22:16:00Z" w:id="958">
                    <w:rPr/>
                  </w:rPrChange>
                </w:rPr>
                <w:t xml:space="preserve"> speed set to default</w:t>
              </w:r>
            </w:ins>
          </w:p>
        </w:tc>
      </w:tr>
      <w:tr w:rsidRPr="00865B8E" w:rsidR="00865B8E" w:rsidTr="00865B8E" w14:paraId="227B1381" w14:textId="77777777">
        <w:trPr>
          <w:trHeight w:val="615"/>
          <w:ins w:author="Vaught, Jacob" w:date="2023-12-08T22:16:00Z" w:id="959"/>
        </w:trPr>
        <w:tc>
          <w:tcPr>
            <w:tcW w:w="1720" w:type="dxa"/>
            <w:noWrap/>
            <w:hideMark/>
          </w:tcPr>
          <w:p w:rsidRPr="00865B8E" w:rsidR="00865B8E" w:rsidRDefault="00865B8E" w14:paraId="30C872F3" w14:textId="77777777">
            <w:pPr>
              <w:jc w:val="center"/>
              <w:rPr>
                <w:ins w:author="Vaught, Jacob" w:date="2023-12-08T22:16:00Z" w:id="960"/>
                <w:rFonts w:ascii="Times New Roman" w:hAnsi="Times New Roman" w:cs="Times New Roman"/>
                <w:sz w:val="20"/>
                <w:szCs w:val="20"/>
                <w:rPrChange w:author="Vaught, Jacob" w:date="2023-12-08T22:16:00Z" w:id="961">
                  <w:rPr>
                    <w:ins w:author="Vaught, Jacob" w:date="2023-12-08T22:16:00Z" w:id="962"/>
                  </w:rPr>
                </w:rPrChange>
              </w:rPr>
              <w:pPrChange w:author="Vaught, Jacob" w:date="2023-12-08T22:17:00Z" w:id="963">
                <w:pPr/>
              </w:pPrChange>
            </w:pPr>
            <w:ins w:author="Vaught, Jacob" w:date="2023-12-08T22:16:00Z" w:id="964">
              <w:r w:rsidRPr="00865B8E">
                <w:rPr>
                  <w:rFonts w:ascii="Times New Roman" w:hAnsi="Times New Roman" w:cs="Times New Roman"/>
                  <w:sz w:val="20"/>
                  <w:szCs w:val="20"/>
                  <w:rPrChange w:author="Vaught, Jacob" w:date="2023-12-08T22:16:00Z" w:id="965">
                    <w:rPr/>
                  </w:rPrChange>
                </w:rPr>
                <w:t>GO &amp; HARD TURN</w:t>
              </w:r>
            </w:ins>
          </w:p>
        </w:tc>
        <w:tc>
          <w:tcPr>
            <w:tcW w:w="7580" w:type="dxa"/>
            <w:hideMark/>
          </w:tcPr>
          <w:p w:rsidRPr="00865B8E" w:rsidR="00865B8E" w:rsidP="002F0526" w:rsidRDefault="00865B8E" w14:paraId="14EEA6A0" w14:textId="77777777">
            <w:pPr>
              <w:rPr>
                <w:ins w:author="Vaught, Jacob" w:date="2023-12-08T22:16:00Z" w:id="966"/>
                <w:rFonts w:ascii="Times New Roman" w:hAnsi="Times New Roman" w:cs="Times New Roman"/>
                <w:sz w:val="20"/>
                <w:szCs w:val="20"/>
                <w:rPrChange w:author="Vaught, Jacob" w:date="2023-12-08T22:16:00Z" w:id="967">
                  <w:rPr>
                    <w:ins w:author="Vaught, Jacob" w:date="2023-12-08T22:16:00Z" w:id="968"/>
                  </w:rPr>
                </w:rPrChange>
              </w:rPr>
            </w:pPr>
            <w:proofErr w:type="gramStart"/>
            <w:ins w:author="Vaught, Jacob" w:date="2023-12-08T22:16:00Z" w:id="969">
              <w:r w:rsidRPr="00865B8E">
                <w:rPr>
                  <w:rFonts w:ascii="Times New Roman" w:hAnsi="Times New Roman" w:cs="Times New Roman"/>
                  <w:sz w:val="20"/>
                  <w:szCs w:val="20"/>
                  <w:rPrChange w:author="Vaught, Jacob" w:date="2023-12-08T22:16:00Z" w:id="970">
                    <w:rPr/>
                  </w:rPrChange>
                </w:rPr>
                <w:t>Steering</w:t>
              </w:r>
              <w:proofErr w:type="gramEnd"/>
              <w:r w:rsidRPr="00865B8E">
                <w:rPr>
                  <w:rFonts w:ascii="Times New Roman" w:hAnsi="Times New Roman" w:cs="Times New Roman"/>
                  <w:sz w:val="20"/>
                  <w:szCs w:val="20"/>
                  <w:rPrChange w:author="Vaught, Jacob" w:date="2023-12-08T22:16:00Z" w:id="971">
                    <w:rPr/>
                  </w:rPrChange>
                </w:rPr>
                <w:t xml:space="preserve"> is operating normally. The drivetrain's default speed is adjusted, reducing the </w:t>
              </w:r>
              <w:r w:rsidRPr="00865B8E">
                <w:rPr>
                  <w:rFonts w:ascii="Times New Roman" w:hAnsi="Times New Roman" w:cs="Times New Roman"/>
                  <w:i/>
                  <w:iCs/>
                  <w:sz w:val="20"/>
                  <w:szCs w:val="20"/>
                  <w:u w:val="single"/>
                  <w:rPrChange w:author="Vaught, Jacob" w:date="2023-12-08T22:16:00Z" w:id="972">
                    <w:rPr>
                      <w:i/>
                      <w:iCs/>
                      <w:u w:val="single"/>
                    </w:rPr>
                  </w:rPrChange>
                </w:rPr>
                <w:t>turning</w:t>
              </w:r>
              <w:r w:rsidRPr="00865B8E">
                <w:rPr>
                  <w:rFonts w:ascii="Times New Roman" w:hAnsi="Times New Roman" w:cs="Times New Roman"/>
                  <w:sz w:val="20"/>
                  <w:szCs w:val="20"/>
                  <w:rPrChange w:author="Vaught, Jacob" w:date="2023-12-08T22:16:00Z" w:id="973">
                    <w:rPr/>
                  </w:rPrChange>
                </w:rPr>
                <w:t xml:space="preserve"> wheel's speed by 4.6% for improved maneuverability.</w:t>
              </w:r>
            </w:ins>
          </w:p>
        </w:tc>
      </w:tr>
    </w:tbl>
    <w:p w:rsidRPr="009A1437" w:rsidR="00301CD5" w:rsidP="009A1437" w:rsidRDefault="009A1437" w14:paraId="435DF02B" w14:textId="06BB1203">
      <w:pPr>
        <w:pStyle w:val="Heading2"/>
        <w:rPr>
          <w:ins w:author="Vaught, Jacob" w:date="2023-12-08T23:08:00Z" w:id="974"/>
          <w:rFonts w:ascii="Times New Roman" w:hAnsi="Times New Roman" w:cs="Times New Roman"/>
        </w:rPr>
      </w:pPr>
      <w:r w:rsidRPr="009A1437">
        <w:rPr>
          <w:rFonts w:ascii="Times New Roman" w:hAnsi="Times New Roman" w:cs="Times New Roman"/>
        </w:rPr>
        <w:t>2.4 System Input and Output Diagram</w:t>
      </w:r>
    </w:p>
    <w:p w:rsidR="00301CD5" w:rsidP="000762C5" w:rsidRDefault="000762C5" w14:paraId="7FF834D3" w14:textId="4CCA1B74">
      <w:pPr>
        <w:jc w:val="center"/>
        <w:rPr>
          <w:ins w:author="Vaught, Jacob" w:date="2023-12-08T23:08:00Z" w:id="975"/>
        </w:rPr>
      </w:pPr>
      <w:r>
        <w:rPr>
          <w:noProof/>
        </w:rPr>
        <w:drawing>
          <wp:inline distT="0" distB="0" distL="0" distR="0" wp14:anchorId="3ECC5CC8" wp14:editId="0C784A8B">
            <wp:extent cx="4680409" cy="2286000"/>
            <wp:effectExtent l="0" t="0" r="6350" b="0"/>
            <wp:docPr id="2042622282" name="Picture 2042622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b="36011"/>
                    <a:stretch/>
                  </pic:blipFill>
                  <pic:spPr bwMode="auto">
                    <a:xfrm>
                      <a:off x="0" y="0"/>
                      <a:ext cx="4685454" cy="2288464"/>
                    </a:xfrm>
                    <a:prstGeom prst="rect">
                      <a:avLst/>
                    </a:prstGeom>
                    <a:noFill/>
                    <a:ln>
                      <a:noFill/>
                    </a:ln>
                    <a:extLst>
                      <a:ext uri="{53640926-AAD7-44D8-BBD7-CCE9431645EC}">
                        <a14:shadowObscured xmlns:a14="http://schemas.microsoft.com/office/drawing/2010/main"/>
                      </a:ext>
                    </a:extLst>
                  </pic:spPr>
                </pic:pic>
              </a:graphicData>
            </a:graphic>
          </wp:inline>
        </w:drawing>
      </w:r>
    </w:p>
    <w:p w:rsidR="00301CD5" w:rsidP="00301CD5" w:rsidRDefault="00301CD5" w14:paraId="700C1E31" w14:textId="77777777">
      <w:pPr>
        <w:rPr>
          <w:ins w:author="Vaught, Jacob" w:date="2023-12-09T00:11:00Z" w:id="976"/>
        </w:rPr>
      </w:pPr>
    </w:p>
    <w:p w:rsidRPr="00301CD5" w:rsidR="008B5848" w:rsidRDefault="008B5848" w14:paraId="125D7F87" w14:textId="77777777">
      <w:pPr>
        <w:rPr>
          <w:ins w:author="Vaught, Jacob" w:date="2023-12-08T23:07:00Z" w:id="977"/>
          <w:rPrChange w:author="Vaught, Jacob" w:date="2023-12-08T23:08:00Z" w:id="978">
            <w:rPr>
              <w:ins w:author="Vaught, Jacob" w:date="2023-12-08T23:07:00Z" w:id="979"/>
              <w:rFonts w:ascii="Times New Roman" w:hAnsi="Times New Roman" w:cs="Times New Roman"/>
            </w:rPr>
          </w:rPrChange>
        </w:rPr>
        <w:pPrChange w:author="Vaught, Jacob" w:date="2023-12-08T23:08:00Z" w:id="980">
          <w:pPr>
            <w:pStyle w:val="Heading1"/>
          </w:pPr>
        </w:pPrChange>
      </w:pPr>
    </w:p>
    <w:p w:rsidRPr="00932E42" w:rsidR="00022ED2" w:rsidP="00C6371F" w:rsidRDefault="6C2AEA49" w14:paraId="349A8D18" w14:textId="718927F0">
      <w:pPr>
        <w:pStyle w:val="Heading1"/>
        <w:rPr>
          <w:rFonts w:ascii="Times New Roman" w:hAnsi="Times New Roman" w:eastAsia="Calibri" w:cs="Times New Roman"/>
          <w:rPrChange w:author="Vaught, Jacob" w:date="2023-12-08T20:45:00Z" w:id="981">
            <w:rPr>
              <w:rFonts w:ascii="Calibri" w:hAnsi="Calibri" w:eastAsia="Calibri" w:cs="Calibri"/>
            </w:rPr>
          </w:rPrChange>
        </w:rPr>
      </w:pPr>
      <w:del w:author="Vaught, Jacob" w:date="2023-12-09T00:31:00Z" w:id="982">
        <w:r w:rsidRPr="00932E42" w:rsidDel="004E6425">
          <w:rPr>
            <w:rFonts w:ascii="Times New Roman" w:hAnsi="Times New Roman" w:cs="Times New Roman"/>
            <w:rPrChange w:author="Vaught, Jacob" w:date="2023-12-08T20:45:00Z" w:id="983">
              <w:rPr/>
            </w:rPrChange>
          </w:rPr>
          <w:delText>5</w:delText>
        </w:r>
      </w:del>
      <w:bookmarkStart w:name="_Toc152974366" w:id="984"/>
      <w:ins w:author="Vaught, Jacob" w:date="2023-12-09T00:31:00Z" w:id="985">
        <w:r w:rsidR="004E6425">
          <w:rPr>
            <w:rFonts w:ascii="Times New Roman" w:hAnsi="Times New Roman" w:cs="Times New Roman"/>
          </w:rPr>
          <w:t>3</w:t>
        </w:r>
      </w:ins>
      <w:r w:rsidRPr="00932E42">
        <w:rPr>
          <w:rFonts w:ascii="Times New Roman" w:hAnsi="Times New Roman" w:cs="Times New Roman"/>
          <w:rPrChange w:author="Vaught, Jacob" w:date="2023-12-08T20:45:00Z" w:id="986">
            <w:rPr/>
          </w:rPrChange>
        </w:rPr>
        <w:t>. Bill of Materials</w:t>
      </w:r>
      <w:bookmarkEnd w:id="984"/>
    </w:p>
    <w:tbl>
      <w:tblPr>
        <w:tblW w:w="9080" w:type="dxa"/>
        <w:tblLook w:val="04A0" w:firstRow="1" w:lastRow="0" w:firstColumn="1" w:lastColumn="0" w:noHBand="0" w:noVBand="1"/>
        <w:tblPrChange w:author="Vaught, Jacob" w:date="2023-12-08T23:09:00Z" w:id="987">
          <w:tblPr>
            <w:tblW w:w="9080" w:type="dxa"/>
            <w:tblLook w:val="04A0" w:firstRow="1" w:lastRow="0" w:firstColumn="1" w:lastColumn="0" w:noHBand="0" w:noVBand="1"/>
          </w:tblPr>
        </w:tblPrChange>
      </w:tblPr>
      <w:tblGrid>
        <w:gridCol w:w="3410"/>
        <w:gridCol w:w="4500"/>
        <w:gridCol w:w="1170"/>
        <w:tblGridChange w:id="988">
          <w:tblGrid>
            <w:gridCol w:w="3207"/>
            <w:gridCol w:w="4613"/>
            <w:gridCol w:w="1260"/>
          </w:tblGrid>
        </w:tblGridChange>
      </w:tblGrid>
      <w:tr w:rsidRPr="00301CD5" w:rsidR="00301CD5" w:rsidTr="00301CD5" w14:paraId="1EA70B45" w14:textId="77777777">
        <w:trPr>
          <w:trHeight w:val="330"/>
          <w:ins w:author="Vaught, Jacob" w:date="2023-12-08T23:07:00Z" w:id="989"/>
          <w:trPrChange w:author="Vaught, Jacob" w:date="2023-12-08T23:09:00Z" w:id="990">
            <w:trPr>
              <w:trHeight w:val="330"/>
            </w:trPr>
          </w:trPrChange>
        </w:trPr>
        <w:tc>
          <w:tcPr>
            <w:tcW w:w="3410" w:type="dxa"/>
            <w:tcBorders>
              <w:top w:val="single" w:color="auto" w:sz="8" w:space="0"/>
              <w:left w:val="single" w:color="auto" w:sz="8" w:space="0"/>
              <w:bottom w:val="single" w:color="000000" w:sz="8" w:space="0"/>
              <w:right w:val="single" w:color="000000" w:sz="8" w:space="0"/>
            </w:tcBorders>
            <w:shd w:val="clear" w:color="auto" w:fill="auto"/>
            <w:vAlign w:val="center"/>
            <w:hideMark/>
            <w:tcPrChange w:author="Vaught, Jacob" w:date="2023-12-08T23:09:00Z" w:id="991">
              <w:tcPr>
                <w:tcW w:w="3207" w:type="dxa"/>
                <w:tcBorders>
                  <w:top w:val="single" w:color="auto" w:sz="8" w:space="0"/>
                  <w:left w:val="single" w:color="auto" w:sz="8" w:space="0"/>
                  <w:bottom w:val="single" w:color="000000" w:sz="8" w:space="0"/>
                  <w:right w:val="single" w:color="000000" w:sz="8" w:space="0"/>
                </w:tcBorders>
                <w:shd w:val="clear" w:color="auto" w:fill="auto"/>
                <w:vAlign w:val="center"/>
                <w:hideMark/>
              </w:tcPr>
            </w:tcPrChange>
          </w:tcPr>
          <w:p w:rsidRPr="00301CD5" w:rsidR="00301CD5" w:rsidP="00301CD5" w:rsidRDefault="00301CD5" w14:paraId="51E90971" w14:textId="77777777">
            <w:pPr>
              <w:spacing w:after="0" w:line="240" w:lineRule="auto"/>
              <w:jc w:val="center"/>
              <w:rPr>
                <w:ins w:author="Vaught, Jacob" w:date="2023-12-08T23:07:00Z" w:id="992"/>
                <w:rFonts w:ascii="Times New Roman" w:hAnsi="Times New Roman" w:eastAsia="Times New Roman" w:cs="Times New Roman"/>
                <w:b/>
                <w:bCs/>
                <w:color w:val="000000"/>
                <w:sz w:val="24"/>
                <w:szCs w:val="24"/>
              </w:rPr>
            </w:pPr>
            <w:ins w:author="Vaught, Jacob" w:date="2023-12-08T23:07:00Z" w:id="993">
              <w:r w:rsidRPr="00301CD5">
                <w:rPr>
                  <w:rFonts w:ascii="Times New Roman" w:hAnsi="Times New Roman" w:eastAsia="Times New Roman" w:cs="Times New Roman"/>
                  <w:b/>
                  <w:bCs/>
                  <w:color w:val="000000"/>
                  <w:sz w:val="24"/>
                  <w:szCs w:val="24"/>
                </w:rPr>
                <w:t>Part Identification</w:t>
              </w:r>
            </w:ins>
          </w:p>
        </w:tc>
        <w:tc>
          <w:tcPr>
            <w:tcW w:w="4500" w:type="dxa"/>
            <w:tcBorders>
              <w:top w:val="single" w:color="auto" w:sz="8" w:space="0"/>
              <w:left w:val="nil"/>
              <w:bottom w:val="single" w:color="000000" w:sz="8" w:space="0"/>
              <w:right w:val="single" w:color="000000" w:sz="8" w:space="0"/>
            </w:tcBorders>
            <w:shd w:val="clear" w:color="auto" w:fill="auto"/>
            <w:vAlign w:val="center"/>
            <w:hideMark/>
            <w:tcPrChange w:author="Vaught, Jacob" w:date="2023-12-08T23:09:00Z" w:id="994">
              <w:tcPr>
                <w:tcW w:w="4613" w:type="dxa"/>
                <w:tcBorders>
                  <w:top w:val="single" w:color="auto" w:sz="8" w:space="0"/>
                  <w:left w:val="nil"/>
                  <w:bottom w:val="single" w:color="000000" w:sz="8" w:space="0"/>
                  <w:right w:val="single" w:color="000000" w:sz="8" w:space="0"/>
                </w:tcBorders>
                <w:shd w:val="clear" w:color="auto" w:fill="auto"/>
                <w:vAlign w:val="center"/>
                <w:hideMark/>
              </w:tcPr>
            </w:tcPrChange>
          </w:tcPr>
          <w:p w:rsidRPr="00301CD5" w:rsidR="00301CD5" w:rsidP="00301CD5" w:rsidRDefault="00301CD5" w14:paraId="741C15E7" w14:textId="77777777">
            <w:pPr>
              <w:spacing w:after="0" w:line="240" w:lineRule="auto"/>
              <w:jc w:val="center"/>
              <w:rPr>
                <w:ins w:author="Vaught, Jacob" w:date="2023-12-08T23:07:00Z" w:id="995"/>
                <w:rFonts w:ascii="Times New Roman" w:hAnsi="Times New Roman" w:eastAsia="Times New Roman" w:cs="Times New Roman"/>
                <w:b/>
                <w:bCs/>
                <w:color w:val="000000"/>
                <w:sz w:val="24"/>
                <w:szCs w:val="24"/>
              </w:rPr>
            </w:pPr>
            <w:ins w:author="Vaught, Jacob" w:date="2023-12-08T23:07:00Z" w:id="996">
              <w:r w:rsidRPr="00301CD5">
                <w:rPr>
                  <w:rFonts w:ascii="Times New Roman" w:hAnsi="Times New Roman" w:eastAsia="Times New Roman" w:cs="Times New Roman"/>
                  <w:b/>
                  <w:bCs/>
                  <w:color w:val="000000"/>
                  <w:sz w:val="24"/>
                  <w:szCs w:val="24"/>
                </w:rPr>
                <w:t>Description</w:t>
              </w:r>
            </w:ins>
          </w:p>
        </w:tc>
        <w:tc>
          <w:tcPr>
            <w:tcW w:w="1170" w:type="dxa"/>
            <w:tcBorders>
              <w:top w:val="single" w:color="auto" w:sz="8" w:space="0"/>
              <w:left w:val="nil"/>
              <w:bottom w:val="single" w:color="000000" w:sz="8" w:space="0"/>
              <w:right w:val="single" w:color="auto" w:sz="8" w:space="0"/>
            </w:tcBorders>
            <w:shd w:val="clear" w:color="auto" w:fill="auto"/>
            <w:vAlign w:val="center"/>
            <w:hideMark/>
            <w:tcPrChange w:author="Vaught, Jacob" w:date="2023-12-08T23:09:00Z" w:id="997">
              <w:tcPr>
                <w:tcW w:w="1260" w:type="dxa"/>
                <w:tcBorders>
                  <w:top w:val="single" w:color="auto" w:sz="8" w:space="0"/>
                  <w:left w:val="nil"/>
                  <w:bottom w:val="single" w:color="000000" w:sz="8" w:space="0"/>
                  <w:right w:val="single" w:color="auto" w:sz="8" w:space="0"/>
                </w:tcBorders>
                <w:shd w:val="clear" w:color="auto" w:fill="auto"/>
                <w:vAlign w:val="center"/>
                <w:hideMark/>
              </w:tcPr>
            </w:tcPrChange>
          </w:tcPr>
          <w:p w:rsidRPr="00301CD5" w:rsidR="00301CD5" w:rsidP="00301CD5" w:rsidRDefault="00301CD5" w14:paraId="748147A9" w14:textId="77777777">
            <w:pPr>
              <w:spacing w:after="0" w:line="240" w:lineRule="auto"/>
              <w:jc w:val="center"/>
              <w:rPr>
                <w:ins w:author="Vaught, Jacob" w:date="2023-12-08T23:07:00Z" w:id="998"/>
                <w:rFonts w:ascii="Times New Roman" w:hAnsi="Times New Roman" w:eastAsia="Times New Roman" w:cs="Times New Roman"/>
                <w:b/>
                <w:bCs/>
                <w:color w:val="000000"/>
                <w:sz w:val="24"/>
                <w:szCs w:val="24"/>
              </w:rPr>
            </w:pPr>
            <w:ins w:author="Vaught, Jacob" w:date="2023-12-08T23:07:00Z" w:id="999">
              <w:r w:rsidRPr="00301CD5">
                <w:rPr>
                  <w:rFonts w:ascii="Times New Roman" w:hAnsi="Times New Roman" w:eastAsia="Times New Roman" w:cs="Times New Roman"/>
                  <w:b/>
                  <w:bCs/>
                  <w:color w:val="000000"/>
                  <w:sz w:val="24"/>
                  <w:szCs w:val="24"/>
                </w:rPr>
                <w:t>Quantity</w:t>
              </w:r>
            </w:ins>
          </w:p>
        </w:tc>
      </w:tr>
      <w:tr w:rsidRPr="00301CD5" w:rsidR="00301CD5" w:rsidTr="00301CD5" w14:paraId="30E71BB0" w14:textId="77777777">
        <w:trPr>
          <w:trHeight w:val="315"/>
          <w:ins w:author="Vaught, Jacob" w:date="2023-12-08T23:07:00Z" w:id="1000"/>
          <w:trPrChange w:author="Vaught, Jacob" w:date="2023-12-08T23:09:00Z" w:id="1001">
            <w:trPr>
              <w:trHeight w:val="315"/>
            </w:trPr>
          </w:trPrChange>
        </w:trPr>
        <w:tc>
          <w:tcPr>
            <w:tcW w:w="3410" w:type="dxa"/>
            <w:tcBorders>
              <w:top w:val="nil"/>
              <w:left w:val="single" w:color="auto" w:sz="8" w:space="0"/>
              <w:bottom w:val="single" w:color="000000" w:sz="8" w:space="0"/>
              <w:right w:val="single" w:color="000000" w:sz="8" w:space="0"/>
            </w:tcBorders>
            <w:shd w:val="clear" w:color="auto" w:fill="auto"/>
            <w:vAlign w:val="center"/>
            <w:hideMark/>
            <w:tcPrChange w:author="Vaught, Jacob" w:date="2023-12-08T23:09:00Z" w:id="1002">
              <w:tcPr>
                <w:tcW w:w="3207" w:type="dxa"/>
                <w:tcBorders>
                  <w:top w:val="nil"/>
                  <w:left w:val="single" w:color="auto" w:sz="8" w:space="0"/>
                  <w:bottom w:val="single" w:color="000000" w:sz="8" w:space="0"/>
                  <w:right w:val="single" w:color="000000" w:sz="8" w:space="0"/>
                </w:tcBorders>
                <w:shd w:val="clear" w:color="auto" w:fill="auto"/>
                <w:vAlign w:val="center"/>
                <w:hideMark/>
              </w:tcPr>
            </w:tcPrChange>
          </w:tcPr>
          <w:p w:rsidRPr="00301CD5" w:rsidR="00301CD5" w:rsidP="00301CD5" w:rsidRDefault="00301CD5" w14:paraId="096806B3" w14:textId="77777777">
            <w:pPr>
              <w:spacing w:after="0" w:line="240" w:lineRule="auto"/>
              <w:rPr>
                <w:ins w:author="Vaught, Jacob" w:date="2023-12-08T23:07:00Z" w:id="1003"/>
                <w:rFonts w:ascii="Times New Roman" w:hAnsi="Times New Roman" w:eastAsia="Times New Roman" w:cs="Times New Roman"/>
                <w:color w:val="000000"/>
              </w:rPr>
            </w:pPr>
            <w:ins w:author="Vaught, Jacob" w:date="2023-12-08T23:07:00Z" w:id="1004">
              <w:r w:rsidRPr="00301CD5">
                <w:rPr>
                  <w:rFonts w:ascii="Times New Roman" w:hAnsi="Times New Roman" w:eastAsia="Times New Roman" w:cs="Times New Roman"/>
                  <w:color w:val="000000"/>
                </w:rPr>
                <w:t>Arduino Uno R3</w:t>
              </w:r>
            </w:ins>
          </w:p>
        </w:tc>
        <w:tc>
          <w:tcPr>
            <w:tcW w:w="4500" w:type="dxa"/>
            <w:tcBorders>
              <w:top w:val="nil"/>
              <w:left w:val="nil"/>
              <w:bottom w:val="single" w:color="000000" w:sz="8" w:space="0"/>
              <w:right w:val="single" w:color="000000" w:sz="8" w:space="0"/>
            </w:tcBorders>
            <w:shd w:val="clear" w:color="auto" w:fill="auto"/>
            <w:vAlign w:val="center"/>
            <w:hideMark/>
            <w:tcPrChange w:author="Vaught, Jacob" w:date="2023-12-08T23:09:00Z" w:id="1005">
              <w:tcPr>
                <w:tcW w:w="4613" w:type="dxa"/>
                <w:tcBorders>
                  <w:top w:val="nil"/>
                  <w:left w:val="nil"/>
                  <w:bottom w:val="single" w:color="000000" w:sz="8" w:space="0"/>
                  <w:right w:val="single" w:color="000000" w:sz="8" w:space="0"/>
                </w:tcBorders>
                <w:shd w:val="clear" w:color="auto" w:fill="auto"/>
                <w:vAlign w:val="center"/>
                <w:hideMark/>
              </w:tcPr>
            </w:tcPrChange>
          </w:tcPr>
          <w:p w:rsidRPr="00301CD5" w:rsidR="00301CD5" w:rsidP="00301CD5" w:rsidRDefault="00301CD5" w14:paraId="76D5B014" w14:textId="77777777">
            <w:pPr>
              <w:spacing w:after="0" w:line="240" w:lineRule="auto"/>
              <w:rPr>
                <w:ins w:author="Vaught, Jacob" w:date="2023-12-08T23:07:00Z" w:id="1006"/>
                <w:rFonts w:ascii="Times New Roman" w:hAnsi="Times New Roman" w:eastAsia="Times New Roman" w:cs="Times New Roman"/>
                <w:color w:val="000000"/>
              </w:rPr>
            </w:pPr>
            <w:ins w:author="Vaught, Jacob" w:date="2023-12-08T23:07:00Z" w:id="1007">
              <w:r w:rsidRPr="00301CD5">
                <w:rPr>
                  <w:rFonts w:ascii="Times New Roman" w:hAnsi="Times New Roman" w:eastAsia="system-ui" w:cs="Times New Roman"/>
                  <w:color w:val="000000"/>
                </w:rPr>
                <w:t>ATMEGA328P Microprocessor</w:t>
              </w:r>
            </w:ins>
          </w:p>
        </w:tc>
        <w:tc>
          <w:tcPr>
            <w:tcW w:w="1170" w:type="dxa"/>
            <w:tcBorders>
              <w:top w:val="nil"/>
              <w:left w:val="nil"/>
              <w:bottom w:val="single" w:color="000000" w:sz="8" w:space="0"/>
              <w:right w:val="single" w:color="auto" w:sz="8" w:space="0"/>
            </w:tcBorders>
            <w:shd w:val="clear" w:color="auto" w:fill="auto"/>
            <w:vAlign w:val="center"/>
            <w:hideMark/>
            <w:tcPrChange w:author="Vaught, Jacob" w:date="2023-12-08T23:09:00Z" w:id="1008">
              <w:tcPr>
                <w:tcW w:w="1260" w:type="dxa"/>
                <w:tcBorders>
                  <w:top w:val="nil"/>
                  <w:left w:val="nil"/>
                  <w:bottom w:val="single" w:color="000000" w:sz="8" w:space="0"/>
                  <w:right w:val="single" w:color="auto" w:sz="8" w:space="0"/>
                </w:tcBorders>
                <w:shd w:val="clear" w:color="auto" w:fill="auto"/>
                <w:vAlign w:val="center"/>
                <w:hideMark/>
              </w:tcPr>
            </w:tcPrChange>
          </w:tcPr>
          <w:p w:rsidRPr="00301CD5" w:rsidR="00301CD5" w:rsidP="00301CD5" w:rsidRDefault="00301CD5" w14:paraId="7ED0F229" w14:textId="77777777">
            <w:pPr>
              <w:spacing w:after="0" w:line="240" w:lineRule="auto"/>
              <w:jc w:val="center"/>
              <w:rPr>
                <w:ins w:author="Vaught, Jacob" w:date="2023-12-08T23:07:00Z" w:id="1009"/>
                <w:rFonts w:ascii="Times New Roman" w:hAnsi="Times New Roman" w:eastAsia="Times New Roman" w:cs="Times New Roman"/>
                <w:color w:val="000000"/>
              </w:rPr>
            </w:pPr>
            <w:ins w:author="Vaught, Jacob" w:date="2023-12-08T23:07:00Z" w:id="1010">
              <w:r w:rsidRPr="00301CD5">
                <w:rPr>
                  <w:rFonts w:ascii="Times New Roman" w:hAnsi="Times New Roman" w:eastAsia="system-ui" w:cs="Times New Roman"/>
                  <w:color w:val="000000"/>
                </w:rPr>
                <w:t>1</w:t>
              </w:r>
            </w:ins>
          </w:p>
        </w:tc>
      </w:tr>
      <w:tr w:rsidRPr="00301CD5" w:rsidR="00301CD5" w:rsidTr="00301CD5" w14:paraId="28845761" w14:textId="77777777">
        <w:trPr>
          <w:trHeight w:val="315"/>
          <w:ins w:author="Vaught, Jacob" w:date="2023-12-08T23:07:00Z" w:id="1011"/>
          <w:trPrChange w:author="Vaught, Jacob" w:date="2023-12-08T23:09:00Z" w:id="1012">
            <w:trPr>
              <w:trHeight w:val="315"/>
            </w:trPr>
          </w:trPrChange>
        </w:trPr>
        <w:tc>
          <w:tcPr>
            <w:tcW w:w="3410" w:type="dxa"/>
            <w:tcBorders>
              <w:top w:val="nil"/>
              <w:left w:val="single" w:color="auto" w:sz="8" w:space="0"/>
              <w:bottom w:val="single" w:color="000000" w:sz="8" w:space="0"/>
              <w:right w:val="single" w:color="000000" w:sz="8" w:space="0"/>
            </w:tcBorders>
            <w:shd w:val="clear" w:color="auto" w:fill="auto"/>
            <w:vAlign w:val="center"/>
            <w:hideMark/>
            <w:tcPrChange w:author="Vaught, Jacob" w:date="2023-12-08T23:09:00Z" w:id="1013">
              <w:tcPr>
                <w:tcW w:w="3207" w:type="dxa"/>
                <w:tcBorders>
                  <w:top w:val="nil"/>
                  <w:left w:val="single" w:color="auto" w:sz="8" w:space="0"/>
                  <w:bottom w:val="single" w:color="000000" w:sz="8" w:space="0"/>
                  <w:right w:val="single" w:color="000000" w:sz="8" w:space="0"/>
                </w:tcBorders>
                <w:shd w:val="clear" w:color="auto" w:fill="auto"/>
                <w:vAlign w:val="center"/>
                <w:hideMark/>
              </w:tcPr>
            </w:tcPrChange>
          </w:tcPr>
          <w:p w:rsidRPr="00301CD5" w:rsidR="00301CD5" w:rsidP="00301CD5" w:rsidRDefault="00301CD5" w14:paraId="2D1DEE1B" w14:textId="77777777">
            <w:pPr>
              <w:spacing w:after="0" w:line="240" w:lineRule="auto"/>
              <w:rPr>
                <w:ins w:author="Vaught, Jacob" w:date="2023-12-08T23:07:00Z" w:id="1014"/>
                <w:rFonts w:ascii="Times New Roman" w:hAnsi="Times New Roman" w:eastAsia="Times New Roman" w:cs="Times New Roman"/>
                <w:color w:val="000000"/>
              </w:rPr>
            </w:pPr>
            <w:ins w:author="Vaught, Jacob" w:date="2023-12-08T23:07:00Z" w:id="1015">
              <w:r w:rsidRPr="00301CD5">
                <w:rPr>
                  <w:rFonts w:ascii="Times New Roman" w:hAnsi="Times New Roman" w:eastAsia="Times New Roman" w:cs="Times New Roman"/>
                  <w:color w:val="000000"/>
                </w:rPr>
                <w:t>Admiral EPR40004X6</w:t>
              </w:r>
            </w:ins>
          </w:p>
        </w:tc>
        <w:tc>
          <w:tcPr>
            <w:tcW w:w="4500" w:type="dxa"/>
            <w:tcBorders>
              <w:top w:val="nil"/>
              <w:left w:val="nil"/>
              <w:bottom w:val="single" w:color="000000" w:sz="8" w:space="0"/>
              <w:right w:val="single" w:color="000000" w:sz="8" w:space="0"/>
            </w:tcBorders>
            <w:shd w:val="clear" w:color="auto" w:fill="auto"/>
            <w:vAlign w:val="center"/>
            <w:hideMark/>
            <w:tcPrChange w:author="Vaught, Jacob" w:date="2023-12-08T23:09:00Z" w:id="1016">
              <w:tcPr>
                <w:tcW w:w="4613" w:type="dxa"/>
                <w:tcBorders>
                  <w:top w:val="nil"/>
                  <w:left w:val="nil"/>
                  <w:bottom w:val="single" w:color="000000" w:sz="8" w:space="0"/>
                  <w:right w:val="single" w:color="000000" w:sz="8" w:space="0"/>
                </w:tcBorders>
                <w:shd w:val="clear" w:color="auto" w:fill="auto"/>
                <w:vAlign w:val="center"/>
                <w:hideMark/>
              </w:tcPr>
            </w:tcPrChange>
          </w:tcPr>
          <w:p w:rsidRPr="00301CD5" w:rsidR="00301CD5" w:rsidP="00301CD5" w:rsidRDefault="00301CD5" w14:paraId="70443A01" w14:textId="77777777">
            <w:pPr>
              <w:spacing w:after="0" w:line="240" w:lineRule="auto"/>
              <w:rPr>
                <w:ins w:author="Vaught, Jacob" w:date="2023-12-08T23:07:00Z" w:id="1017"/>
                <w:rFonts w:ascii="Times New Roman" w:hAnsi="Times New Roman" w:eastAsia="Times New Roman" w:cs="Times New Roman"/>
                <w:color w:val="000000"/>
              </w:rPr>
            </w:pPr>
            <w:ins w:author="Vaught, Jacob" w:date="2023-12-08T23:07:00Z" w:id="1018">
              <w:r w:rsidRPr="00301CD5">
                <w:rPr>
                  <w:rFonts w:ascii="Times New Roman" w:hAnsi="Times New Roman" w:eastAsia="system-ui" w:cs="Times New Roman"/>
                  <w:color w:val="000000"/>
                </w:rPr>
                <w:t>14.8V LiPo Battery with XT60 Connector</w:t>
              </w:r>
            </w:ins>
          </w:p>
        </w:tc>
        <w:tc>
          <w:tcPr>
            <w:tcW w:w="1170" w:type="dxa"/>
            <w:tcBorders>
              <w:top w:val="nil"/>
              <w:left w:val="nil"/>
              <w:bottom w:val="single" w:color="000000" w:sz="8" w:space="0"/>
              <w:right w:val="single" w:color="auto" w:sz="8" w:space="0"/>
            </w:tcBorders>
            <w:shd w:val="clear" w:color="auto" w:fill="auto"/>
            <w:vAlign w:val="center"/>
            <w:hideMark/>
            <w:tcPrChange w:author="Vaught, Jacob" w:date="2023-12-08T23:09:00Z" w:id="1019">
              <w:tcPr>
                <w:tcW w:w="1260" w:type="dxa"/>
                <w:tcBorders>
                  <w:top w:val="nil"/>
                  <w:left w:val="nil"/>
                  <w:bottom w:val="single" w:color="000000" w:sz="8" w:space="0"/>
                  <w:right w:val="single" w:color="auto" w:sz="8" w:space="0"/>
                </w:tcBorders>
                <w:shd w:val="clear" w:color="auto" w:fill="auto"/>
                <w:vAlign w:val="center"/>
                <w:hideMark/>
              </w:tcPr>
            </w:tcPrChange>
          </w:tcPr>
          <w:p w:rsidRPr="00301CD5" w:rsidR="00301CD5" w:rsidP="00301CD5" w:rsidRDefault="00301CD5" w14:paraId="04721B0C" w14:textId="77777777">
            <w:pPr>
              <w:spacing w:after="0" w:line="240" w:lineRule="auto"/>
              <w:jc w:val="center"/>
              <w:rPr>
                <w:ins w:author="Vaught, Jacob" w:date="2023-12-08T23:07:00Z" w:id="1020"/>
                <w:rFonts w:ascii="Times New Roman" w:hAnsi="Times New Roman" w:eastAsia="Times New Roman" w:cs="Times New Roman"/>
                <w:color w:val="000000"/>
              </w:rPr>
            </w:pPr>
            <w:ins w:author="Vaught, Jacob" w:date="2023-12-08T23:07:00Z" w:id="1021">
              <w:r w:rsidRPr="00301CD5">
                <w:rPr>
                  <w:rFonts w:ascii="Times New Roman" w:hAnsi="Times New Roman" w:eastAsia="system-ui" w:cs="Times New Roman"/>
                  <w:color w:val="000000"/>
                </w:rPr>
                <w:t>1</w:t>
              </w:r>
            </w:ins>
          </w:p>
        </w:tc>
      </w:tr>
      <w:tr w:rsidRPr="00301CD5" w:rsidR="00301CD5" w:rsidTr="00301CD5" w14:paraId="39738D6C" w14:textId="77777777">
        <w:trPr>
          <w:trHeight w:val="315"/>
          <w:ins w:author="Vaught, Jacob" w:date="2023-12-08T23:07:00Z" w:id="1022"/>
          <w:trPrChange w:author="Vaught, Jacob" w:date="2023-12-08T23:09:00Z" w:id="1023">
            <w:trPr>
              <w:trHeight w:val="315"/>
            </w:trPr>
          </w:trPrChange>
        </w:trPr>
        <w:tc>
          <w:tcPr>
            <w:tcW w:w="3410" w:type="dxa"/>
            <w:tcBorders>
              <w:top w:val="nil"/>
              <w:left w:val="single" w:color="auto" w:sz="8" w:space="0"/>
              <w:bottom w:val="single" w:color="000000" w:sz="8" w:space="0"/>
              <w:right w:val="single" w:color="000000" w:sz="8" w:space="0"/>
            </w:tcBorders>
            <w:shd w:val="clear" w:color="auto" w:fill="auto"/>
            <w:vAlign w:val="center"/>
            <w:hideMark/>
            <w:tcPrChange w:author="Vaught, Jacob" w:date="2023-12-08T23:09:00Z" w:id="1024">
              <w:tcPr>
                <w:tcW w:w="3207" w:type="dxa"/>
                <w:tcBorders>
                  <w:top w:val="nil"/>
                  <w:left w:val="single" w:color="auto" w:sz="8" w:space="0"/>
                  <w:bottom w:val="single" w:color="000000" w:sz="8" w:space="0"/>
                  <w:right w:val="single" w:color="000000" w:sz="8" w:space="0"/>
                </w:tcBorders>
                <w:shd w:val="clear" w:color="auto" w:fill="auto"/>
                <w:vAlign w:val="center"/>
                <w:hideMark/>
              </w:tcPr>
            </w:tcPrChange>
          </w:tcPr>
          <w:p w:rsidRPr="00301CD5" w:rsidR="00301CD5" w:rsidP="00301CD5" w:rsidRDefault="00301CD5" w14:paraId="7818EAAB" w14:textId="77777777">
            <w:pPr>
              <w:spacing w:after="0" w:line="240" w:lineRule="auto"/>
              <w:rPr>
                <w:ins w:author="Vaught, Jacob" w:date="2023-12-08T23:07:00Z" w:id="1025"/>
                <w:rFonts w:ascii="Times New Roman" w:hAnsi="Times New Roman" w:eastAsia="Times New Roman" w:cs="Times New Roman"/>
                <w:color w:val="000000"/>
              </w:rPr>
            </w:pPr>
            <w:proofErr w:type="spellStart"/>
            <w:ins w:author="Vaught, Jacob" w:date="2023-12-08T23:07:00Z" w:id="1026">
              <w:r w:rsidRPr="00301CD5">
                <w:rPr>
                  <w:rFonts w:ascii="Times New Roman" w:hAnsi="Times New Roman" w:eastAsia="Times New Roman" w:cs="Times New Roman"/>
                  <w:color w:val="000000"/>
                </w:rPr>
                <w:t>SkyRC</w:t>
              </w:r>
              <w:proofErr w:type="spellEnd"/>
              <w:r w:rsidRPr="00301CD5">
                <w:rPr>
                  <w:rFonts w:ascii="Times New Roman" w:hAnsi="Times New Roman" w:eastAsia="Times New Roman" w:cs="Times New Roman"/>
                  <w:color w:val="000000"/>
                </w:rPr>
                <w:t xml:space="preserve"> SK-100008</w:t>
              </w:r>
            </w:ins>
          </w:p>
        </w:tc>
        <w:tc>
          <w:tcPr>
            <w:tcW w:w="4500" w:type="dxa"/>
            <w:tcBorders>
              <w:top w:val="nil"/>
              <w:left w:val="nil"/>
              <w:bottom w:val="single" w:color="000000" w:sz="8" w:space="0"/>
              <w:right w:val="single" w:color="000000" w:sz="8" w:space="0"/>
            </w:tcBorders>
            <w:shd w:val="clear" w:color="auto" w:fill="auto"/>
            <w:vAlign w:val="center"/>
            <w:hideMark/>
            <w:tcPrChange w:author="Vaught, Jacob" w:date="2023-12-08T23:09:00Z" w:id="1027">
              <w:tcPr>
                <w:tcW w:w="4613" w:type="dxa"/>
                <w:tcBorders>
                  <w:top w:val="nil"/>
                  <w:left w:val="nil"/>
                  <w:bottom w:val="single" w:color="000000" w:sz="8" w:space="0"/>
                  <w:right w:val="single" w:color="000000" w:sz="8" w:space="0"/>
                </w:tcBorders>
                <w:shd w:val="clear" w:color="auto" w:fill="auto"/>
                <w:vAlign w:val="center"/>
                <w:hideMark/>
              </w:tcPr>
            </w:tcPrChange>
          </w:tcPr>
          <w:p w:rsidRPr="00301CD5" w:rsidR="00301CD5" w:rsidP="00301CD5" w:rsidRDefault="00301CD5" w14:paraId="6EEF986E" w14:textId="77777777">
            <w:pPr>
              <w:spacing w:after="0" w:line="240" w:lineRule="auto"/>
              <w:rPr>
                <w:ins w:author="Vaught, Jacob" w:date="2023-12-08T23:07:00Z" w:id="1028"/>
                <w:rFonts w:ascii="Times New Roman" w:hAnsi="Times New Roman" w:eastAsia="Times New Roman" w:cs="Times New Roman"/>
                <w:color w:val="000000"/>
              </w:rPr>
            </w:pPr>
            <w:ins w:author="Vaught, Jacob" w:date="2023-12-08T23:07:00Z" w:id="1029">
              <w:r w:rsidRPr="00301CD5">
                <w:rPr>
                  <w:rFonts w:ascii="Times New Roman" w:hAnsi="Times New Roman" w:eastAsia="system-ui" w:cs="Times New Roman"/>
                  <w:color w:val="000000"/>
                </w:rPr>
                <w:t>LiPo Battery Charger</w:t>
              </w:r>
            </w:ins>
          </w:p>
        </w:tc>
        <w:tc>
          <w:tcPr>
            <w:tcW w:w="1170" w:type="dxa"/>
            <w:tcBorders>
              <w:top w:val="nil"/>
              <w:left w:val="nil"/>
              <w:bottom w:val="single" w:color="000000" w:sz="8" w:space="0"/>
              <w:right w:val="single" w:color="auto" w:sz="8" w:space="0"/>
            </w:tcBorders>
            <w:shd w:val="clear" w:color="auto" w:fill="auto"/>
            <w:vAlign w:val="center"/>
            <w:hideMark/>
            <w:tcPrChange w:author="Vaught, Jacob" w:date="2023-12-08T23:09:00Z" w:id="1030">
              <w:tcPr>
                <w:tcW w:w="1260" w:type="dxa"/>
                <w:tcBorders>
                  <w:top w:val="nil"/>
                  <w:left w:val="nil"/>
                  <w:bottom w:val="single" w:color="000000" w:sz="8" w:space="0"/>
                  <w:right w:val="single" w:color="auto" w:sz="8" w:space="0"/>
                </w:tcBorders>
                <w:shd w:val="clear" w:color="auto" w:fill="auto"/>
                <w:vAlign w:val="center"/>
                <w:hideMark/>
              </w:tcPr>
            </w:tcPrChange>
          </w:tcPr>
          <w:p w:rsidRPr="00301CD5" w:rsidR="00301CD5" w:rsidP="00301CD5" w:rsidRDefault="00301CD5" w14:paraId="78B7ACF8" w14:textId="77777777">
            <w:pPr>
              <w:spacing w:after="0" w:line="240" w:lineRule="auto"/>
              <w:jc w:val="center"/>
              <w:rPr>
                <w:ins w:author="Vaught, Jacob" w:date="2023-12-08T23:07:00Z" w:id="1031"/>
                <w:rFonts w:ascii="Times New Roman" w:hAnsi="Times New Roman" w:eastAsia="Times New Roman" w:cs="Times New Roman"/>
                <w:color w:val="000000"/>
              </w:rPr>
            </w:pPr>
            <w:ins w:author="Vaught, Jacob" w:date="2023-12-08T23:07:00Z" w:id="1032">
              <w:r w:rsidRPr="00301CD5">
                <w:rPr>
                  <w:rFonts w:ascii="Times New Roman" w:hAnsi="Times New Roman" w:eastAsia="system-ui" w:cs="Times New Roman"/>
                  <w:color w:val="000000"/>
                </w:rPr>
                <w:t>1</w:t>
              </w:r>
            </w:ins>
          </w:p>
        </w:tc>
      </w:tr>
      <w:tr w:rsidRPr="00301CD5" w:rsidR="00301CD5" w:rsidTr="00301CD5" w14:paraId="09DCA872" w14:textId="77777777">
        <w:trPr>
          <w:trHeight w:val="315"/>
          <w:ins w:author="Vaught, Jacob" w:date="2023-12-08T23:07:00Z" w:id="1033"/>
          <w:trPrChange w:author="Vaught, Jacob" w:date="2023-12-08T23:09:00Z" w:id="1034">
            <w:trPr>
              <w:trHeight w:val="315"/>
            </w:trPr>
          </w:trPrChange>
        </w:trPr>
        <w:tc>
          <w:tcPr>
            <w:tcW w:w="3410" w:type="dxa"/>
            <w:tcBorders>
              <w:top w:val="nil"/>
              <w:left w:val="single" w:color="auto" w:sz="8" w:space="0"/>
              <w:bottom w:val="single" w:color="000000" w:sz="8" w:space="0"/>
              <w:right w:val="single" w:color="000000" w:sz="8" w:space="0"/>
            </w:tcBorders>
            <w:shd w:val="clear" w:color="auto" w:fill="auto"/>
            <w:vAlign w:val="center"/>
            <w:hideMark/>
            <w:tcPrChange w:author="Vaught, Jacob" w:date="2023-12-08T23:09:00Z" w:id="1035">
              <w:tcPr>
                <w:tcW w:w="3207" w:type="dxa"/>
                <w:tcBorders>
                  <w:top w:val="nil"/>
                  <w:left w:val="single" w:color="auto" w:sz="8" w:space="0"/>
                  <w:bottom w:val="single" w:color="000000" w:sz="8" w:space="0"/>
                  <w:right w:val="single" w:color="000000" w:sz="8" w:space="0"/>
                </w:tcBorders>
                <w:shd w:val="clear" w:color="auto" w:fill="auto"/>
                <w:vAlign w:val="center"/>
                <w:hideMark/>
              </w:tcPr>
            </w:tcPrChange>
          </w:tcPr>
          <w:p w:rsidRPr="00301CD5" w:rsidR="00301CD5" w:rsidP="00301CD5" w:rsidRDefault="00301CD5" w14:paraId="21052E4B" w14:textId="77777777">
            <w:pPr>
              <w:spacing w:after="0" w:line="240" w:lineRule="auto"/>
              <w:rPr>
                <w:ins w:author="Vaught, Jacob" w:date="2023-12-08T23:07:00Z" w:id="1036"/>
                <w:rFonts w:ascii="Times New Roman" w:hAnsi="Times New Roman" w:eastAsia="Times New Roman" w:cs="Times New Roman"/>
                <w:color w:val="000000"/>
              </w:rPr>
            </w:pPr>
            <w:proofErr w:type="spellStart"/>
            <w:ins w:author="Vaught, Jacob" w:date="2023-12-08T23:07:00Z" w:id="1037">
              <w:r w:rsidRPr="00301CD5">
                <w:rPr>
                  <w:rFonts w:ascii="Times New Roman" w:hAnsi="Times New Roman" w:eastAsia="Times New Roman" w:cs="Times New Roman"/>
                  <w:color w:val="000000"/>
                </w:rPr>
                <w:t>Elegoo</w:t>
              </w:r>
              <w:proofErr w:type="spellEnd"/>
              <w:r w:rsidRPr="00301CD5">
                <w:rPr>
                  <w:rFonts w:ascii="Times New Roman" w:hAnsi="Times New Roman" w:eastAsia="Times New Roman" w:cs="Times New Roman"/>
                  <w:color w:val="000000"/>
                </w:rPr>
                <w:t xml:space="preserve"> EL-CP-021</w:t>
              </w:r>
            </w:ins>
          </w:p>
        </w:tc>
        <w:tc>
          <w:tcPr>
            <w:tcW w:w="4500" w:type="dxa"/>
            <w:tcBorders>
              <w:top w:val="nil"/>
              <w:left w:val="nil"/>
              <w:bottom w:val="single" w:color="000000" w:sz="8" w:space="0"/>
              <w:right w:val="single" w:color="000000" w:sz="8" w:space="0"/>
            </w:tcBorders>
            <w:shd w:val="clear" w:color="auto" w:fill="auto"/>
            <w:vAlign w:val="center"/>
            <w:hideMark/>
            <w:tcPrChange w:author="Vaught, Jacob" w:date="2023-12-08T23:09:00Z" w:id="1038">
              <w:tcPr>
                <w:tcW w:w="4613" w:type="dxa"/>
                <w:tcBorders>
                  <w:top w:val="nil"/>
                  <w:left w:val="nil"/>
                  <w:bottom w:val="single" w:color="000000" w:sz="8" w:space="0"/>
                  <w:right w:val="single" w:color="000000" w:sz="8" w:space="0"/>
                </w:tcBorders>
                <w:shd w:val="clear" w:color="auto" w:fill="auto"/>
                <w:vAlign w:val="center"/>
                <w:hideMark/>
              </w:tcPr>
            </w:tcPrChange>
          </w:tcPr>
          <w:p w:rsidRPr="00301CD5" w:rsidR="00301CD5" w:rsidP="00301CD5" w:rsidRDefault="00301CD5" w14:paraId="5ECDC6B7" w14:textId="77777777">
            <w:pPr>
              <w:spacing w:after="0" w:line="240" w:lineRule="auto"/>
              <w:rPr>
                <w:ins w:author="Vaught, Jacob" w:date="2023-12-08T23:07:00Z" w:id="1039"/>
                <w:rFonts w:ascii="Times New Roman" w:hAnsi="Times New Roman" w:eastAsia="Times New Roman" w:cs="Times New Roman"/>
                <w:color w:val="000000"/>
              </w:rPr>
            </w:pPr>
            <w:ins w:author="Vaught, Jacob" w:date="2023-12-08T23:07:00Z" w:id="1040">
              <w:r w:rsidRPr="00301CD5">
                <w:rPr>
                  <w:rFonts w:ascii="Times New Roman" w:hAnsi="Times New Roman" w:eastAsia="Times New Roman" w:cs="Times New Roman"/>
                  <w:color w:val="000000"/>
                </w:rPr>
                <w:t xml:space="preserve">32 Pcs </w:t>
              </w:r>
              <w:proofErr w:type="spellStart"/>
              <w:r w:rsidRPr="00301CD5">
                <w:rPr>
                  <w:rFonts w:ascii="Times New Roman" w:hAnsi="Times New Roman" w:eastAsia="Times New Roman" w:cs="Times New Roman"/>
                  <w:color w:val="000000"/>
                </w:rPr>
                <w:t>PERFboard</w:t>
              </w:r>
              <w:proofErr w:type="spellEnd"/>
              <w:r w:rsidRPr="00301CD5">
                <w:rPr>
                  <w:rFonts w:ascii="Times New Roman" w:hAnsi="Times New Roman" w:eastAsia="Times New Roman" w:cs="Times New Roman"/>
                  <w:color w:val="000000"/>
                </w:rPr>
                <w:t xml:space="preserve"> [Magnetic Sensor]</w:t>
              </w:r>
            </w:ins>
          </w:p>
        </w:tc>
        <w:tc>
          <w:tcPr>
            <w:tcW w:w="1170" w:type="dxa"/>
            <w:tcBorders>
              <w:top w:val="nil"/>
              <w:left w:val="nil"/>
              <w:bottom w:val="single" w:color="000000" w:sz="8" w:space="0"/>
              <w:right w:val="single" w:color="auto" w:sz="8" w:space="0"/>
            </w:tcBorders>
            <w:shd w:val="clear" w:color="auto" w:fill="auto"/>
            <w:vAlign w:val="center"/>
            <w:hideMark/>
            <w:tcPrChange w:author="Vaught, Jacob" w:date="2023-12-08T23:09:00Z" w:id="1041">
              <w:tcPr>
                <w:tcW w:w="1260" w:type="dxa"/>
                <w:tcBorders>
                  <w:top w:val="nil"/>
                  <w:left w:val="nil"/>
                  <w:bottom w:val="single" w:color="000000" w:sz="8" w:space="0"/>
                  <w:right w:val="single" w:color="auto" w:sz="8" w:space="0"/>
                </w:tcBorders>
                <w:shd w:val="clear" w:color="auto" w:fill="auto"/>
                <w:vAlign w:val="center"/>
                <w:hideMark/>
              </w:tcPr>
            </w:tcPrChange>
          </w:tcPr>
          <w:p w:rsidRPr="00301CD5" w:rsidR="00301CD5" w:rsidP="00301CD5" w:rsidRDefault="00301CD5" w14:paraId="174D41A9" w14:textId="77777777">
            <w:pPr>
              <w:spacing w:after="0" w:line="240" w:lineRule="auto"/>
              <w:jc w:val="center"/>
              <w:rPr>
                <w:ins w:author="Vaught, Jacob" w:date="2023-12-08T23:07:00Z" w:id="1042"/>
                <w:rFonts w:ascii="Times New Roman" w:hAnsi="Times New Roman" w:eastAsia="Times New Roman" w:cs="Times New Roman"/>
                <w:color w:val="000000"/>
              </w:rPr>
            </w:pPr>
            <w:ins w:author="Vaught, Jacob" w:date="2023-12-08T23:07:00Z" w:id="1043">
              <w:r w:rsidRPr="00301CD5">
                <w:rPr>
                  <w:rFonts w:ascii="Times New Roman" w:hAnsi="Times New Roman" w:eastAsia="Times New Roman" w:cs="Times New Roman"/>
                  <w:color w:val="000000"/>
                </w:rPr>
                <w:t>1</w:t>
              </w:r>
            </w:ins>
          </w:p>
        </w:tc>
      </w:tr>
      <w:tr w:rsidRPr="00301CD5" w:rsidR="00301CD5" w:rsidTr="00301CD5" w14:paraId="5B1DE201" w14:textId="77777777">
        <w:trPr>
          <w:trHeight w:val="315"/>
          <w:ins w:author="Vaught, Jacob" w:date="2023-12-08T23:07:00Z" w:id="1044"/>
          <w:trPrChange w:author="Vaught, Jacob" w:date="2023-12-08T23:09:00Z" w:id="1045">
            <w:trPr>
              <w:trHeight w:val="315"/>
            </w:trPr>
          </w:trPrChange>
        </w:trPr>
        <w:tc>
          <w:tcPr>
            <w:tcW w:w="3410" w:type="dxa"/>
            <w:tcBorders>
              <w:top w:val="nil"/>
              <w:left w:val="single" w:color="auto" w:sz="8" w:space="0"/>
              <w:bottom w:val="single" w:color="000000" w:sz="8" w:space="0"/>
              <w:right w:val="single" w:color="000000" w:sz="8" w:space="0"/>
            </w:tcBorders>
            <w:shd w:val="clear" w:color="auto" w:fill="auto"/>
            <w:vAlign w:val="center"/>
            <w:hideMark/>
            <w:tcPrChange w:author="Vaught, Jacob" w:date="2023-12-08T23:09:00Z" w:id="1046">
              <w:tcPr>
                <w:tcW w:w="3207" w:type="dxa"/>
                <w:tcBorders>
                  <w:top w:val="nil"/>
                  <w:left w:val="single" w:color="auto" w:sz="8" w:space="0"/>
                  <w:bottom w:val="single" w:color="000000" w:sz="8" w:space="0"/>
                  <w:right w:val="single" w:color="000000" w:sz="8" w:space="0"/>
                </w:tcBorders>
                <w:shd w:val="clear" w:color="auto" w:fill="auto"/>
                <w:vAlign w:val="center"/>
                <w:hideMark/>
              </w:tcPr>
            </w:tcPrChange>
          </w:tcPr>
          <w:p w:rsidRPr="00301CD5" w:rsidR="00301CD5" w:rsidP="00301CD5" w:rsidRDefault="00301CD5" w14:paraId="7136CBCB" w14:textId="77777777">
            <w:pPr>
              <w:spacing w:after="0" w:line="240" w:lineRule="auto"/>
              <w:rPr>
                <w:ins w:author="Vaught, Jacob" w:date="2023-12-08T23:07:00Z" w:id="1047"/>
                <w:rFonts w:ascii="Times New Roman" w:hAnsi="Times New Roman" w:eastAsia="Times New Roman" w:cs="Times New Roman"/>
                <w:color w:val="000000"/>
              </w:rPr>
            </w:pPr>
            <w:proofErr w:type="spellStart"/>
            <w:ins w:author="Vaught, Jacob" w:date="2023-12-08T23:07:00Z" w:id="1048">
              <w:r w:rsidRPr="00301CD5">
                <w:rPr>
                  <w:rFonts w:ascii="Times New Roman" w:hAnsi="Times New Roman" w:eastAsia="Times New Roman" w:cs="Times New Roman"/>
                  <w:color w:val="000000"/>
                </w:rPr>
                <w:t>HiLetGo</w:t>
              </w:r>
              <w:proofErr w:type="spellEnd"/>
              <w:r w:rsidRPr="00301CD5">
                <w:rPr>
                  <w:rFonts w:ascii="Times New Roman" w:hAnsi="Times New Roman" w:eastAsia="Times New Roman" w:cs="Times New Roman"/>
                  <w:color w:val="000000"/>
                </w:rPr>
                <w:t xml:space="preserve"> 3-02-0664-10pcs</w:t>
              </w:r>
            </w:ins>
          </w:p>
        </w:tc>
        <w:tc>
          <w:tcPr>
            <w:tcW w:w="4500" w:type="dxa"/>
            <w:tcBorders>
              <w:top w:val="nil"/>
              <w:left w:val="nil"/>
              <w:bottom w:val="single" w:color="000000" w:sz="8" w:space="0"/>
              <w:right w:val="single" w:color="000000" w:sz="8" w:space="0"/>
            </w:tcBorders>
            <w:shd w:val="clear" w:color="auto" w:fill="auto"/>
            <w:vAlign w:val="center"/>
            <w:hideMark/>
            <w:tcPrChange w:author="Vaught, Jacob" w:date="2023-12-08T23:09:00Z" w:id="1049">
              <w:tcPr>
                <w:tcW w:w="4613" w:type="dxa"/>
                <w:tcBorders>
                  <w:top w:val="nil"/>
                  <w:left w:val="nil"/>
                  <w:bottom w:val="single" w:color="000000" w:sz="8" w:space="0"/>
                  <w:right w:val="single" w:color="000000" w:sz="8" w:space="0"/>
                </w:tcBorders>
                <w:shd w:val="clear" w:color="auto" w:fill="auto"/>
                <w:vAlign w:val="center"/>
                <w:hideMark/>
              </w:tcPr>
            </w:tcPrChange>
          </w:tcPr>
          <w:p w:rsidRPr="00301CD5" w:rsidR="00301CD5" w:rsidP="00301CD5" w:rsidRDefault="00301CD5" w14:paraId="5E35154B" w14:textId="38E9177B">
            <w:pPr>
              <w:spacing w:after="0" w:line="240" w:lineRule="auto"/>
              <w:rPr>
                <w:ins w:author="Vaught, Jacob" w:date="2023-12-08T23:07:00Z" w:id="1050"/>
                <w:rFonts w:ascii="Times New Roman" w:hAnsi="Times New Roman" w:eastAsia="Times New Roman" w:cs="Times New Roman"/>
                <w:color w:val="000000"/>
              </w:rPr>
            </w:pPr>
            <w:ins w:author="Vaught, Jacob" w:date="2023-12-08T23:07:00Z" w:id="1051">
              <w:r w:rsidRPr="00301CD5">
                <w:rPr>
                  <w:rFonts w:ascii="Times New Roman" w:hAnsi="Times New Roman" w:eastAsia="Times New Roman" w:cs="Times New Roman"/>
                  <w:color w:val="000000"/>
                </w:rPr>
                <w:t xml:space="preserve">10 Pcs 2 Pole Power </w:t>
              </w:r>
            </w:ins>
            <w:r w:rsidRPr="00301CD5" w:rsidR="000762C5">
              <w:rPr>
                <w:rFonts w:ascii="Times New Roman" w:hAnsi="Times New Roman" w:eastAsia="Times New Roman" w:cs="Times New Roman"/>
                <w:color w:val="000000"/>
              </w:rPr>
              <w:t>Switch</w:t>
            </w:r>
            <w:ins w:author="Vaught, Jacob" w:date="2023-12-08T23:07:00Z" w:id="1052">
              <w:r w:rsidRPr="00301CD5">
                <w:rPr>
                  <w:rFonts w:ascii="Times New Roman" w:hAnsi="Times New Roman" w:eastAsia="Times New Roman" w:cs="Times New Roman"/>
                  <w:color w:val="000000"/>
                </w:rPr>
                <w:t xml:space="preserve"> [Battery]</w:t>
              </w:r>
            </w:ins>
          </w:p>
        </w:tc>
        <w:tc>
          <w:tcPr>
            <w:tcW w:w="1170" w:type="dxa"/>
            <w:tcBorders>
              <w:top w:val="nil"/>
              <w:left w:val="nil"/>
              <w:bottom w:val="single" w:color="000000" w:sz="8" w:space="0"/>
              <w:right w:val="single" w:color="auto" w:sz="8" w:space="0"/>
            </w:tcBorders>
            <w:shd w:val="clear" w:color="auto" w:fill="auto"/>
            <w:vAlign w:val="center"/>
            <w:hideMark/>
            <w:tcPrChange w:author="Vaught, Jacob" w:date="2023-12-08T23:09:00Z" w:id="1053">
              <w:tcPr>
                <w:tcW w:w="1260" w:type="dxa"/>
                <w:tcBorders>
                  <w:top w:val="nil"/>
                  <w:left w:val="nil"/>
                  <w:bottom w:val="single" w:color="000000" w:sz="8" w:space="0"/>
                  <w:right w:val="single" w:color="auto" w:sz="8" w:space="0"/>
                </w:tcBorders>
                <w:shd w:val="clear" w:color="auto" w:fill="auto"/>
                <w:vAlign w:val="center"/>
                <w:hideMark/>
              </w:tcPr>
            </w:tcPrChange>
          </w:tcPr>
          <w:p w:rsidRPr="00301CD5" w:rsidR="00301CD5" w:rsidP="00301CD5" w:rsidRDefault="00301CD5" w14:paraId="357EC37A" w14:textId="77777777">
            <w:pPr>
              <w:spacing w:after="0" w:line="240" w:lineRule="auto"/>
              <w:jc w:val="center"/>
              <w:rPr>
                <w:ins w:author="Vaught, Jacob" w:date="2023-12-08T23:07:00Z" w:id="1054"/>
                <w:rFonts w:ascii="Times New Roman" w:hAnsi="Times New Roman" w:eastAsia="Times New Roman" w:cs="Times New Roman"/>
                <w:color w:val="000000"/>
              </w:rPr>
            </w:pPr>
            <w:ins w:author="Vaught, Jacob" w:date="2023-12-08T23:07:00Z" w:id="1055">
              <w:r w:rsidRPr="00301CD5">
                <w:rPr>
                  <w:rFonts w:ascii="Times New Roman" w:hAnsi="Times New Roman" w:eastAsia="Times New Roman" w:cs="Times New Roman"/>
                  <w:color w:val="000000"/>
                </w:rPr>
                <w:t>1</w:t>
              </w:r>
            </w:ins>
          </w:p>
        </w:tc>
      </w:tr>
      <w:tr w:rsidRPr="00301CD5" w:rsidR="00301CD5" w:rsidTr="00301CD5" w14:paraId="24884327" w14:textId="77777777">
        <w:trPr>
          <w:trHeight w:val="315"/>
          <w:ins w:author="Vaught, Jacob" w:date="2023-12-08T23:07:00Z" w:id="1056"/>
          <w:trPrChange w:author="Vaught, Jacob" w:date="2023-12-08T23:09:00Z" w:id="1057">
            <w:trPr>
              <w:trHeight w:val="315"/>
            </w:trPr>
          </w:trPrChange>
        </w:trPr>
        <w:tc>
          <w:tcPr>
            <w:tcW w:w="3410" w:type="dxa"/>
            <w:tcBorders>
              <w:top w:val="nil"/>
              <w:left w:val="single" w:color="auto" w:sz="8" w:space="0"/>
              <w:bottom w:val="single" w:color="000000" w:sz="8" w:space="0"/>
              <w:right w:val="single" w:color="000000" w:sz="8" w:space="0"/>
            </w:tcBorders>
            <w:shd w:val="clear" w:color="auto" w:fill="auto"/>
            <w:vAlign w:val="center"/>
            <w:hideMark/>
            <w:tcPrChange w:author="Vaught, Jacob" w:date="2023-12-08T23:09:00Z" w:id="1058">
              <w:tcPr>
                <w:tcW w:w="3207" w:type="dxa"/>
                <w:tcBorders>
                  <w:top w:val="nil"/>
                  <w:left w:val="single" w:color="auto" w:sz="8" w:space="0"/>
                  <w:bottom w:val="single" w:color="000000" w:sz="8" w:space="0"/>
                  <w:right w:val="single" w:color="000000" w:sz="8" w:space="0"/>
                </w:tcBorders>
                <w:shd w:val="clear" w:color="auto" w:fill="auto"/>
                <w:vAlign w:val="center"/>
                <w:hideMark/>
              </w:tcPr>
            </w:tcPrChange>
          </w:tcPr>
          <w:p w:rsidRPr="00301CD5" w:rsidR="00301CD5" w:rsidP="00301CD5" w:rsidRDefault="00301CD5" w14:paraId="24743388" w14:textId="77777777">
            <w:pPr>
              <w:spacing w:after="0" w:line="240" w:lineRule="auto"/>
              <w:rPr>
                <w:ins w:author="Vaught, Jacob" w:date="2023-12-08T23:07:00Z" w:id="1059"/>
                <w:rFonts w:ascii="Times New Roman" w:hAnsi="Times New Roman" w:eastAsia="Times New Roman" w:cs="Times New Roman"/>
                <w:color w:val="000000"/>
              </w:rPr>
            </w:pPr>
            <w:proofErr w:type="spellStart"/>
            <w:ins w:author="Vaught, Jacob" w:date="2023-12-08T23:07:00Z" w:id="1060">
              <w:r w:rsidRPr="00301CD5">
                <w:rPr>
                  <w:rFonts w:ascii="Times New Roman" w:hAnsi="Times New Roman" w:eastAsia="Times New Roman" w:cs="Times New Roman"/>
                  <w:color w:val="000000"/>
                </w:rPr>
                <w:t>readytosky</w:t>
              </w:r>
              <w:proofErr w:type="spellEnd"/>
              <w:r w:rsidRPr="00301CD5">
                <w:rPr>
                  <w:rFonts w:ascii="Times New Roman" w:hAnsi="Times New Roman" w:eastAsia="Times New Roman" w:cs="Times New Roman"/>
                  <w:color w:val="000000"/>
                </w:rPr>
                <w:t xml:space="preserve"> C70</w:t>
              </w:r>
            </w:ins>
          </w:p>
        </w:tc>
        <w:tc>
          <w:tcPr>
            <w:tcW w:w="4500" w:type="dxa"/>
            <w:tcBorders>
              <w:top w:val="nil"/>
              <w:left w:val="nil"/>
              <w:bottom w:val="single" w:color="000000" w:sz="8" w:space="0"/>
              <w:right w:val="single" w:color="000000" w:sz="8" w:space="0"/>
            </w:tcBorders>
            <w:shd w:val="clear" w:color="auto" w:fill="auto"/>
            <w:vAlign w:val="center"/>
            <w:hideMark/>
            <w:tcPrChange w:author="Vaught, Jacob" w:date="2023-12-08T23:09:00Z" w:id="1061">
              <w:tcPr>
                <w:tcW w:w="4613" w:type="dxa"/>
                <w:tcBorders>
                  <w:top w:val="nil"/>
                  <w:left w:val="nil"/>
                  <w:bottom w:val="single" w:color="000000" w:sz="8" w:space="0"/>
                  <w:right w:val="single" w:color="000000" w:sz="8" w:space="0"/>
                </w:tcBorders>
                <w:shd w:val="clear" w:color="auto" w:fill="auto"/>
                <w:vAlign w:val="center"/>
                <w:hideMark/>
              </w:tcPr>
            </w:tcPrChange>
          </w:tcPr>
          <w:p w:rsidRPr="00301CD5" w:rsidR="00301CD5" w:rsidP="00301CD5" w:rsidRDefault="00301CD5" w14:paraId="18E9A2DA" w14:textId="77777777">
            <w:pPr>
              <w:spacing w:after="0" w:line="240" w:lineRule="auto"/>
              <w:rPr>
                <w:ins w:author="Vaught, Jacob" w:date="2023-12-08T23:07:00Z" w:id="1062"/>
                <w:rFonts w:ascii="Times New Roman" w:hAnsi="Times New Roman" w:eastAsia="Times New Roman" w:cs="Times New Roman"/>
                <w:color w:val="000000"/>
              </w:rPr>
            </w:pPr>
            <w:ins w:author="Vaught, Jacob" w:date="2023-12-08T23:07:00Z" w:id="1063">
              <w:r w:rsidRPr="00301CD5">
                <w:rPr>
                  <w:rFonts w:ascii="Times New Roman" w:hAnsi="Times New Roman" w:eastAsia="Times New Roman" w:cs="Times New Roman"/>
                  <w:color w:val="000000"/>
                </w:rPr>
                <w:t>Set of XT60 and T-plug Connectors</w:t>
              </w:r>
            </w:ins>
          </w:p>
        </w:tc>
        <w:tc>
          <w:tcPr>
            <w:tcW w:w="1170" w:type="dxa"/>
            <w:tcBorders>
              <w:top w:val="nil"/>
              <w:left w:val="nil"/>
              <w:bottom w:val="single" w:color="000000" w:sz="8" w:space="0"/>
              <w:right w:val="single" w:color="auto" w:sz="8" w:space="0"/>
            </w:tcBorders>
            <w:shd w:val="clear" w:color="auto" w:fill="auto"/>
            <w:vAlign w:val="center"/>
            <w:hideMark/>
            <w:tcPrChange w:author="Vaught, Jacob" w:date="2023-12-08T23:09:00Z" w:id="1064">
              <w:tcPr>
                <w:tcW w:w="1260" w:type="dxa"/>
                <w:tcBorders>
                  <w:top w:val="nil"/>
                  <w:left w:val="nil"/>
                  <w:bottom w:val="single" w:color="000000" w:sz="8" w:space="0"/>
                  <w:right w:val="single" w:color="auto" w:sz="8" w:space="0"/>
                </w:tcBorders>
                <w:shd w:val="clear" w:color="auto" w:fill="auto"/>
                <w:vAlign w:val="center"/>
                <w:hideMark/>
              </w:tcPr>
            </w:tcPrChange>
          </w:tcPr>
          <w:p w:rsidRPr="00301CD5" w:rsidR="00301CD5" w:rsidP="00301CD5" w:rsidRDefault="00301CD5" w14:paraId="561952BF" w14:textId="77777777">
            <w:pPr>
              <w:spacing w:after="0" w:line="240" w:lineRule="auto"/>
              <w:jc w:val="center"/>
              <w:rPr>
                <w:ins w:author="Vaught, Jacob" w:date="2023-12-08T23:07:00Z" w:id="1065"/>
                <w:rFonts w:ascii="Times New Roman" w:hAnsi="Times New Roman" w:eastAsia="Times New Roman" w:cs="Times New Roman"/>
                <w:color w:val="000000"/>
              </w:rPr>
            </w:pPr>
            <w:ins w:author="Vaught, Jacob" w:date="2023-12-08T23:07:00Z" w:id="1066">
              <w:r w:rsidRPr="00301CD5">
                <w:rPr>
                  <w:rFonts w:ascii="Times New Roman" w:hAnsi="Times New Roman" w:eastAsia="Times New Roman" w:cs="Times New Roman"/>
                  <w:color w:val="000000"/>
                </w:rPr>
                <w:t>1</w:t>
              </w:r>
            </w:ins>
          </w:p>
        </w:tc>
      </w:tr>
      <w:tr w:rsidRPr="00301CD5" w:rsidR="00301CD5" w:rsidTr="00301CD5" w14:paraId="343EAFC2" w14:textId="77777777">
        <w:trPr>
          <w:trHeight w:val="315"/>
          <w:ins w:author="Vaught, Jacob" w:date="2023-12-08T23:07:00Z" w:id="1067"/>
          <w:trPrChange w:author="Vaught, Jacob" w:date="2023-12-08T23:09:00Z" w:id="1068">
            <w:trPr>
              <w:trHeight w:val="315"/>
            </w:trPr>
          </w:trPrChange>
        </w:trPr>
        <w:tc>
          <w:tcPr>
            <w:tcW w:w="3410" w:type="dxa"/>
            <w:tcBorders>
              <w:top w:val="nil"/>
              <w:left w:val="single" w:color="auto" w:sz="8" w:space="0"/>
              <w:bottom w:val="single" w:color="000000" w:sz="8" w:space="0"/>
              <w:right w:val="single" w:color="000000" w:sz="8" w:space="0"/>
            </w:tcBorders>
            <w:shd w:val="clear" w:color="auto" w:fill="auto"/>
            <w:vAlign w:val="center"/>
            <w:hideMark/>
            <w:tcPrChange w:author="Vaught, Jacob" w:date="2023-12-08T23:09:00Z" w:id="1069">
              <w:tcPr>
                <w:tcW w:w="3207" w:type="dxa"/>
                <w:tcBorders>
                  <w:top w:val="nil"/>
                  <w:left w:val="single" w:color="auto" w:sz="8" w:space="0"/>
                  <w:bottom w:val="single" w:color="000000" w:sz="8" w:space="0"/>
                  <w:right w:val="single" w:color="000000" w:sz="8" w:space="0"/>
                </w:tcBorders>
                <w:shd w:val="clear" w:color="auto" w:fill="auto"/>
                <w:vAlign w:val="center"/>
                <w:hideMark/>
              </w:tcPr>
            </w:tcPrChange>
          </w:tcPr>
          <w:p w:rsidRPr="00301CD5" w:rsidR="00301CD5" w:rsidP="00301CD5" w:rsidRDefault="00301CD5" w14:paraId="1A84F9E0" w14:textId="77777777">
            <w:pPr>
              <w:spacing w:after="0" w:line="240" w:lineRule="auto"/>
              <w:rPr>
                <w:ins w:author="Vaught, Jacob" w:date="2023-12-08T23:07:00Z" w:id="1070"/>
                <w:rFonts w:ascii="Times New Roman" w:hAnsi="Times New Roman" w:eastAsia="Times New Roman" w:cs="Times New Roman"/>
                <w:color w:val="000000"/>
              </w:rPr>
            </w:pPr>
            <w:ins w:author="Vaught, Jacob" w:date="2023-12-08T23:07:00Z" w:id="1071">
              <w:r w:rsidRPr="00301CD5">
                <w:rPr>
                  <w:rFonts w:ascii="Times New Roman" w:hAnsi="Times New Roman" w:eastAsia="Times New Roman" w:cs="Times New Roman"/>
                  <w:color w:val="000000"/>
                </w:rPr>
                <w:t>3M 929975-01-06-RK</w:t>
              </w:r>
            </w:ins>
          </w:p>
        </w:tc>
        <w:tc>
          <w:tcPr>
            <w:tcW w:w="4500" w:type="dxa"/>
            <w:tcBorders>
              <w:top w:val="nil"/>
              <w:left w:val="nil"/>
              <w:bottom w:val="single" w:color="000000" w:sz="8" w:space="0"/>
              <w:right w:val="single" w:color="000000" w:sz="8" w:space="0"/>
            </w:tcBorders>
            <w:shd w:val="clear" w:color="auto" w:fill="auto"/>
            <w:vAlign w:val="center"/>
            <w:hideMark/>
            <w:tcPrChange w:author="Vaught, Jacob" w:date="2023-12-08T23:09:00Z" w:id="1072">
              <w:tcPr>
                <w:tcW w:w="4613" w:type="dxa"/>
                <w:tcBorders>
                  <w:top w:val="nil"/>
                  <w:left w:val="nil"/>
                  <w:bottom w:val="single" w:color="000000" w:sz="8" w:space="0"/>
                  <w:right w:val="single" w:color="000000" w:sz="8" w:space="0"/>
                </w:tcBorders>
                <w:shd w:val="clear" w:color="auto" w:fill="auto"/>
                <w:vAlign w:val="center"/>
                <w:hideMark/>
              </w:tcPr>
            </w:tcPrChange>
          </w:tcPr>
          <w:p w:rsidRPr="00301CD5" w:rsidR="00301CD5" w:rsidP="00301CD5" w:rsidRDefault="00301CD5" w14:paraId="7A72BD85" w14:textId="77777777">
            <w:pPr>
              <w:spacing w:after="0" w:line="240" w:lineRule="auto"/>
              <w:rPr>
                <w:ins w:author="Vaught, Jacob" w:date="2023-12-08T23:07:00Z" w:id="1073"/>
                <w:rFonts w:ascii="Times New Roman" w:hAnsi="Times New Roman" w:eastAsia="Times New Roman" w:cs="Times New Roman"/>
                <w:color w:val="000000"/>
              </w:rPr>
            </w:pPr>
            <w:ins w:author="Vaught, Jacob" w:date="2023-12-08T23:07:00Z" w:id="1074">
              <w:r w:rsidRPr="00301CD5">
                <w:rPr>
                  <w:rFonts w:ascii="Times New Roman" w:hAnsi="Times New Roman" w:eastAsia="system-ui" w:cs="Times New Roman"/>
                  <w:color w:val="000000"/>
                </w:rPr>
                <w:t>12 Position Receptacle Connector 0.100"</w:t>
              </w:r>
            </w:ins>
          </w:p>
        </w:tc>
        <w:tc>
          <w:tcPr>
            <w:tcW w:w="1170" w:type="dxa"/>
            <w:tcBorders>
              <w:top w:val="nil"/>
              <w:left w:val="nil"/>
              <w:bottom w:val="single" w:color="000000" w:sz="8" w:space="0"/>
              <w:right w:val="single" w:color="auto" w:sz="8" w:space="0"/>
            </w:tcBorders>
            <w:shd w:val="clear" w:color="auto" w:fill="auto"/>
            <w:vAlign w:val="center"/>
            <w:hideMark/>
            <w:tcPrChange w:author="Vaught, Jacob" w:date="2023-12-08T23:09:00Z" w:id="1075">
              <w:tcPr>
                <w:tcW w:w="1260" w:type="dxa"/>
                <w:tcBorders>
                  <w:top w:val="nil"/>
                  <w:left w:val="nil"/>
                  <w:bottom w:val="single" w:color="000000" w:sz="8" w:space="0"/>
                  <w:right w:val="single" w:color="auto" w:sz="8" w:space="0"/>
                </w:tcBorders>
                <w:shd w:val="clear" w:color="auto" w:fill="auto"/>
                <w:vAlign w:val="center"/>
                <w:hideMark/>
              </w:tcPr>
            </w:tcPrChange>
          </w:tcPr>
          <w:p w:rsidRPr="00301CD5" w:rsidR="00301CD5" w:rsidP="00301CD5" w:rsidRDefault="00301CD5" w14:paraId="1EDD8B88" w14:textId="77777777">
            <w:pPr>
              <w:spacing w:after="0" w:line="240" w:lineRule="auto"/>
              <w:jc w:val="center"/>
              <w:rPr>
                <w:ins w:author="Vaught, Jacob" w:date="2023-12-08T23:07:00Z" w:id="1076"/>
                <w:rFonts w:ascii="Times New Roman" w:hAnsi="Times New Roman" w:eastAsia="Times New Roman" w:cs="Times New Roman"/>
                <w:color w:val="000000"/>
              </w:rPr>
            </w:pPr>
            <w:ins w:author="Vaught, Jacob" w:date="2023-12-08T23:07:00Z" w:id="1077">
              <w:r w:rsidRPr="00301CD5">
                <w:rPr>
                  <w:rFonts w:ascii="Times New Roman" w:hAnsi="Times New Roman" w:eastAsia="system-ui" w:cs="Times New Roman"/>
                  <w:color w:val="000000"/>
                </w:rPr>
                <w:t>2</w:t>
              </w:r>
            </w:ins>
          </w:p>
        </w:tc>
      </w:tr>
      <w:tr w:rsidRPr="00301CD5" w:rsidR="00301CD5" w:rsidTr="00301CD5" w14:paraId="33E3ED79" w14:textId="77777777">
        <w:trPr>
          <w:trHeight w:val="315"/>
          <w:ins w:author="Vaught, Jacob" w:date="2023-12-08T23:07:00Z" w:id="1078"/>
          <w:trPrChange w:author="Vaught, Jacob" w:date="2023-12-08T23:09:00Z" w:id="1079">
            <w:trPr>
              <w:trHeight w:val="315"/>
            </w:trPr>
          </w:trPrChange>
        </w:trPr>
        <w:tc>
          <w:tcPr>
            <w:tcW w:w="3410" w:type="dxa"/>
            <w:tcBorders>
              <w:top w:val="nil"/>
              <w:left w:val="single" w:color="auto" w:sz="8" w:space="0"/>
              <w:bottom w:val="single" w:color="000000" w:sz="8" w:space="0"/>
              <w:right w:val="single" w:color="000000" w:sz="8" w:space="0"/>
            </w:tcBorders>
            <w:shd w:val="clear" w:color="auto" w:fill="auto"/>
            <w:vAlign w:val="center"/>
            <w:hideMark/>
            <w:tcPrChange w:author="Vaught, Jacob" w:date="2023-12-08T23:09:00Z" w:id="1080">
              <w:tcPr>
                <w:tcW w:w="3207" w:type="dxa"/>
                <w:tcBorders>
                  <w:top w:val="nil"/>
                  <w:left w:val="single" w:color="auto" w:sz="8" w:space="0"/>
                  <w:bottom w:val="single" w:color="000000" w:sz="8" w:space="0"/>
                  <w:right w:val="single" w:color="000000" w:sz="8" w:space="0"/>
                </w:tcBorders>
                <w:shd w:val="clear" w:color="auto" w:fill="auto"/>
                <w:vAlign w:val="center"/>
                <w:hideMark/>
              </w:tcPr>
            </w:tcPrChange>
          </w:tcPr>
          <w:p w:rsidRPr="00301CD5" w:rsidR="00301CD5" w:rsidP="00301CD5" w:rsidRDefault="00301CD5" w14:paraId="63E966AA" w14:textId="77777777">
            <w:pPr>
              <w:spacing w:after="0" w:line="240" w:lineRule="auto"/>
              <w:rPr>
                <w:ins w:author="Vaught, Jacob" w:date="2023-12-08T23:07:00Z" w:id="1081"/>
                <w:rFonts w:ascii="Times New Roman" w:hAnsi="Times New Roman" w:eastAsia="Times New Roman" w:cs="Times New Roman"/>
                <w:color w:val="000000"/>
              </w:rPr>
            </w:pPr>
            <w:ins w:author="Vaught, Jacob" w:date="2023-12-08T23:07:00Z" w:id="1082">
              <w:r w:rsidRPr="00301CD5">
                <w:rPr>
                  <w:rFonts w:ascii="Times New Roman" w:hAnsi="Times New Roman" w:eastAsia="Times New Roman" w:cs="Times New Roman"/>
                  <w:color w:val="000000"/>
                </w:rPr>
                <w:t>3M 929975-01-08-RK</w:t>
              </w:r>
            </w:ins>
          </w:p>
        </w:tc>
        <w:tc>
          <w:tcPr>
            <w:tcW w:w="4500" w:type="dxa"/>
            <w:tcBorders>
              <w:top w:val="nil"/>
              <w:left w:val="nil"/>
              <w:bottom w:val="single" w:color="000000" w:sz="8" w:space="0"/>
              <w:right w:val="single" w:color="000000" w:sz="8" w:space="0"/>
            </w:tcBorders>
            <w:shd w:val="clear" w:color="auto" w:fill="auto"/>
            <w:vAlign w:val="center"/>
            <w:hideMark/>
            <w:tcPrChange w:author="Vaught, Jacob" w:date="2023-12-08T23:09:00Z" w:id="1083">
              <w:tcPr>
                <w:tcW w:w="4613" w:type="dxa"/>
                <w:tcBorders>
                  <w:top w:val="nil"/>
                  <w:left w:val="nil"/>
                  <w:bottom w:val="single" w:color="000000" w:sz="8" w:space="0"/>
                  <w:right w:val="single" w:color="000000" w:sz="8" w:space="0"/>
                </w:tcBorders>
                <w:shd w:val="clear" w:color="auto" w:fill="auto"/>
                <w:vAlign w:val="center"/>
                <w:hideMark/>
              </w:tcPr>
            </w:tcPrChange>
          </w:tcPr>
          <w:p w:rsidRPr="00301CD5" w:rsidR="00301CD5" w:rsidP="00301CD5" w:rsidRDefault="00301CD5" w14:paraId="0C1462A6" w14:textId="77777777">
            <w:pPr>
              <w:spacing w:after="0" w:line="240" w:lineRule="auto"/>
              <w:rPr>
                <w:ins w:author="Vaught, Jacob" w:date="2023-12-08T23:07:00Z" w:id="1084"/>
                <w:rFonts w:ascii="Times New Roman" w:hAnsi="Times New Roman" w:eastAsia="Times New Roman" w:cs="Times New Roman"/>
                <w:color w:val="000000"/>
              </w:rPr>
            </w:pPr>
            <w:ins w:author="Vaught, Jacob" w:date="2023-12-08T23:07:00Z" w:id="1085">
              <w:r w:rsidRPr="00301CD5">
                <w:rPr>
                  <w:rFonts w:ascii="Times New Roman" w:hAnsi="Times New Roman" w:eastAsia="system-ui" w:cs="Times New Roman"/>
                  <w:color w:val="000000"/>
                </w:rPr>
                <w:t>16 Position Receptacle Connector 0.100"</w:t>
              </w:r>
            </w:ins>
          </w:p>
        </w:tc>
        <w:tc>
          <w:tcPr>
            <w:tcW w:w="1170" w:type="dxa"/>
            <w:tcBorders>
              <w:top w:val="nil"/>
              <w:left w:val="nil"/>
              <w:bottom w:val="single" w:color="000000" w:sz="8" w:space="0"/>
              <w:right w:val="single" w:color="auto" w:sz="8" w:space="0"/>
            </w:tcBorders>
            <w:shd w:val="clear" w:color="auto" w:fill="auto"/>
            <w:vAlign w:val="center"/>
            <w:hideMark/>
            <w:tcPrChange w:author="Vaught, Jacob" w:date="2023-12-08T23:09:00Z" w:id="1086">
              <w:tcPr>
                <w:tcW w:w="1260" w:type="dxa"/>
                <w:tcBorders>
                  <w:top w:val="nil"/>
                  <w:left w:val="nil"/>
                  <w:bottom w:val="single" w:color="000000" w:sz="8" w:space="0"/>
                  <w:right w:val="single" w:color="auto" w:sz="8" w:space="0"/>
                </w:tcBorders>
                <w:shd w:val="clear" w:color="auto" w:fill="auto"/>
                <w:vAlign w:val="center"/>
                <w:hideMark/>
              </w:tcPr>
            </w:tcPrChange>
          </w:tcPr>
          <w:p w:rsidRPr="00301CD5" w:rsidR="00301CD5" w:rsidP="00301CD5" w:rsidRDefault="00301CD5" w14:paraId="05193A72" w14:textId="77777777">
            <w:pPr>
              <w:spacing w:after="0" w:line="240" w:lineRule="auto"/>
              <w:jc w:val="center"/>
              <w:rPr>
                <w:ins w:author="Vaught, Jacob" w:date="2023-12-08T23:07:00Z" w:id="1087"/>
                <w:rFonts w:ascii="Times New Roman" w:hAnsi="Times New Roman" w:eastAsia="Times New Roman" w:cs="Times New Roman"/>
                <w:color w:val="000000"/>
              </w:rPr>
            </w:pPr>
            <w:ins w:author="Vaught, Jacob" w:date="2023-12-08T23:07:00Z" w:id="1088">
              <w:r w:rsidRPr="00301CD5">
                <w:rPr>
                  <w:rFonts w:ascii="Times New Roman" w:hAnsi="Times New Roman" w:eastAsia="system-ui" w:cs="Times New Roman"/>
                  <w:color w:val="000000"/>
                </w:rPr>
                <w:t>4</w:t>
              </w:r>
            </w:ins>
          </w:p>
        </w:tc>
      </w:tr>
      <w:tr w:rsidRPr="00301CD5" w:rsidR="00301CD5" w:rsidTr="00301CD5" w14:paraId="44BC6259" w14:textId="77777777">
        <w:trPr>
          <w:trHeight w:val="315"/>
          <w:ins w:author="Vaught, Jacob" w:date="2023-12-08T23:07:00Z" w:id="1089"/>
          <w:trPrChange w:author="Vaught, Jacob" w:date="2023-12-08T23:09:00Z" w:id="1090">
            <w:trPr>
              <w:trHeight w:val="315"/>
            </w:trPr>
          </w:trPrChange>
        </w:trPr>
        <w:tc>
          <w:tcPr>
            <w:tcW w:w="3410" w:type="dxa"/>
            <w:tcBorders>
              <w:top w:val="nil"/>
              <w:left w:val="single" w:color="auto" w:sz="8" w:space="0"/>
              <w:bottom w:val="single" w:color="000000" w:sz="8" w:space="0"/>
              <w:right w:val="single" w:color="000000" w:sz="8" w:space="0"/>
            </w:tcBorders>
            <w:shd w:val="clear" w:color="auto" w:fill="auto"/>
            <w:vAlign w:val="center"/>
            <w:hideMark/>
            <w:tcPrChange w:author="Vaught, Jacob" w:date="2023-12-08T23:09:00Z" w:id="1091">
              <w:tcPr>
                <w:tcW w:w="3207" w:type="dxa"/>
                <w:tcBorders>
                  <w:top w:val="nil"/>
                  <w:left w:val="single" w:color="auto" w:sz="8" w:space="0"/>
                  <w:bottom w:val="single" w:color="000000" w:sz="8" w:space="0"/>
                  <w:right w:val="single" w:color="000000" w:sz="8" w:space="0"/>
                </w:tcBorders>
                <w:shd w:val="clear" w:color="auto" w:fill="auto"/>
                <w:vAlign w:val="center"/>
                <w:hideMark/>
              </w:tcPr>
            </w:tcPrChange>
          </w:tcPr>
          <w:p w:rsidRPr="00301CD5" w:rsidR="00301CD5" w:rsidP="00301CD5" w:rsidRDefault="00301CD5" w14:paraId="4A1A0E6D" w14:textId="77777777">
            <w:pPr>
              <w:spacing w:after="0" w:line="240" w:lineRule="auto"/>
              <w:rPr>
                <w:ins w:author="Vaught, Jacob" w:date="2023-12-08T23:07:00Z" w:id="1092"/>
                <w:rFonts w:ascii="Times New Roman" w:hAnsi="Times New Roman" w:eastAsia="Times New Roman" w:cs="Times New Roman"/>
                <w:color w:val="000000"/>
              </w:rPr>
            </w:pPr>
            <w:ins w:author="Vaught, Jacob" w:date="2023-12-08T23:07:00Z" w:id="1093">
              <w:r w:rsidRPr="00301CD5">
                <w:rPr>
                  <w:rFonts w:ascii="Times New Roman" w:hAnsi="Times New Roman" w:eastAsia="Times New Roman" w:cs="Times New Roman"/>
                  <w:color w:val="000000"/>
                </w:rPr>
                <w:t>3M 929975-01-10-RK</w:t>
              </w:r>
            </w:ins>
          </w:p>
        </w:tc>
        <w:tc>
          <w:tcPr>
            <w:tcW w:w="4500" w:type="dxa"/>
            <w:tcBorders>
              <w:top w:val="nil"/>
              <w:left w:val="nil"/>
              <w:bottom w:val="single" w:color="000000" w:sz="8" w:space="0"/>
              <w:right w:val="single" w:color="000000" w:sz="8" w:space="0"/>
            </w:tcBorders>
            <w:shd w:val="clear" w:color="auto" w:fill="auto"/>
            <w:vAlign w:val="center"/>
            <w:hideMark/>
            <w:tcPrChange w:author="Vaught, Jacob" w:date="2023-12-08T23:09:00Z" w:id="1094">
              <w:tcPr>
                <w:tcW w:w="4613" w:type="dxa"/>
                <w:tcBorders>
                  <w:top w:val="nil"/>
                  <w:left w:val="nil"/>
                  <w:bottom w:val="single" w:color="000000" w:sz="8" w:space="0"/>
                  <w:right w:val="single" w:color="000000" w:sz="8" w:space="0"/>
                </w:tcBorders>
                <w:shd w:val="clear" w:color="auto" w:fill="auto"/>
                <w:vAlign w:val="center"/>
                <w:hideMark/>
              </w:tcPr>
            </w:tcPrChange>
          </w:tcPr>
          <w:p w:rsidRPr="00301CD5" w:rsidR="00301CD5" w:rsidP="00301CD5" w:rsidRDefault="00301CD5" w14:paraId="64A852C6" w14:textId="77777777">
            <w:pPr>
              <w:spacing w:after="0" w:line="240" w:lineRule="auto"/>
              <w:rPr>
                <w:ins w:author="Vaught, Jacob" w:date="2023-12-08T23:07:00Z" w:id="1095"/>
                <w:rFonts w:ascii="Times New Roman" w:hAnsi="Times New Roman" w:eastAsia="Times New Roman" w:cs="Times New Roman"/>
                <w:color w:val="000000"/>
              </w:rPr>
            </w:pPr>
            <w:ins w:author="Vaught, Jacob" w:date="2023-12-08T23:07:00Z" w:id="1096">
              <w:r w:rsidRPr="00301CD5">
                <w:rPr>
                  <w:rFonts w:ascii="Times New Roman" w:hAnsi="Times New Roman" w:eastAsia="system-ui" w:cs="Times New Roman"/>
                  <w:color w:val="000000"/>
                </w:rPr>
                <w:t>20 Position Receptacle Connector 0.100"</w:t>
              </w:r>
            </w:ins>
          </w:p>
        </w:tc>
        <w:tc>
          <w:tcPr>
            <w:tcW w:w="1170" w:type="dxa"/>
            <w:tcBorders>
              <w:top w:val="nil"/>
              <w:left w:val="nil"/>
              <w:bottom w:val="single" w:color="000000" w:sz="8" w:space="0"/>
              <w:right w:val="single" w:color="auto" w:sz="8" w:space="0"/>
            </w:tcBorders>
            <w:shd w:val="clear" w:color="auto" w:fill="auto"/>
            <w:vAlign w:val="center"/>
            <w:hideMark/>
            <w:tcPrChange w:author="Vaught, Jacob" w:date="2023-12-08T23:09:00Z" w:id="1097">
              <w:tcPr>
                <w:tcW w:w="1260" w:type="dxa"/>
                <w:tcBorders>
                  <w:top w:val="nil"/>
                  <w:left w:val="nil"/>
                  <w:bottom w:val="single" w:color="000000" w:sz="8" w:space="0"/>
                  <w:right w:val="single" w:color="auto" w:sz="8" w:space="0"/>
                </w:tcBorders>
                <w:shd w:val="clear" w:color="auto" w:fill="auto"/>
                <w:vAlign w:val="center"/>
                <w:hideMark/>
              </w:tcPr>
            </w:tcPrChange>
          </w:tcPr>
          <w:p w:rsidRPr="00301CD5" w:rsidR="00301CD5" w:rsidP="00301CD5" w:rsidRDefault="00301CD5" w14:paraId="287C5457" w14:textId="77777777">
            <w:pPr>
              <w:spacing w:after="0" w:line="240" w:lineRule="auto"/>
              <w:jc w:val="center"/>
              <w:rPr>
                <w:ins w:author="Vaught, Jacob" w:date="2023-12-08T23:07:00Z" w:id="1098"/>
                <w:rFonts w:ascii="Times New Roman" w:hAnsi="Times New Roman" w:eastAsia="Times New Roman" w:cs="Times New Roman"/>
                <w:color w:val="000000"/>
              </w:rPr>
            </w:pPr>
            <w:ins w:author="Vaught, Jacob" w:date="2023-12-08T23:07:00Z" w:id="1099">
              <w:r w:rsidRPr="00301CD5">
                <w:rPr>
                  <w:rFonts w:ascii="Times New Roman" w:hAnsi="Times New Roman" w:eastAsia="system-ui" w:cs="Times New Roman"/>
                  <w:color w:val="000000"/>
                </w:rPr>
                <w:t>2</w:t>
              </w:r>
            </w:ins>
          </w:p>
        </w:tc>
      </w:tr>
      <w:tr w:rsidRPr="00301CD5" w:rsidR="00301CD5" w:rsidTr="00301CD5" w14:paraId="204A6BAE" w14:textId="77777777">
        <w:trPr>
          <w:trHeight w:val="330"/>
          <w:ins w:author="Vaught, Jacob" w:date="2023-12-08T23:07:00Z" w:id="1100"/>
          <w:trPrChange w:author="Vaught, Jacob" w:date="2023-12-08T23:09:00Z" w:id="1101">
            <w:trPr>
              <w:trHeight w:val="330"/>
            </w:trPr>
          </w:trPrChange>
        </w:trPr>
        <w:tc>
          <w:tcPr>
            <w:tcW w:w="3410" w:type="dxa"/>
            <w:tcBorders>
              <w:top w:val="nil"/>
              <w:left w:val="single" w:color="auto" w:sz="8" w:space="0"/>
              <w:bottom w:val="single" w:color="000000" w:sz="8" w:space="0"/>
              <w:right w:val="single" w:color="000000" w:sz="8" w:space="0"/>
            </w:tcBorders>
            <w:shd w:val="clear" w:color="auto" w:fill="auto"/>
            <w:vAlign w:val="center"/>
            <w:hideMark/>
            <w:tcPrChange w:author="Vaught, Jacob" w:date="2023-12-08T23:09:00Z" w:id="1102">
              <w:tcPr>
                <w:tcW w:w="3207" w:type="dxa"/>
                <w:tcBorders>
                  <w:top w:val="nil"/>
                  <w:left w:val="single" w:color="auto" w:sz="8" w:space="0"/>
                  <w:bottom w:val="single" w:color="000000" w:sz="8" w:space="0"/>
                  <w:right w:val="single" w:color="000000" w:sz="8" w:space="0"/>
                </w:tcBorders>
                <w:shd w:val="clear" w:color="auto" w:fill="auto"/>
                <w:vAlign w:val="center"/>
                <w:hideMark/>
              </w:tcPr>
            </w:tcPrChange>
          </w:tcPr>
          <w:p w:rsidRPr="00301CD5" w:rsidR="00301CD5" w:rsidP="00301CD5" w:rsidRDefault="00301CD5" w14:paraId="0A15DAE2" w14:textId="77777777">
            <w:pPr>
              <w:spacing w:after="0" w:line="240" w:lineRule="auto"/>
              <w:rPr>
                <w:ins w:author="Vaught, Jacob" w:date="2023-12-08T23:07:00Z" w:id="1103"/>
                <w:rFonts w:ascii="Times New Roman" w:hAnsi="Times New Roman" w:eastAsia="Times New Roman" w:cs="Times New Roman"/>
                <w:color w:val="000000"/>
              </w:rPr>
            </w:pPr>
            <w:ins w:author="Vaught, Jacob" w:date="2023-12-08T23:07:00Z" w:id="1104">
              <w:r w:rsidRPr="00301CD5">
                <w:rPr>
                  <w:rFonts w:ascii="Times New Roman" w:hAnsi="Times New Roman" w:eastAsia="Times New Roman" w:cs="Times New Roman"/>
                  <w:color w:val="000000"/>
                </w:rPr>
                <w:t>STMicroelectronics L7805CV</w:t>
              </w:r>
            </w:ins>
          </w:p>
        </w:tc>
        <w:tc>
          <w:tcPr>
            <w:tcW w:w="4500" w:type="dxa"/>
            <w:tcBorders>
              <w:top w:val="nil"/>
              <w:left w:val="nil"/>
              <w:bottom w:val="single" w:color="000000" w:sz="8" w:space="0"/>
              <w:right w:val="single" w:color="000000" w:sz="8" w:space="0"/>
            </w:tcBorders>
            <w:shd w:val="clear" w:color="auto" w:fill="auto"/>
            <w:vAlign w:val="center"/>
            <w:hideMark/>
            <w:tcPrChange w:author="Vaught, Jacob" w:date="2023-12-08T23:09:00Z" w:id="1105">
              <w:tcPr>
                <w:tcW w:w="4613" w:type="dxa"/>
                <w:tcBorders>
                  <w:top w:val="nil"/>
                  <w:left w:val="nil"/>
                  <w:bottom w:val="single" w:color="000000" w:sz="8" w:space="0"/>
                  <w:right w:val="single" w:color="000000" w:sz="8" w:space="0"/>
                </w:tcBorders>
                <w:shd w:val="clear" w:color="auto" w:fill="auto"/>
                <w:vAlign w:val="center"/>
                <w:hideMark/>
              </w:tcPr>
            </w:tcPrChange>
          </w:tcPr>
          <w:p w:rsidRPr="00301CD5" w:rsidR="00301CD5" w:rsidP="00301CD5" w:rsidRDefault="00301CD5" w14:paraId="037ACED2" w14:textId="77777777">
            <w:pPr>
              <w:spacing w:after="0" w:line="240" w:lineRule="auto"/>
              <w:rPr>
                <w:ins w:author="Vaught, Jacob" w:date="2023-12-08T23:07:00Z" w:id="1106"/>
                <w:rFonts w:ascii="Times New Roman" w:hAnsi="Times New Roman" w:eastAsia="Times New Roman" w:cs="Times New Roman"/>
                <w:color w:val="000000"/>
              </w:rPr>
            </w:pPr>
            <w:ins w:author="Vaught, Jacob" w:date="2023-12-08T23:07:00Z" w:id="1107">
              <w:r w:rsidRPr="00301CD5">
                <w:rPr>
                  <w:rFonts w:ascii="Times New Roman" w:hAnsi="Times New Roman" w:eastAsia="system-ui" w:cs="Times New Roman"/>
                  <w:color w:val="000000"/>
                </w:rPr>
                <w:t>Linear Voltage Regulator IC [5V 1.5A Output]</w:t>
              </w:r>
            </w:ins>
          </w:p>
        </w:tc>
        <w:tc>
          <w:tcPr>
            <w:tcW w:w="1170" w:type="dxa"/>
            <w:tcBorders>
              <w:top w:val="nil"/>
              <w:left w:val="nil"/>
              <w:bottom w:val="single" w:color="000000" w:sz="8" w:space="0"/>
              <w:right w:val="single" w:color="auto" w:sz="8" w:space="0"/>
            </w:tcBorders>
            <w:shd w:val="clear" w:color="auto" w:fill="auto"/>
            <w:vAlign w:val="center"/>
            <w:hideMark/>
            <w:tcPrChange w:author="Vaught, Jacob" w:date="2023-12-08T23:09:00Z" w:id="1108">
              <w:tcPr>
                <w:tcW w:w="1260" w:type="dxa"/>
                <w:tcBorders>
                  <w:top w:val="nil"/>
                  <w:left w:val="nil"/>
                  <w:bottom w:val="single" w:color="000000" w:sz="8" w:space="0"/>
                  <w:right w:val="single" w:color="auto" w:sz="8" w:space="0"/>
                </w:tcBorders>
                <w:shd w:val="clear" w:color="auto" w:fill="auto"/>
                <w:vAlign w:val="center"/>
                <w:hideMark/>
              </w:tcPr>
            </w:tcPrChange>
          </w:tcPr>
          <w:p w:rsidRPr="00301CD5" w:rsidR="00301CD5" w:rsidP="00301CD5" w:rsidRDefault="00301CD5" w14:paraId="195D030B" w14:textId="77777777">
            <w:pPr>
              <w:spacing w:after="0" w:line="240" w:lineRule="auto"/>
              <w:jc w:val="center"/>
              <w:rPr>
                <w:ins w:author="Vaught, Jacob" w:date="2023-12-08T23:07:00Z" w:id="1109"/>
                <w:rFonts w:ascii="Times New Roman" w:hAnsi="Times New Roman" w:eastAsia="Times New Roman" w:cs="Times New Roman"/>
                <w:color w:val="000000"/>
              </w:rPr>
            </w:pPr>
            <w:ins w:author="Vaught, Jacob" w:date="2023-12-08T23:07:00Z" w:id="1110">
              <w:r w:rsidRPr="00301CD5">
                <w:rPr>
                  <w:rFonts w:ascii="Times New Roman" w:hAnsi="Times New Roman" w:eastAsia="system-ui" w:cs="Times New Roman"/>
                  <w:color w:val="000000"/>
                </w:rPr>
                <w:t>1</w:t>
              </w:r>
            </w:ins>
          </w:p>
        </w:tc>
      </w:tr>
      <w:tr w:rsidRPr="00301CD5" w:rsidR="00301CD5" w:rsidTr="00301CD5" w14:paraId="6BC4F8DD" w14:textId="77777777">
        <w:trPr>
          <w:trHeight w:val="315"/>
          <w:ins w:author="Vaught, Jacob" w:date="2023-12-08T23:07:00Z" w:id="1111"/>
          <w:trPrChange w:author="Vaught, Jacob" w:date="2023-12-08T23:09:00Z" w:id="1112">
            <w:trPr>
              <w:trHeight w:val="315"/>
            </w:trPr>
          </w:trPrChange>
        </w:trPr>
        <w:tc>
          <w:tcPr>
            <w:tcW w:w="3410" w:type="dxa"/>
            <w:tcBorders>
              <w:top w:val="nil"/>
              <w:left w:val="single" w:color="auto" w:sz="8" w:space="0"/>
              <w:bottom w:val="single" w:color="000000" w:sz="8" w:space="0"/>
              <w:right w:val="single" w:color="000000" w:sz="8" w:space="0"/>
            </w:tcBorders>
            <w:shd w:val="clear" w:color="auto" w:fill="auto"/>
            <w:vAlign w:val="center"/>
            <w:hideMark/>
            <w:tcPrChange w:author="Vaught, Jacob" w:date="2023-12-08T23:09:00Z" w:id="1113">
              <w:tcPr>
                <w:tcW w:w="3207" w:type="dxa"/>
                <w:tcBorders>
                  <w:top w:val="nil"/>
                  <w:left w:val="single" w:color="auto" w:sz="8" w:space="0"/>
                  <w:bottom w:val="single" w:color="000000" w:sz="8" w:space="0"/>
                  <w:right w:val="single" w:color="000000" w:sz="8" w:space="0"/>
                </w:tcBorders>
                <w:shd w:val="clear" w:color="auto" w:fill="auto"/>
                <w:vAlign w:val="center"/>
                <w:hideMark/>
              </w:tcPr>
            </w:tcPrChange>
          </w:tcPr>
          <w:p w:rsidRPr="00301CD5" w:rsidR="00301CD5" w:rsidP="00301CD5" w:rsidRDefault="00301CD5" w14:paraId="6211ABE7" w14:textId="77777777">
            <w:pPr>
              <w:spacing w:after="0" w:line="240" w:lineRule="auto"/>
              <w:rPr>
                <w:ins w:author="Vaught, Jacob" w:date="2023-12-08T23:07:00Z" w:id="1114"/>
                <w:rFonts w:ascii="Times New Roman" w:hAnsi="Times New Roman" w:eastAsia="Times New Roman" w:cs="Times New Roman"/>
                <w:color w:val="000000"/>
              </w:rPr>
            </w:pPr>
            <w:proofErr w:type="spellStart"/>
            <w:ins w:author="Vaught, Jacob" w:date="2023-12-08T23:07:00Z" w:id="1115">
              <w:r w:rsidRPr="00301CD5">
                <w:rPr>
                  <w:rFonts w:ascii="Times New Roman" w:hAnsi="Times New Roman" w:eastAsia="Times New Roman" w:cs="Times New Roman"/>
                  <w:color w:val="000000"/>
                </w:rPr>
                <w:t>Elegoo</w:t>
              </w:r>
              <w:proofErr w:type="spellEnd"/>
              <w:r w:rsidRPr="00301CD5">
                <w:rPr>
                  <w:rFonts w:ascii="Times New Roman" w:hAnsi="Times New Roman" w:eastAsia="Times New Roman" w:cs="Times New Roman"/>
                  <w:color w:val="000000"/>
                </w:rPr>
                <w:t xml:space="preserve"> ‎US-EL-CP-009</w:t>
              </w:r>
            </w:ins>
          </w:p>
        </w:tc>
        <w:tc>
          <w:tcPr>
            <w:tcW w:w="4500" w:type="dxa"/>
            <w:tcBorders>
              <w:top w:val="nil"/>
              <w:left w:val="nil"/>
              <w:bottom w:val="single" w:color="000000" w:sz="8" w:space="0"/>
              <w:right w:val="single" w:color="000000" w:sz="8" w:space="0"/>
            </w:tcBorders>
            <w:shd w:val="clear" w:color="auto" w:fill="auto"/>
            <w:vAlign w:val="center"/>
            <w:hideMark/>
            <w:tcPrChange w:author="Vaught, Jacob" w:date="2023-12-08T23:09:00Z" w:id="1116">
              <w:tcPr>
                <w:tcW w:w="4613" w:type="dxa"/>
                <w:tcBorders>
                  <w:top w:val="nil"/>
                  <w:left w:val="nil"/>
                  <w:bottom w:val="single" w:color="000000" w:sz="8" w:space="0"/>
                  <w:right w:val="single" w:color="000000" w:sz="8" w:space="0"/>
                </w:tcBorders>
                <w:shd w:val="clear" w:color="auto" w:fill="auto"/>
                <w:vAlign w:val="center"/>
                <w:hideMark/>
              </w:tcPr>
            </w:tcPrChange>
          </w:tcPr>
          <w:p w:rsidRPr="00301CD5" w:rsidR="00301CD5" w:rsidP="00301CD5" w:rsidRDefault="00301CD5" w14:paraId="5AFCB7E0" w14:textId="77777777">
            <w:pPr>
              <w:spacing w:after="0" w:line="240" w:lineRule="auto"/>
              <w:rPr>
                <w:ins w:author="Vaught, Jacob" w:date="2023-12-08T23:07:00Z" w:id="1117"/>
                <w:rFonts w:ascii="Times New Roman" w:hAnsi="Times New Roman" w:eastAsia="Times New Roman" w:cs="Times New Roman"/>
                <w:color w:val="000000"/>
              </w:rPr>
            </w:pPr>
            <w:ins w:author="Vaught, Jacob" w:date="2023-12-08T23:07:00Z" w:id="1118">
              <w:r w:rsidRPr="00301CD5">
                <w:rPr>
                  <w:rFonts w:ascii="Times New Roman" w:hAnsi="Times New Roman" w:eastAsia="system-ui" w:cs="Times New Roman"/>
                  <w:color w:val="000000"/>
                </w:rPr>
                <w:t>600 Pcs Assorted LED set</w:t>
              </w:r>
            </w:ins>
          </w:p>
        </w:tc>
        <w:tc>
          <w:tcPr>
            <w:tcW w:w="1170" w:type="dxa"/>
            <w:tcBorders>
              <w:top w:val="nil"/>
              <w:left w:val="nil"/>
              <w:bottom w:val="single" w:color="000000" w:sz="8" w:space="0"/>
              <w:right w:val="single" w:color="auto" w:sz="8" w:space="0"/>
            </w:tcBorders>
            <w:shd w:val="clear" w:color="auto" w:fill="auto"/>
            <w:vAlign w:val="center"/>
            <w:hideMark/>
            <w:tcPrChange w:author="Vaught, Jacob" w:date="2023-12-08T23:09:00Z" w:id="1119">
              <w:tcPr>
                <w:tcW w:w="1260" w:type="dxa"/>
                <w:tcBorders>
                  <w:top w:val="nil"/>
                  <w:left w:val="nil"/>
                  <w:bottom w:val="single" w:color="000000" w:sz="8" w:space="0"/>
                  <w:right w:val="single" w:color="auto" w:sz="8" w:space="0"/>
                </w:tcBorders>
                <w:shd w:val="clear" w:color="auto" w:fill="auto"/>
                <w:vAlign w:val="center"/>
                <w:hideMark/>
              </w:tcPr>
            </w:tcPrChange>
          </w:tcPr>
          <w:p w:rsidRPr="00301CD5" w:rsidR="00301CD5" w:rsidP="00301CD5" w:rsidRDefault="00301CD5" w14:paraId="2C26E8FD" w14:textId="77777777">
            <w:pPr>
              <w:spacing w:after="0" w:line="240" w:lineRule="auto"/>
              <w:jc w:val="center"/>
              <w:rPr>
                <w:ins w:author="Vaught, Jacob" w:date="2023-12-08T23:07:00Z" w:id="1120"/>
                <w:rFonts w:ascii="Times New Roman" w:hAnsi="Times New Roman" w:eastAsia="Times New Roman" w:cs="Times New Roman"/>
                <w:color w:val="000000"/>
              </w:rPr>
            </w:pPr>
            <w:ins w:author="Vaught, Jacob" w:date="2023-12-08T23:07:00Z" w:id="1121">
              <w:r w:rsidRPr="00301CD5">
                <w:rPr>
                  <w:rFonts w:ascii="Times New Roman" w:hAnsi="Times New Roman" w:eastAsia="system-ui" w:cs="Times New Roman"/>
                  <w:color w:val="000000"/>
                </w:rPr>
                <w:t>1</w:t>
              </w:r>
            </w:ins>
          </w:p>
        </w:tc>
      </w:tr>
      <w:tr w:rsidRPr="00301CD5" w:rsidR="00301CD5" w:rsidTr="00301CD5" w14:paraId="1228D91E" w14:textId="77777777">
        <w:trPr>
          <w:trHeight w:val="315"/>
          <w:ins w:author="Vaught, Jacob" w:date="2023-12-08T23:07:00Z" w:id="1122"/>
          <w:trPrChange w:author="Vaught, Jacob" w:date="2023-12-08T23:09:00Z" w:id="1123">
            <w:trPr>
              <w:trHeight w:val="315"/>
            </w:trPr>
          </w:trPrChange>
        </w:trPr>
        <w:tc>
          <w:tcPr>
            <w:tcW w:w="3410" w:type="dxa"/>
            <w:tcBorders>
              <w:top w:val="nil"/>
              <w:left w:val="single" w:color="auto" w:sz="8" w:space="0"/>
              <w:bottom w:val="single" w:color="000000" w:sz="8" w:space="0"/>
              <w:right w:val="single" w:color="000000" w:sz="8" w:space="0"/>
            </w:tcBorders>
            <w:shd w:val="clear" w:color="auto" w:fill="auto"/>
            <w:vAlign w:val="center"/>
            <w:hideMark/>
            <w:tcPrChange w:author="Vaught, Jacob" w:date="2023-12-08T23:09:00Z" w:id="1124">
              <w:tcPr>
                <w:tcW w:w="3207" w:type="dxa"/>
                <w:tcBorders>
                  <w:top w:val="nil"/>
                  <w:left w:val="single" w:color="auto" w:sz="8" w:space="0"/>
                  <w:bottom w:val="single" w:color="000000" w:sz="8" w:space="0"/>
                  <w:right w:val="single" w:color="000000" w:sz="8" w:space="0"/>
                </w:tcBorders>
                <w:shd w:val="clear" w:color="auto" w:fill="auto"/>
                <w:vAlign w:val="center"/>
                <w:hideMark/>
              </w:tcPr>
            </w:tcPrChange>
          </w:tcPr>
          <w:p w:rsidRPr="00301CD5" w:rsidR="00301CD5" w:rsidP="00301CD5" w:rsidRDefault="00301CD5" w14:paraId="7E8C3702" w14:textId="77777777">
            <w:pPr>
              <w:spacing w:after="0" w:line="240" w:lineRule="auto"/>
              <w:rPr>
                <w:ins w:author="Vaught, Jacob" w:date="2023-12-08T23:07:00Z" w:id="1125"/>
                <w:rFonts w:ascii="Times New Roman" w:hAnsi="Times New Roman" w:eastAsia="Times New Roman" w:cs="Times New Roman"/>
                <w:color w:val="000000"/>
              </w:rPr>
            </w:pPr>
            <w:ins w:author="Vaught, Jacob" w:date="2023-12-08T23:07:00Z" w:id="1126">
              <w:r w:rsidRPr="00301CD5">
                <w:rPr>
                  <w:rFonts w:ascii="Times New Roman" w:hAnsi="Times New Roman" w:eastAsia="Times New Roman" w:cs="Times New Roman"/>
                  <w:color w:val="000000"/>
                </w:rPr>
                <w:t>NTE Electronics 1N4733A</w:t>
              </w:r>
            </w:ins>
          </w:p>
        </w:tc>
        <w:tc>
          <w:tcPr>
            <w:tcW w:w="4500" w:type="dxa"/>
            <w:tcBorders>
              <w:top w:val="nil"/>
              <w:left w:val="nil"/>
              <w:bottom w:val="single" w:color="000000" w:sz="8" w:space="0"/>
              <w:right w:val="single" w:color="000000" w:sz="8" w:space="0"/>
            </w:tcBorders>
            <w:shd w:val="clear" w:color="auto" w:fill="auto"/>
            <w:vAlign w:val="center"/>
            <w:hideMark/>
            <w:tcPrChange w:author="Vaught, Jacob" w:date="2023-12-08T23:09:00Z" w:id="1127">
              <w:tcPr>
                <w:tcW w:w="4613" w:type="dxa"/>
                <w:tcBorders>
                  <w:top w:val="nil"/>
                  <w:left w:val="nil"/>
                  <w:bottom w:val="single" w:color="000000" w:sz="8" w:space="0"/>
                  <w:right w:val="single" w:color="000000" w:sz="8" w:space="0"/>
                </w:tcBorders>
                <w:shd w:val="clear" w:color="auto" w:fill="auto"/>
                <w:vAlign w:val="center"/>
                <w:hideMark/>
              </w:tcPr>
            </w:tcPrChange>
          </w:tcPr>
          <w:p w:rsidRPr="00301CD5" w:rsidR="00301CD5" w:rsidP="00301CD5" w:rsidRDefault="00301CD5" w14:paraId="64274A53" w14:textId="77777777">
            <w:pPr>
              <w:spacing w:after="0" w:line="240" w:lineRule="auto"/>
              <w:rPr>
                <w:ins w:author="Vaught, Jacob" w:date="2023-12-08T23:07:00Z" w:id="1128"/>
                <w:rFonts w:ascii="Times New Roman" w:hAnsi="Times New Roman" w:eastAsia="Times New Roman" w:cs="Times New Roman"/>
                <w:color w:val="000000"/>
              </w:rPr>
            </w:pPr>
            <w:ins w:author="Vaught, Jacob" w:date="2023-12-08T23:07:00Z" w:id="1129">
              <w:r w:rsidRPr="00301CD5">
                <w:rPr>
                  <w:rFonts w:ascii="Times New Roman" w:hAnsi="Times New Roman" w:eastAsia="system-ui" w:cs="Times New Roman"/>
                  <w:color w:val="000000"/>
                </w:rPr>
                <w:t>Zener Diode 5.1 V 1 W ±5% Through Hole</w:t>
              </w:r>
            </w:ins>
          </w:p>
        </w:tc>
        <w:tc>
          <w:tcPr>
            <w:tcW w:w="1170" w:type="dxa"/>
            <w:tcBorders>
              <w:top w:val="nil"/>
              <w:left w:val="nil"/>
              <w:bottom w:val="single" w:color="000000" w:sz="8" w:space="0"/>
              <w:right w:val="single" w:color="auto" w:sz="8" w:space="0"/>
            </w:tcBorders>
            <w:shd w:val="clear" w:color="auto" w:fill="auto"/>
            <w:vAlign w:val="center"/>
            <w:hideMark/>
            <w:tcPrChange w:author="Vaught, Jacob" w:date="2023-12-08T23:09:00Z" w:id="1130">
              <w:tcPr>
                <w:tcW w:w="1260" w:type="dxa"/>
                <w:tcBorders>
                  <w:top w:val="nil"/>
                  <w:left w:val="nil"/>
                  <w:bottom w:val="single" w:color="000000" w:sz="8" w:space="0"/>
                  <w:right w:val="single" w:color="auto" w:sz="8" w:space="0"/>
                </w:tcBorders>
                <w:shd w:val="clear" w:color="auto" w:fill="auto"/>
                <w:vAlign w:val="center"/>
                <w:hideMark/>
              </w:tcPr>
            </w:tcPrChange>
          </w:tcPr>
          <w:p w:rsidRPr="00301CD5" w:rsidR="00301CD5" w:rsidP="00301CD5" w:rsidRDefault="00301CD5" w14:paraId="525B4312" w14:textId="77777777">
            <w:pPr>
              <w:spacing w:after="0" w:line="240" w:lineRule="auto"/>
              <w:jc w:val="center"/>
              <w:rPr>
                <w:ins w:author="Vaught, Jacob" w:date="2023-12-08T23:07:00Z" w:id="1131"/>
                <w:rFonts w:ascii="Times New Roman" w:hAnsi="Times New Roman" w:eastAsia="Times New Roman" w:cs="Times New Roman"/>
                <w:color w:val="000000"/>
              </w:rPr>
            </w:pPr>
            <w:ins w:author="Vaught, Jacob" w:date="2023-12-08T23:07:00Z" w:id="1132">
              <w:r w:rsidRPr="00301CD5">
                <w:rPr>
                  <w:rFonts w:ascii="Times New Roman" w:hAnsi="Times New Roman" w:eastAsia="system-ui" w:cs="Times New Roman"/>
                  <w:color w:val="000000"/>
                </w:rPr>
                <w:t>1</w:t>
              </w:r>
            </w:ins>
          </w:p>
        </w:tc>
      </w:tr>
      <w:tr w:rsidRPr="00301CD5" w:rsidR="00301CD5" w:rsidTr="00301CD5" w14:paraId="0FBEB657" w14:textId="77777777">
        <w:trPr>
          <w:trHeight w:val="315"/>
          <w:ins w:author="Vaught, Jacob" w:date="2023-12-08T23:07:00Z" w:id="1133"/>
          <w:trPrChange w:author="Vaught, Jacob" w:date="2023-12-08T23:09:00Z" w:id="1134">
            <w:trPr>
              <w:trHeight w:val="315"/>
            </w:trPr>
          </w:trPrChange>
        </w:trPr>
        <w:tc>
          <w:tcPr>
            <w:tcW w:w="3410" w:type="dxa"/>
            <w:tcBorders>
              <w:top w:val="nil"/>
              <w:left w:val="single" w:color="auto" w:sz="8" w:space="0"/>
              <w:bottom w:val="single" w:color="000000" w:sz="8" w:space="0"/>
              <w:right w:val="single" w:color="000000" w:sz="8" w:space="0"/>
            </w:tcBorders>
            <w:shd w:val="clear" w:color="auto" w:fill="auto"/>
            <w:vAlign w:val="center"/>
            <w:hideMark/>
            <w:tcPrChange w:author="Vaught, Jacob" w:date="2023-12-08T23:09:00Z" w:id="1135">
              <w:tcPr>
                <w:tcW w:w="3207" w:type="dxa"/>
                <w:tcBorders>
                  <w:top w:val="nil"/>
                  <w:left w:val="single" w:color="auto" w:sz="8" w:space="0"/>
                  <w:bottom w:val="single" w:color="000000" w:sz="8" w:space="0"/>
                  <w:right w:val="single" w:color="000000" w:sz="8" w:space="0"/>
                </w:tcBorders>
                <w:shd w:val="clear" w:color="auto" w:fill="auto"/>
                <w:vAlign w:val="center"/>
                <w:hideMark/>
              </w:tcPr>
            </w:tcPrChange>
          </w:tcPr>
          <w:p w:rsidRPr="00301CD5" w:rsidR="00301CD5" w:rsidP="00301CD5" w:rsidRDefault="00301CD5" w14:paraId="441E03A1" w14:textId="77777777">
            <w:pPr>
              <w:spacing w:after="0" w:line="240" w:lineRule="auto"/>
              <w:rPr>
                <w:ins w:author="Vaught, Jacob" w:date="2023-12-08T23:07:00Z" w:id="1136"/>
                <w:rFonts w:ascii="Times New Roman" w:hAnsi="Times New Roman" w:eastAsia="Times New Roman" w:cs="Times New Roman"/>
                <w:color w:val="000000"/>
              </w:rPr>
            </w:pPr>
            <w:ins w:author="Vaught, Jacob" w:date="2023-12-08T23:07:00Z" w:id="1137">
              <w:r w:rsidRPr="00301CD5">
                <w:rPr>
                  <w:rFonts w:ascii="Times New Roman" w:hAnsi="Times New Roman" w:eastAsia="Times New Roman" w:cs="Times New Roman"/>
                  <w:color w:val="000000"/>
                </w:rPr>
                <w:t>Microchip Technology TC4428</w:t>
              </w:r>
            </w:ins>
          </w:p>
        </w:tc>
        <w:tc>
          <w:tcPr>
            <w:tcW w:w="4500" w:type="dxa"/>
            <w:tcBorders>
              <w:top w:val="nil"/>
              <w:left w:val="nil"/>
              <w:bottom w:val="single" w:color="000000" w:sz="8" w:space="0"/>
              <w:right w:val="single" w:color="000000" w:sz="8" w:space="0"/>
            </w:tcBorders>
            <w:shd w:val="clear" w:color="auto" w:fill="auto"/>
            <w:vAlign w:val="center"/>
            <w:hideMark/>
            <w:tcPrChange w:author="Vaught, Jacob" w:date="2023-12-08T23:09:00Z" w:id="1138">
              <w:tcPr>
                <w:tcW w:w="4613" w:type="dxa"/>
                <w:tcBorders>
                  <w:top w:val="nil"/>
                  <w:left w:val="nil"/>
                  <w:bottom w:val="single" w:color="000000" w:sz="8" w:space="0"/>
                  <w:right w:val="single" w:color="000000" w:sz="8" w:space="0"/>
                </w:tcBorders>
                <w:shd w:val="clear" w:color="auto" w:fill="auto"/>
                <w:vAlign w:val="center"/>
                <w:hideMark/>
              </w:tcPr>
            </w:tcPrChange>
          </w:tcPr>
          <w:p w:rsidRPr="00301CD5" w:rsidR="00301CD5" w:rsidP="00301CD5" w:rsidRDefault="00301CD5" w14:paraId="4E7E0603" w14:textId="77777777">
            <w:pPr>
              <w:spacing w:after="0" w:line="240" w:lineRule="auto"/>
              <w:rPr>
                <w:ins w:author="Vaught, Jacob" w:date="2023-12-08T23:07:00Z" w:id="1139"/>
                <w:rFonts w:ascii="Times New Roman" w:hAnsi="Times New Roman" w:eastAsia="Times New Roman" w:cs="Times New Roman"/>
                <w:color w:val="000000"/>
              </w:rPr>
            </w:pPr>
            <w:ins w:author="Vaught, Jacob" w:date="2023-12-08T23:07:00Z" w:id="1140">
              <w:r w:rsidRPr="00301CD5">
                <w:rPr>
                  <w:rFonts w:ascii="Times New Roman" w:hAnsi="Times New Roman" w:eastAsia="system-ui" w:cs="Times New Roman"/>
                  <w:color w:val="000000"/>
                </w:rPr>
                <w:t>Low-Side Gate Driver IC 8-PDIP</w:t>
              </w:r>
            </w:ins>
          </w:p>
        </w:tc>
        <w:tc>
          <w:tcPr>
            <w:tcW w:w="1170" w:type="dxa"/>
            <w:tcBorders>
              <w:top w:val="nil"/>
              <w:left w:val="nil"/>
              <w:bottom w:val="single" w:color="000000" w:sz="8" w:space="0"/>
              <w:right w:val="single" w:color="auto" w:sz="8" w:space="0"/>
            </w:tcBorders>
            <w:shd w:val="clear" w:color="auto" w:fill="auto"/>
            <w:vAlign w:val="center"/>
            <w:hideMark/>
            <w:tcPrChange w:author="Vaught, Jacob" w:date="2023-12-08T23:09:00Z" w:id="1141">
              <w:tcPr>
                <w:tcW w:w="1260" w:type="dxa"/>
                <w:tcBorders>
                  <w:top w:val="nil"/>
                  <w:left w:val="nil"/>
                  <w:bottom w:val="single" w:color="000000" w:sz="8" w:space="0"/>
                  <w:right w:val="single" w:color="auto" w:sz="8" w:space="0"/>
                </w:tcBorders>
                <w:shd w:val="clear" w:color="auto" w:fill="auto"/>
                <w:vAlign w:val="center"/>
                <w:hideMark/>
              </w:tcPr>
            </w:tcPrChange>
          </w:tcPr>
          <w:p w:rsidRPr="00301CD5" w:rsidR="00301CD5" w:rsidP="00301CD5" w:rsidRDefault="00301CD5" w14:paraId="53B988B7" w14:textId="77777777">
            <w:pPr>
              <w:spacing w:after="0" w:line="240" w:lineRule="auto"/>
              <w:jc w:val="center"/>
              <w:rPr>
                <w:ins w:author="Vaught, Jacob" w:date="2023-12-08T23:07:00Z" w:id="1142"/>
                <w:rFonts w:ascii="Times New Roman" w:hAnsi="Times New Roman" w:eastAsia="Times New Roman" w:cs="Times New Roman"/>
                <w:color w:val="000000"/>
              </w:rPr>
            </w:pPr>
            <w:ins w:author="Vaught, Jacob" w:date="2023-12-08T23:07:00Z" w:id="1143">
              <w:r w:rsidRPr="00301CD5">
                <w:rPr>
                  <w:rFonts w:ascii="Times New Roman" w:hAnsi="Times New Roman" w:eastAsia="system-ui" w:cs="Times New Roman"/>
                  <w:color w:val="000000"/>
                </w:rPr>
                <w:t>1</w:t>
              </w:r>
            </w:ins>
          </w:p>
        </w:tc>
      </w:tr>
      <w:tr w:rsidRPr="00301CD5" w:rsidR="00301CD5" w:rsidTr="00301CD5" w14:paraId="1B9DA221" w14:textId="77777777">
        <w:trPr>
          <w:trHeight w:val="315"/>
          <w:ins w:author="Vaught, Jacob" w:date="2023-12-08T23:07:00Z" w:id="1144"/>
          <w:trPrChange w:author="Vaught, Jacob" w:date="2023-12-08T23:09:00Z" w:id="1145">
            <w:trPr>
              <w:trHeight w:val="315"/>
            </w:trPr>
          </w:trPrChange>
        </w:trPr>
        <w:tc>
          <w:tcPr>
            <w:tcW w:w="3410" w:type="dxa"/>
            <w:tcBorders>
              <w:top w:val="nil"/>
              <w:left w:val="single" w:color="auto" w:sz="8" w:space="0"/>
              <w:bottom w:val="single" w:color="000000" w:sz="8" w:space="0"/>
              <w:right w:val="single" w:color="000000" w:sz="8" w:space="0"/>
            </w:tcBorders>
            <w:shd w:val="clear" w:color="auto" w:fill="auto"/>
            <w:vAlign w:val="center"/>
            <w:hideMark/>
            <w:tcPrChange w:author="Vaught, Jacob" w:date="2023-12-08T23:09:00Z" w:id="1146">
              <w:tcPr>
                <w:tcW w:w="3207" w:type="dxa"/>
                <w:tcBorders>
                  <w:top w:val="nil"/>
                  <w:left w:val="single" w:color="auto" w:sz="8" w:space="0"/>
                  <w:bottom w:val="single" w:color="000000" w:sz="8" w:space="0"/>
                  <w:right w:val="single" w:color="000000" w:sz="8" w:space="0"/>
                </w:tcBorders>
                <w:shd w:val="clear" w:color="auto" w:fill="auto"/>
                <w:vAlign w:val="center"/>
                <w:hideMark/>
              </w:tcPr>
            </w:tcPrChange>
          </w:tcPr>
          <w:p w:rsidRPr="00301CD5" w:rsidR="00301CD5" w:rsidP="00301CD5" w:rsidRDefault="00301CD5" w14:paraId="2265E3A0" w14:textId="77777777">
            <w:pPr>
              <w:spacing w:after="0" w:line="240" w:lineRule="auto"/>
              <w:rPr>
                <w:ins w:author="Vaught, Jacob" w:date="2023-12-08T23:07:00Z" w:id="1147"/>
                <w:rFonts w:ascii="Times New Roman" w:hAnsi="Times New Roman" w:eastAsia="Times New Roman" w:cs="Times New Roman"/>
                <w:color w:val="000000"/>
              </w:rPr>
            </w:pPr>
            <w:ins w:author="Vaught, Jacob" w:date="2023-12-08T23:07:00Z" w:id="1148">
              <w:r w:rsidRPr="00301CD5">
                <w:rPr>
                  <w:rFonts w:ascii="Times New Roman" w:hAnsi="Times New Roman" w:eastAsia="Times New Roman" w:cs="Times New Roman"/>
                  <w:color w:val="000000"/>
                </w:rPr>
                <w:t>Infineon Technologies IRF540N</w:t>
              </w:r>
            </w:ins>
          </w:p>
        </w:tc>
        <w:tc>
          <w:tcPr>
            <w:tcW w:w="4500" w:type="dxa"/>
            <w:tcBorders>
              <w:top w:val="nil"/>
              <w:left w:val="nil"/>
              <w:bottom w:val="single" w:color="000000" w:sz="8" w:space="0"/>
              <w:right w:val="single" w:color="000000" w:sz="8" w:space="0"/>
            </w:tcBorders>
            <w:shd w:val="clear" w:color="auto" w:fill="auto"/>
            <w:vAlign w:val="center"/>
            <w:hideMark/>
            <w:tcPrChange w:author="Vaught, Jacob" w:date="2023-12-08T23:09:00Z" w:id="1149">
              <w:tcPr>
                <w:tcW w:w="4613" w:type="dxa"/>
                <w:tcBorders>
                  <w:top w:val="nil"/>
                  <w:left w:val="nil"/>
                  <w:bottom w:val="single" w:color="000000" w:sz="8" w:space="0"/>
                  <w:right w:val="single" w:color="000000" w:sz="8" w:space="0"/>
                </w:tcBorders>
                <w:shd w:val="clear" w:color="auto" w:fill="auto"/>
                <w:vAlign w:val="center"/>
                <w:hideMark/>
              </w:tcPr>
            </w:tcPrChange>
          </w:tcPr>
          <w:p w:rsidRPr="00301CD5" w:rsidR="00301CD5" w:rsidP="00301CD5" w:rsidRDefault="00301CD5" w14:paraId="39DA378F" w14:textId="77777777">
            <w:pPr>
              <w:spacing w:after="0" w:line="240" w:lineRule="auto"/>
              <w:rPr>
                <w:ins w:author="Vaught, Jacob" w:date="2023-12-08T23:07:00Z" w:id="1150"/>
                <w:rFonts w:ascii="Times New Roman" w:hAnsi="Times New Roman" w:eastAsia="Times New Roman" w:cs="Times New Roman"/>
                <w:color w:val="000000"/>
              </w:rPr>
            </w:pPr>
            <w:ins w:author="Vaught, Jacob" w:date="2023-12-08T23:07:00Z" w:id="1151">
              <w:r w:rsidRPr="00301CD5">
                <w:rPr>
                  <w:rFonts w:ascii="Times New Roman" w:hAnsi="Times New Roman" w:eastAsia="system-ui" w:cs="Times New Roman"/>
                  <w:color w:val="000000"/>
                </w:rPr>
                <w:t>Single N-Channel Power MOSFET</w:t>
              </w:r>
            </w:ins>
          </w:p>
        </w:tc>
        <w:tc>
          <w:tcPr>
            <w:tcW w:w="1170" w:type="dxa"/>
            <w:tcBorders>
              <w:top w:val="nil"/>
              <w:left w:val="nil"/>
              <w:bottom w:val="single" w:color="000000" w:sz="8" w:space="0"/>
              <w:right w:val="single" w:color="auto" w:sz="8" w:space="0"/>
            </w:tcBorders>
            <w:shd w:val="clear" w:color="auto" w:fill="auto"/>
            <w:vAlign w:val="center"/>
            <w:hideMark/>
            <w:tcPrChange w:author="Vaught, Jacob" w:date="2023-12-08T23:09:00Z" w:id="1152">
              <w:tcPr>
                <w:tcW w:w="1260" w:type="dxa"/>
                <w:tcBorders>
                  <w:top w:val="nil"/>
                  <w:left w:val="nil"/>
                  <w:bottom w:val="single" w:color="000000" w:sz="8" w:space="0"/>
                  <w:right w:val="single" w:color="auto" w:sz="8" w:space="0"/>
                </w:tcBorders>
                <w:shd w:val="clear" w:color="auto" w:fill="auto"/>
                <w:vAlign w:val="center"/>
                <w:hideMark/>
              </w:tcPr>
            </w:tcPrChange>
          </w:tcPr>
          <w:p w:rsidRPr="00301CD5" w:rsidR="00301CD5" w:rsidP="00301CD5" w:rsidRDefault="00301CD5" w14:paraId="039238E7" w14:textId="77777777">
            <w:pPr>
              <w:spacing w:after="0" w:line="240" w:lineRule="auto"/>
              <w:jc w:val="center"/>
              <w:rPr>
                <w:ins w:author="Vaught, Jacob" w:date="2023-12-08T23:07:00Z" w:id="1153"/>
                <w:rFonts w:ascii="Times New Roman" w:hAnsi="Times New Roman" w:eastAsia="Times New Roman" w:cs="Times New Roman"/>
                <w:color w:val="000000"/>
              </w:rPr>
            </w:pPr>
            <w:ins w:author="Vaught, Jacob" w:date="2023-12-08T23:07:00Z" w:id="1154">
              <w:r w:rsidRPr="00301CD5">
                <w:rPr>
                  <w:rFonts w:ascii="Times New Roman" w:hAnsi="Times New Roman" w:eastAsia="system-ui" w:cs="Times New Roman"/>
                  <w:color w:val="000000"/>
                </w:rPr>
                <w:t>2</w:t>
              </w:r>
            </w:ins>
          </w:p>
        </w:tc>
      </w:tr>
      <w:tr w:rsidRPr="00301CD5" w:rsidR="00301CD5" w:rsidTr="00301CD5" w14:paraId="6F61A26F" w14:textId="77777777">
        <w:trPr>
          <w:trHeight w:val="315"/>
          <w:ins w:author="Vaught, Jacob" w:date="2023-12-08T23:07:00Z" w:id="1155"/>
          <w:trPrChange w:author="Vaught, Jacob" w:date="2023-12-08T23:09:00Z" w:id="1156">
            <w:trPr>
              <w:trHeight w:val="315"/>
            </w:trPr>
          </w:trPrChange>
        </w:trPr>
        <w:tc>
          <w:tcPr>
            <w:tcW w:w="3410" w:type="dxa"/>
            <w:tcBorders>
              <w:top w:val="nil"/>
              <w:left w:val="single" w:color="auto" w:sz="8" w:space="0"/>
              <w:bottom w:val="nil"/>
              <w:right w:val="single" w:color="000000" w:sz="8" w:space="0"/>
            </w:tcBorders>
            <w:shd w:val="clear" w:color="auto" w:fill="auto"/>
            <w:vAlign w:val="center"/>
            <w:hideMark/>
            <w:tcPrChange w:author="Vaught, Jacob" w:date="2023-12-08T23:09:00Z" w:id="1157">
              <w:tcPr>
                <w:tcW w:w="3207" w:type="dxa"/>
                <w:tcBorders>
                  <w:top w:val="nil"/>
                  <w:left w:val="single" w:color="auto" w:sz="8" w:space="0"/>
                  <w:bottom w:val="nil"/>
                  <w:right w:val="single" w:color="000000" w:sz="8" w:space="0"/>
                </w:tcBorders>
                <w:shd w:val="clear" w:color="auto" w:fill="auto"/>
                <w:vAlign w:val="center"/>
                <w:hideMark/>
              </w:tcPr>
            </w:tcPrChange>
          </w:tcPr>
          <w:p w:rsidRPr="00301CD5" w:rsidR="00301CD5" w:rsidP="00301CD5" w:rsidRDefault="00301CD5" w14:paraId="096185E9" w14:textId="77777777">
            <w:pPr>
              <w:spacing w:after="0" w:line="240" w:lineRule="auto"/>
              <w:rPr>
                <w:ins w:author="Vaught, Jacob" w:date="2023-12-08T23:07:00Z" w:id="1158"/>
                <w:rFonts w:ascii="Times New Roman" w:hAnsi="Times New Roman" w:eastAsia="Times New Roman" w:cs="Times New Roman"/>
                <w:color w:val="000000"/>
              </w:rPr>
            </w:pPr>
            <w:ins w:author="Vaught, Jacob" w:date="2023-12-08T23:07:00Z" w:id="1159">
              <w:r w:rsidRPr="00301CD5">
                <w:rPr>
                  <w:rFonts w:ascii="Times New Roman" w:hAnsi="Times New Roman" w:eastAsia="Times New Roman" w:cs="Times New Roman"/>
                  <w:color w:val="000000"/>
                </w:rPr>
                <w:t>Vishay MBR1060</w:t>
              </w:r>
            </w:ins>
          </w:p>
        </w:tc>
        <w:tc>
          <w:tcPr>
            <w:tcW w:w="4500" w:type="dxa"/>
            <w:tcBorders>
              <w:top w:val="nil"/>
              <w:left w:val="nil"/>
              <w:bottom w:val="single" w:color="000000" w:sz="8" w:space="0"/>
              <w:right w:val="single" w:color="000000" w:sz="8" w:space="0"/>
            </w:tcBorders>
            <w:shd w:val="clear" w:color="auto" w:fill="auto"/>
            <w:vAlign w:val="center"/>
            <w:hideMark/>
            <w:tcPrChange w:author="Vaught, Jacob" w:date="2023-12-08T23:09:00Z" w:id="1160">
              <w:tcPr>
                <w:tcW w:w="4613" w:type="dxa"/>
                <w:tcBorders>
                  <w:top w:val="nil"/>
                  <w:left w:val="nil"/>
                  <w:bottom w:val="single" w:color="000000" w:sz="8" w:space="0"/>
                  <w:right w:val="single" w:color="000000" w:sz="8" w:space="0"/>
                </w:tcBorders>
                <w:shd w:val="clear" w:color="auto" w:fill="auto"/>
                <w:vAlign w:val="center"/>
                <w:hideMark/>
              </w:tcPr>
            </w:tcPrChange>
          </w:tcPr>
          <w:p w:rsidRPr="00301CD5" w:rsidR="00301CD5" w:rsidP="00301CD5" w:rsidRDefault="00301CD5" w14:paraId="7D5AFEC7" w14:textId="77777777">
            <w:pPr>
              <w:spacing w:after="0" w:line="240" w:lineRule="auto"/>
              <w:rPr>
                <w:ins w:author="Vaught, Jacob" w:date="2023-12-08T23:07:00Z" w:id="1161"/>
                <w:rFonts w:ascii="Times New Roman" w:hAnsi="Times New Roman" w:eastAsia="Times New Roman" w:cs="Times New Roman"/>
                <w:color w:val="000000"/>
              </w:rPr>
            </w:pPr>
            <w:ins w:author="Vaught, Jacob" w:date="2023-12-08T23:07:00Z" w:id="1162">
              <w:r w:rsidRPr="00301CD5">
                <w:rPr>
                  <w:rFonts w:ascii="Times New Roman" w:hAnsi="Times New Roman" w:eastAsia="system-ui" w:cs="Times New Roman"/>
                  <w:color w:val="000000"/>
                </w:rPr>
                <w:t>60 V 10A Schottky Diode</w:t>
              </w:r>
            </w:ins>
          </w:p>
        </w:tc>
        <w:tc>
          <w:tcPr>
            <w:tcW w:w="1170" w:type="dxa"/>
            <w:tcBorders>
              <w:top w:val="nil"/>
              <w:left w:val="nil"/>
              <w:bottom w:val="single" w:color="000000" w:sz="8" w:space="0"/>
              <w:right w:val="single" w:color="auto" w:sz="8" w:space="0"/>
            </w:tcBorders>
            <w:shd w:val="clear" w:color="auto" w:fill="auto"/>
            <w:vAlign w:val="center"/>
            <w:hideMark/>
            <w:tcPrChange w:author="Vaught, Jacob" w:date="2023-12-08T23:09:00Z" w:id="1163">
              <w:tcPr>
                <w:tcW w:w="1260" w:type="dxa"/>
                <w:tcBorders>
                  <w:top w:val="nil"/>
                  <w:left w:val="nil"/>
                  <w:bottom w:val="single" w:color="000000" w:sz="8" w:space="0"/>
                  <w:right w:val="single" w:color="auto" w:sz="8" w:space="0"/>
                </w:tcBorders>
                <w:shd w:val="clear" w:color="auto" w:fill="auto"/>
                <w:vAlign w:val="center"/>
                <w:hideMark/>
              </w:tcPr>
            </w:tcPrChange>
          </w:tcPr>
          <w:p w:rsidRPr="00301CD5" w:rsidR="00301CD5" w:rsidP="00301CD5" w:rsidRDefault="00301CD5" w14:paraId="26ED0EE8" w14:textId="77777777">
            <w:pPr>
              <w:spacing w:after="0" w:line="240" w:lineRule="auto"/>
              <w:jc w:val="center"/>
              <w:rPr>
                <w:ins w:author="Vaught, Jacob" w:date="2023-12-08T23:07:00Z" w:id="1164"/>
                <w:rFonts w:ascii="Times New Roman" w:hAnsi="Times New Roman" w:eastAsia="Times New Roman" w:cs="Times New Roman"/>
                <w:color w:val="000000"/>
              </w:rPr>
            </w:pPr>
            <w:ins w:author="Vaught, Jacob" w:date="2023-12-08T23:07:00Z" w:id="1165">
              <w:r w:rsidRPr="00301CD5">
                <w:rPr>
                  <w:rFonts w:ascii="Times New Roman" w:hAnsi="Times New Roman" w:eastAsia="system-ui" w:cs="Times New Roman"/>
                  <w:color w:val="000000"/>
                </w:rPr>
                <w:t>2</w:t>
              </w:r>
            </w:ins>
          </w:p>
        </w:tc>
      </w:tr>
      <w:tr w:rsidRPr="00301CD5" w:rsidR="00301CD5" w:rsidTr="00301CD5" w14:paraId="1A371DB5" w14:textId="77777777">
        <w:trPr>
          <w:trHeight w:val="285"/>
          <w:ins w:author="Vaught, Jacob" w:date="2023-12-08T23:07:00Z" w:id="1166"/>
          <w:trPrChange w:author="Vaught, Jacob" w:date="2023-12-08T23:09:00Z" w:id="1167">
            <w:trPr>
              <w:trHeight w:val="285"/>
            </w:trPr>
          </w:trPrChange>
        </w:trPr>
        <w:tc>
          <w:tcPr>
            <w:tcW w:w="3410" w:type="dxa"/>
            <w:tcBorders>
              <w:top w:val="single" w:color="auto" w:sz="8" w:space="0"/>
              <w:left w:val="single" w:color="auto" w:sz="8" w:space="0"/>
              <w:bottom w:val="single" w:color="auto" w:sz="8" w:space="0"/>
              <w:right w:val="single" w:color="auto" w:sz="8" w:space="0"/>
            </w:tcBorders>
            <w:shd w:val="clear" w:color="auto" w:fill="auto"/>
            <w:vAlign w:val="center"/>
            <w:hideMark/>
            <w:tcPrChange w:author="Vaught, Jacob" w:date="2023-12-08T23:09:00Z" w:id="1168">
              <w:tcPr>
                <w:tcW w:w="3207" w:type="dxa"/>
                <w:tcBorders>
                  <w:top w:val="single" w:color="auto" w:sz="8" w:space="0"/>
                  <w:left w:val="single" w:color="auto" w:sz="8" w:space="0"/>
                  <w:bottom w:val="single" w:color="auto" w:sz="8" w:space="0"/>
                  <w:right w:val="single" w:color="auto" w:sz="8" w:space="0"/>
                </w:tcBorders>
                <w:shd w:val="clear" w:color="auto" w:fill="auto"/>
                <w:vAlign w:val="center"/>
                <w:hideMark/>
              </w:tcPr>
            </w:tcPrChange>
          </w:tcPr>
          <w:p w:rsidRPr="00301CD5" w:rsidR="00301CD5" w:rsidP="00301CD5" w:rsidRDefault="00301CD5" w14:paraId="0FA17975" w14:textId="77777777">
            <w:pPr>
              <w:spacing w:after="0" w:line="240" w:lineRule="auto"/>
              <w:rPr>
                <w:ins w:author="Vaught, Jacob" w:date="2023-12-08T23:07:00Z" w:id="1169"/>
                <w:rFonts w:ascii="Times New Roman" w:hAnsi="Times New Roman" w:eastAsia="Times New Roman" w:cs="Times New Roman"/>
                <w:color w:val="000000"/>
              </w:rPr>
            </w:pPr>
            <w:ins w:author="Vaught, Jacob" w:date="2023-12-08T23:07:00Z" w:id="1170">
              <w:r w:rsidRPr="00301CD5">
                <w:rPr>
                  <w:rFonts w:ascii="Times New Roman" w:hAnsi="Times New Roman" w:eastAsia="Times New Roman" w:cs="Times New Roman"/>
                  <w:color w:val="000000"/>
                </w:rPr>
                <w:t>Texas Instruments LM2907N</w:t>
              </w:r>
            </w:ins>
          </w:p>
        </w:tc>
        <w:tc>
          <w:tcPr>
            <w:tcW w:w="4500" w:type="dxa"/>
            <w:tcBorders>
              <w:top w:val="nil"/>
              <w:left w:val="nil"/>
              <w:bottom w:val="single" w:color="000000" w:sz="8" w:space="0"/>
              <w:right w:val="single" w:color="000000" w:sz="8" w:space="0"/>
            </w:tcBorders>
            <w:shd w:val="clear" w:color="auto" w:fill="auto"/>
            <w:vAlign w:val="center"/>
            <w:hideMark/>
            <w:tcPrChange w:author="Vaught, Jacob" w:date="2023-12-08T23:09:00Z" w:id="1171">
              <w:tcPr>
                <w:tcW w:w="4613" w:type="dxa"/>
                <w:tcBorders>
                  <w:top w:val="nil"/>
                  <w:left w:val="nil"/>
                  <w:bottom w:val="single" w:color="000000" w:sz="8" w:space="0"/>
                  <w:right w:val="single" w:color="000000" w:sz="8" w:space="0"/>
                </w:tcBorders>
                <w:shd w:val="clear" w:color="auto" w:fill="auto"/>
                <w:vAlign w:val="center"/>
                <w:hideMark/>
              </w:tcPr>
            </w:tcPrChange>
          </w:tcPr>
          <w:p w:rsidRPr="00301CD5" w:rsidR="00301CD5" w:rsidP="00301CD5" w:rsidRDefault="00301CD5" w14:paraId="40BD3E2B" w14:textId="77777777">
            <w:pPr>
              <w:spacing w:after="0" w:line="240" w:lineRule="auto"/>
              <w:rPr>
                <w:ins w:author="Vaught, Jacob" w:date="2023-12-08T23:07:00Z" w:id="1172"/>
                <w:rFonts w:ascii="Times New Roman" w:hAnsi="Times New Roman" w:eastAsia="Times New Roman" w:cs="Times New Roman"/>
                <w:color w:val="000000"/>
              </w:rPr>
            </w:pPr>
            <w:ins w:author="Vaught, Jacob" w:date="2023-12-08T23:07:00Z" w:id="1173">
              <w:r w:rsidRPr="00301CD5">
                <w:rPr>
                  <w:rFonts w:ascii="Times New Roman" w:hAnsi="Times New Roman" w:eastAsia="system-ui" w:cs="Times New Roman"/>
                  <w:color w:val="000000"/>
                </w:rPr>
                <w:t>10 kHz Frequency-Voltage Converter [14 pin]</w:t>
              </w:r>
            </w:ins>
          </w:p>
        </w:tc>
        <w:tc>
          <w:tcPr>
            <w:tcW w:w="1170" w:type="dxa"/>
            <w:tcBorders>
              <w:top w:val="nil"/>
              <w:left w:val="nil"/>
              <w:bottom w:val="single" w:color="000000" w:sz="8" w:space="0"/>
              <w:right w:val="single" w:color="000000" w:sz="8" w:space="0"/>
            </w:tcBorders>
            <w:shd w:val="clear" w:color="auto" w:fill="auto"/>
            <w:vAlign w:val="center"/>
            <w:hideMark/>
            <w:tcPrChange w:author="Vaught, Jacob" w:date="2023-12-08T23:09:00Z" w:id="1174">
              <w:tcPr>
                <w:tcW w:w="1260" w:type="dxa"/>
                <w:tcBorders>
                  <w:top w:val="nil"/>
                  <w:left w:val="nil"/>
                  <w:bottom w:val="single" w:color="000000" w:sz="8" w:space="0"/>
                  <w:right w:val="single" w:color="000000" w:sz="8" w:space="0"/>
                </w:tcBorders>
                <w:shd w:val="clear" w:color="auto" w:fill="auto"/>
                <w:vAlign w:val="center"/>
                <w:hideMark/>
              </w:tcPr>
            </w:tcPrChange>
          </w:tcPr>
          <w:p w:rsidRPr="00301CD5" w:rsidR="00301CD5" w:rsidP="00301CD5" w:rsidRDefault="00301CD5" w14:paraId="3706C818" w14:textId="77777777">
            <w:pPr>
              <w:spacing w:after="0" w:line="240" w:lineRule="auto"/>
              <w:jc w:val="center"/>
              <w:rPr>
                <w:ins w:author="Vaught, Jacob" w:date="2023-12-08T23:07:00Z" w:id="1175"/>
                <w:rFonts w:ascii="Times New Roman" w:hAnsi="Times New Roman" w:eastAsia="Times New Roman" w:cs="Times New Roman"/>
                <w:color w:val="000000"/>
              </w:rPr>
            </w:pPr>
            <w:ins w:author="Vaught, Jacob" w:date="2023-12-08T23:07:00Z" w:id="1176">
              <w:r w:rsidRPr="00301CD5">
                <w:rPr>
                  <w:rFonts w:ascii="Times New Roman" w:hAnsi="Times New Roman" w:eastAsia="system-ui" w:cs="Times New Roman"/>
                  <w:color w:val="000000"/>
                </w:rPr>
                <w:t>2</w:t>
              </w:r>
            </w:ins>
          </w:p>
        </w:tc>
      </w:tr>
      <w:tr w:rsidRPr="00301CD5" w:rsidR="00301CD5" w:rsidTr="00301CD5" w14:paraId="4AC3DBF1" w14:textId="77777777">
        <w:trPr>
          <w:trHeight w:val="315"/>
          <w:ins w:author="Vaught, Jacob" w:date="2023-12-08T23:07:00Z" w:id="1177"/>
          <w:trPrChange w:author="Vaught, Jacob" w:date="2023-12-08T23:09:00Z" w:id="1178">
            <w:trPr>
              <w:trHeight w:val="315"/>
            </w:trPr>
          </w:trPrChange>
        </w:trPr>
        <w:tc>
          <w:tcPr>
            <w:tcW w:w="3410" w:type="dxa"/>
            <w:tcBorders>
              <w:top w:val="nil"/>
              <w:left w:val="single" w:color="auto" w:sz="8" w:space="0"/>
              <w:bottom w:val="single" w:color="000000" w:sz="8" w:space="0"/>
              <w:right w:val="single" w:color="000000" w:sz="8" w:space="0"/>
            </w:tcBorders>
            <w:shd w:val="clear" w:color="auto" w:fill="auto"/>
            <w:vAlign w:val="center"/>
            <w:hideMark/>
            <w:tcPrChange w:author="Vaught, Jacob" w:date="2023-12-08T23:09:00Z" w:id="1179">
              <w:tcPr>
                <w:tcW w:w="3207" w:type="dxa"/>
                <w:tcBorders>
                  <w:top w:val="nil"/>
                  <w:left w:val="single" w:color="auto" w:sz="8" w:space="0"/>
                  <w:bottom w:val="single" w:color="000000" w:sz="8" w:space="0"/>
                  <w:right w:val="single" w:color="000000" w:sz="8" w:space="0"/>
                </w:tcBorders>
                <w:shd w:val="clear" w:color="auto" w:fill="auto"/>
                <w:vAlign w:val="center"/>
                <w:hideMark/>
              </w:tcPr>
            </w:tcPrChange>
          </w:tcPr>
          <w:p w:rsidRPr="00301CD5" w:rsidR="00301CD5" w:rsidP="00301CD5" w:rsidRDefault="00301CD5" w14:paraId="4F7B6C30" w14:textId="77777777">
            <w:pPr>
              <w:spacing w:after="0" w:line="240" w:lineRule="auto"/>
              <w:rPr>
                <w:ins w:author="Vaught, Jacob" w:date="2023-12-08T23:07:00Z" w:id="1180"/>
                <w:rFonts w:ascii="Times New Roman" w:hAnsi="Times New Roman" w:eastAsia="Times New Roman" w:cs="Times New Roman"/>
                <w:color w:val="000000"/>
              </w:rPr>
            </w:pPr>
            <w:ins w:author="Vaught, Jacob" w:date="2023-12-08T23:07:00Z" w:id="1181">
              <w:r w:rsidRPr="00301CD5">
                <w:rPr>
                  <w:rFonts w:ascii="Times New Roman" w:hAnsi="Times New Roman" w:eastAsia="Times New Roman" w:cs="Times New Roman"/>
                  <w:color w:val="000000"/>
                </w:rPr>
                <w:t>TT Electronics OPB829AZ</w:t>
              </w:r>
            </w:ins>
          </w:p>
        </w:tc>
        <w:tc>
          <w:tcPr>
            <w:tcW w:w="4500" w:type="dxa"/>
            <w:tcBorders>
              <w:top w:val="nil"/>
              <w:left w:val="nil"/>
              <w:bottom w:val="single" w:color="000000" w:sz="8" w:space="0"/>
              <w:right w:val="single" w:color="000000" w:sz="8" w:space="0"/>
            </w:tcBorders>
            <w:shd w:val="clear" w:color="auto" w:fill="auto"/>
            <w:vAlign w:val="center"/>
            <w:hideMark/>
            <w:tcPrChange w:author="Vaught, Jacob" w:date="2023-12-08T23:09:00Z" w:id="1182">
              <w:tcPr>
                <w:tcW w:w="4613" w:type="dxa"/>
                <w:tcBorders>
                  <w:top w:val="nil"/>
                  <w:left w:val="nil"/>
                  <w:bottom w:val="single" w:color="000000" w:sz="8" w:space="0"/>
                  <w:right w:val="single" w:color="000000" w:sz="8" w:space="0"/>
                </w:tcBorders>
                <w:shd w:val="clear" w:color="auto" w:fill="auto"/>
                <w:vAlign w:val="center"/>
                <w:hideMark/>
              </w:tcPr>
            </w:tcPrChange>
          </w:tcPr>
          <w:p w:rsidRPr="00301CD5" w:rsidR="00301CD5" w:rsidP="00301CD5" w:rsidRDefault="00301CD5" w14:paraId="4CF2598F" w14:textId="28654256">
            <w:pPr>
              <w:spacing w:after="0" w:line="240" w:lineRule="auto"/>
              <w:rPr>
                <w:ins w:author="Vaught, Jacob" w:date="2023-12-08T23:07:00Z" w:id="1183"/>
                <w:rFonts w:ascii="Times New Roman" w:hAnsi="Times New Roman" w:eastAsia="Times New Roman" w:cs="Times New Roman"/>
                <w:color w:val="000000"/>
              </w:rPr>
            </w:pPr>
            <w:ins w:author="Vaught, Jacob" w:date="2023-12-08T23:07:00Z" w:id="1184">
              <w:r w:rsidRPr="00301CD5">
                <w:rPr>
                  <w:rFonts w:ascii="Times New Roman" w:hAnsi="Times New Roman" w:eastAsia="system-ui" w:cs="Times New Roman"/>
                  <w:color w:val="000000"/>
                </w:rPr>
                <w:t>Optical Sensor Through-Beam</w:t>
              </w:r>
            </w:ins>
            <w:ins w:author="Vaught, Jacob" w:date="2023-12-08T23:09:00Z" w:id="1185">
              <w:r>
                <w:rPr>
                  <w:rFonts w:ascii="Times New Roman" w:hAnsi="Times New Roman" w:eastAsia="system-ui" w:cs="Times New Roman"/>
                  <w:color w:val="000000"/>
                </w:rPr>
                <w:t xml:space="preserve"> </w:t>
              </w:r>
            </w:ins>
            <w:ins w:author="Vaught, Jacob" w:date="2023-12-08T23:07:00Z" w:id="1186">
              <w:r w:rsidRPr="00301CD5">
                <w:rPr>
                  <w:rFonts w:ascii="Times New Roman" w:hAnsi="Times New Roman" w:eastAsia="system-ui" w:cs="Times New Roman"/>
                  <w:color w:val="000000"/>
                </w:rPr>
                <w:t>[Tachometer]</w:t>
              </w:r>
            </w:ins>
          </w:p>
        </w:tc>
        <w:tc>
          <w:tcPr>
            <w:tcW w:w="1170" w:type="dxa"/>
            <w:tcBorders>
              <w:top w:val="nil"/>
              <w:left w:val="nil"/>
              <w:bottom w:val="single" w:color="000000" w:sz="8" w:space="0"/>
              <w:right w:val="single" w:color="auto" w:sz="8" w:space="0"/>
            </w:tcBorders>
            <w:shd w:val="clear" w:color="auto" w:fill="auto"/>
            <w:vAlign w:val="center"/>
            <w:hideMark/>
            <w:tcPrChange w:author="Vaught, Jacob" w:date="2023-12-08T23:09:00Z" w:id="1187">
              <w:tcPr>
                <w:tcW w:w="1260" w:type="dxa"/>
                <w:tcBorders>
                  <w:top w:val="nil"/>
                  <w:left w:val="nil"/>
                  <w:bottom w:val="single" w:color="000000" w:sz="8" w:space="0"/>
                  <w:right w:val="single" w:color="auto" w:sz="8" w:space="0"/>
                </w:tcBorders>
                <w:shd w:val="clear" w:color="auto" w:fill="auto"/>
                <w:vAlign w:val="center"/>
                <w:hideMark/>
              </w:tcPr>
            </w:tcPrChange>
          </w:tcPr>
          <w:p w:rsidRPr="00301CD5" w:rsidR="00301CD5" w:rsidP="00301CD5" w:rsidRDefault="00301CD5" w14:paraId="0862A0EA" w14:textId="77777777">
            <w:pPr>
              <w:spacing w:after="0" w:line="240" w:lineRule="auto"/>
              <w:jc w:val="center"/>
              <w:rPr>
                <w:ins w:author="Vaught, Jacob" w:date="2023-12-08T23:07:00Z" w:id="1188"/>
                <w:rFonts w:ascii="Times New Roman" w:hAnsi="Times New Roman" w:eastAsia="Times New Roman" w:cs="Times New Roman"/>
                <w:color w:val="000000"/>
              </w:rPr>
            </w:pPr>
            <w:ins w:author="Vaught, Jacob" w:date="2023-12-08T23:07:00Z" w:id="1189">
              <w:r w:rsidRPr="00301CD5">
                <w:rPr>
                  <w:rFonts w:ascii="Times New Roman" w:hAnsi="Times New Roman" w:eastAsia="system-ui" w:cs="Times New Roman"/>
                  <w:color w:val="000000"/>
                </w:rPr>
                <w:t>2</w:t>
              </w:r>
            </w:ins>
          </w:p>
        </w:tc>
      </w:tr>
      <w:tr w:rsidRPr="00301CD5" w:rsidR="00301CD5" w:rsidTr="00301CD5" w14:paraId="750FD403" w14:textId="77777777">
        <w:trPr>
          <w:trHeight w:val="315"/>
          <w:ins w:author="Vaught, Jacob" w:date="2023-12-08T23:07:00Z" w:id="1190"/>
          <w:trPrChange w:author="Vaught, Jacob" w:date="2023-12-08T23:09:00Z" w:id="1191">
            <w:trPr>
              <w:trHeight w:val="315"/>
            </w:trPr>
          </w:trPrChange>
        </w:trPr>
        <w:tc>
          <w:tcPr>
            <w:tcW w:w="3410" w:type="dxa"/>
            <w:tcBorders>
              <w:top w:val="nil"/>
              <w:left w:val="single" w:color="auto" w:sz="8" w:space="0"/>
              <w:bottom w:val="single" w:color="000000" w:sz="8" w:space="0"/>
              <w:right w:val="single" w:color="000000" w:sz="8" w:space="0"/>
            </w:tcBorders>
            <w:shd w:val="clear" w:color="auto" w:fill="auto"/>
            <w:vAlign w:val="center"/>
            <w:hideMark/>
            <w:tcPrChange w:author="Vaught, Jacob" w:date="2023-12-08T23:09:00Z" w:id="1192">
              <w:tcPr>
                <w:tcW w:w="3207" w:type="dxa"/>
                <w:tcBorders>
                  <w:top w:val="nil"/>
                  <w:left w:val="single" w:color="auto" w:sz="8" w:space="0"/>
                  <w:bottom w:val="single" w:color="000000" w:sz="8" w:space="0"/>
                  <w:right w:val="single" w:color="000000" w:sz="8" w:space="0"/>
                </w:tcBorders>
                <w:shd w:val="clear" w:color="auto" w:fill="auto"/>
                <w:vAlign w:val="center"/>
                <w:hideMark/>
              </w:tcPr>
            </w:tcPrChange>
          </w:tcPr>
          <w:p w:rsidRPr="00301CD5" w:rsidR="00301CD5" w:rsidP="00301CD5" w:rsidRDefault="00301CD5" w14:paraId="56D98976" w14:textId="77777777">
            <w:pPr>
              <w:spacing w:after="0" w:line="240" w:lineRule="auto"/>
              <w:rPr>
                <w:ins w:author="Vaught, Jacob" w:date="2023-12-08T23:07:00Z" w:id="1193"/>
                <w:rFonts w:ascii="Times New Roman" w:hAnsi="Times New Roman" w:eastAsia="Times New Roman" w:cs="Times New Roman"/>
                <w:color w:val="000000"/>
              </w:rPr>
            </w:pPr>
            <w:proofErr w:type="spellStart"/>
            <w:ins w:author="Vaught, Jacob" w:date="2023-12-08T23:07:00Z" w:id="1194">
              <w:r w:rsidRPr="00301CD5">
                <w:rPr>
                  <w:rFonts w:ascii="Times New Roman" w:hAnsi="Times New Roman" w:eastAsia="Times New Roman" w:cs="Times New Roman"/>
                  <w:color w:val="000000"/>
                </w:rPr>
                <w:t>Digilent</w:t>
              </w:r>
              <w:proofErr w:type="spellEnd"/>
              <w:r w:rsidRPr="00301CD5">
                <w:rPr>
                  <w:rFonts w:ascii="Times New Roman" w:hAnsi="Times New Roman" w:eastAsia="Times New Roman" w:cs="Times New Roman"/>
                  <w:color w:val="000000"/>
                </w:rPr>
                <w:t xml:space="preserve"> 240-131</w:t>
              </w:r>
            </w:ins>
          </w:p>
        </w:tc>
        <w:tc>
          <w:tcPr>
            <w:tcW w:w="4500" w:type="dxa"/>
            <w:tcBorders>
              <w:top w:val="nil"/>
              <w:left w:val="nil"/>
              <w:bottom w:val="single" w:color="000000" w:sz="8" w:space="0"/>
              <w:right w:val="single" w:color="000000" w:sz="8" w:space="0"/>
            </w:tcBorders>
            <w:shd w:val="clear" w:color="auto" w:fill="auto"/>
            <w:vAlign w:val="center"/>
            <w:hideMark/>
            <w:tcPrChange w:author="Vaught, Jacob" w:date="2023-12-08T23:09:00Z" w:id="1195">
              <w:tcPr>
                <w:tcW w:w="4613" w:type="dxa"/>
                <w:tcBorders>
                  <w:top w:val="nil"/>
                  <w:left w:val="nil"/>
                  <w:bottom w:val="single" w:color="000000" w:sz="8" w:space="0"/>
                  <w:right w:val="single" w:color="000000" w:sz="8" w:space="0"/>
                </w:tcBorders>
                <w:shd w:val="clear" w:color="auto" w:fill="auto"/>
                <w:vAlign w:val="center"/>
                <w:hideMark/>
              </w:tcPr>
            </w:tcPrChange>
          </w:tcPr>
          <w:p w:rsidRPr="00301CD5" w:rsidR="00301CD5" w:rsidP="00301CD5" w:rsidRDefault="00301CD5" w14:paraId="727B56B2" w14:textId="77777777">
            <w:pPr>
              <w:spacing w:after="0" w:line="240" w:lineRule="auto"/>
              <w:rPr>
                <w:ins w:author="Vaught, Jacob" w:date="2023-12-08T23:07:00Z" w:id="1196"/>
                <w:rFonts w:ascii="Times New Roman" w:hAnsi="Times New Roman" w:eastAsia="Times New Roman" w:cs="Times New Roman"/>
                <w:color w:val="000000"/>
              </w:rPr>
            </w:pPr>
            <w:ins w:author="Vaught, Jacob" w:date="2023-12-08T23:07:00Z" w:id="1197">
              <w:r w:rsidRPr="00301CD5">
                <w:rPr>
                  <w:rFonts w:ascii="Times New Roman" w:hAnsi="Times New Roman" w:eastAsia="system-ui" w:cs="Times New Roman"/>
                  <w:color w:val="000000"/>
                </w:rPr>
                <w:t>Solderless Full-size Breadboard</w:t>
              </w:r>
            </w:ins>
          </w:p>
        </w:tc>
        <w:tc>
          <w:tcPr>
            <w:tcW w:w="1170" w:type="dxa"/>
            <w:tcBorders>
              <w:top w:val="nil"/>
              <w:left w:val="nil"/>
              <w:bottom w:val="single" w:color="000000" w:sz="8" w:space="0"/>
              <w:right w:val="single" w:color="auto" w:sz="8" w:space="0"/>
            </w:tcBorders>
            <w:shd w:val="clear" w:color="auto" w:fill="auto"/>
            <w:vAlign w:val="center"/>
            <w:hideMark/>
            <w:tcPrChange w:author="Vaught, Jacob" w:date="2023-12-08T23:09:00Z" w:id="1198">
              <w:tcPr>
                <w:tcW w:w="1260" w:type="dxa"/>
                <w:tcBorders>
                  <w:top w:val="nil"/>
                  <w:left w:val="nil"/>
                  <w:bottom w:val="single" w:color="000000" w:sz="8" w:space="0"/>
                  <w:right w:val="single" w:color="auto" w:sz="8" w:space="0"/>
                </w:tcBorders>
                <w:shd w:val="clear" w:color="auto" w:fill="auto"/>
                <w:vAlign w:val="center"/>
                <w:hideMark/>
              </w:tcPr>
            </w:tcPrChange>
          </w:tcPr>
          <w:p w:rsidRPr="00301CD5" w:rsidR="00301CD5" w:rsidP="00301CD5" w:rsidRDefault="00301CD5" w14:paraId="00B9DAE9" w14:textId="77777777">
            <w:pPr>
              <w:spacing w:after="0" w:line="240" w:lineRule="auto"/>
              <w:jc w:val="center"/>
              <w:rPr>
                <w:ins w:author="Vaught, Jacob" w:date="2023-12-08T23:07:00Z" w:id="1199"/>
                <w:rFonts w:ascii="Times New Roman" w:hAnsi="Times New Roman" w:eastAsia="Times New Roman" w:cs="Times New Roman"/>
                <w:color w:val="000000"/>
              </w:rPr>
            </w:pPr>
            <w:ins w:author="Vaught, Jacob" w:date="2023-12-08T23:07:00Z" w:id="1200">
              <w:r w:rsidRPr="00301CD5">
                <w:rPr>
                  <w:rFonts w:ascii="Times New Roman" w:hAnsi="Times New Roman" w:eastAsia="system-ui" w:cs="Times New Roman"/>
                  <w:color w:val="000000"/>
                </w:rPr>
                <w:t>3</w:t>
              </w:r>
            </w:ins>
          </w:p>
        </w:tc>
      </w:tr>
      <w:tr w:rsidRPr="00301CD5" w:rsidR="00301CD5" w:rsidTr="00301CD5" w14:paraId="3964033A" w14:textId="77777777">
        <w:trPr>
          <w:trHeight w:val="315"/>
          <w:ins w:author="Vaught, Jacob" w:date="2023-12-08T23:07:00Z" w:id="1201"/>
          <w:trPrChange w:author="Vaught, Jacob" w:date="2023-12-08T23:09:00Z" w:id="1202">
            <w:trPr>
              <w:trHeight w:val="315"/>
            </w:trPr>
          </w:trPrChange>
        </w:trPr>
        <w:tc>
          <w:tcPr>
            <w:tcW w:w="3410" w:type="dxa"/>
            <w:tcBorders>
              <w:top w:val="nil"/>
              <w:left w:val="single" w:color="auto" w:sz="8" w:space="0"/>
              <w:bottom w:val="single" w:color="000000" w:sz="8" w:space="0"/>
              <w:right w:val="single" w:color="000000" w:sz="8" w:space="0"/>
            </w:tcBorders>
            <w:shd w:val="clear" w:color="auto" w:fill="auto"/>
            <w:vAlign w:val="center"/>
            <w:hideMark/>
            <w:tcPrChange w:author="Vaught, Jacob" w:date="2023-12-08T23:09:00Z" w:id="1203">
              <w:tcPr>
                <w:tcW w:w="3207" w:type="dxa"/>
                <w:tcBorders>
                  <w:top w:val="nil"/>
                  <w:left w:val="single" w:color="auto" w:sz="8" w:space="0"/>
                  <w:bottom w:val="single" w:color="000000" w:sz="8" w:space="0"/>
                  <w:right w:val="single" w:color="000000" w:sz="8" w:space="0"/>
                </w:tcBorders>
                <w:shd w:val="clear" w:color="auto" w:fill="auto"/>
                <w:vAlign w:val="center"/>
                <w:hideMark/>
              </w:tcPr>
            </w:tcPrChange>
          </w:tcPr>
          <w:p w:rsidRPr="00301CD5" w:rsidR="00301CD5" w:rsidP="00301CD5" w:rsidRDefault="00301CD5" w14:paraId="7B458035" w14:textId="77777777">
            <w:pPr>
              <w:spacing w:after="0" w:line="240" w:lineRule="auto"/>
              <w:rPr>
                <w:ins w:author="Vaught, Jacob" w:date="2023-12-08T23:07:00Z" w:id="1204"/>
                <w:rFonts w:ascii="Times New Roman" w:hAnsi="Times New Roman" w:eastAsia="Times New Roman" w:cs="Times New Roman"/>
                <w:color w:val="000000"/>
                <w:lang w:val="es-ES"/>
                <w:rPrChange w:author="Vaught, Jacob" w:date="2023-12-08T23:07:00Z" w:id="1205">
                  <w:rPr>
                    <w:ins w:author="Vaught, Jacob" w:date="2023-12-08T23:07:00Z" w:id="1206"/>
                    <w:rFonts w:ascii="Times New Roman" w:hAnsi="Times New Roman" w:eastAsia="Times New Roman" w:cs="Times New Roman"/>
                    <w:color w:val="000000"/>
                  </w:rPr>
                </w:rPrChange>
              </w:rPr>
            </w:pPr>
            <w:ins w:author="Vaught, Jacob" w:date="2023-12-08T23:07:00Z" w:id="1207">
              <w:r w:rsidRPr="00301CD5">
                <w:rPr>
                  <w:rFonts w:ascii="Times New Roman" w:hAnsi="Times New Roman" w:eastAsia="Times New Roman" w:cs="Times New Roman"/>
                  <w:color w:val="000000"/>
                  <w:lang w:val="es-ES"/>
                  <w:rPrChange w:author="Vaught, Jacob" w:date="2023-12-08T23:07:00Z" w:id="1208">
                    <w:rPr>
                      <w:rFonts w:ascii="Times New Roman" w:hAnsi="Times New Roman" w:eastAsia="Times New Roman" w:cs="Times New Roman"/>
                      <w:color w:val="000000"/>
                    </w:rPr>
                  </w:rPrChange>
                </w:rPr>
                <w:t xml:space="preserve">API </w:t>
              </w:r>
              <w:proofErr w:type="spellStart"/>
              <w:r w:rsidRPr="00301CD5">
                <w:rPr>
                  <w:rFonts w:ascii="Times New Roman" w:hAnsi="Times New Roman" w:eastAsia="Times New Roman" w:cs="Times New Roman"/>
                  <w:color w:val="000000"/>
                  <w:lang w:val="es-ES"/>
                  <w:rPrChange w:author="Vaught, Jacob" w:date="2023-12-08T23:07:00Z" w:id="1209">
                    <w:rPr>
                      <w:rFonts w:ascii="Times New Roman" w:hAnsi="Times New Roman" w:eastAsia="Times New Roman" w:cs="Times New Roman"/>
                      <w:color w:val="000000"/>
                    </w:rPr>
                  </w:rPrChange>
                </w:rPr>
                <w:t>Delevan</w:t>
              </w:r>
              <w:proofErr w:type="spellEnd"/>
              <w:r w:rsidRPr="00301CD5">
                <w:rPr>
                  <w:rFonts w:ascii="Times New Roman" w:hAnsi="Times New Roman" w:eastAsia="Times New Roman" w:cs="Times New Roman"/>
                  <w:color w:val="000000"/>
                  <w:lang w:val="es-ES"/>
                  <w:rPrChange w:author="Vaught, Jacob" w:date="2023-12-08T23:07:00Z" w:id="1210">
                    <w:rPr>
                      <w:rFonts w:ascii="Times New Roman" w:hAnsi="Times New Roman" w:eastAsia="Times New Roman" w:cs="Times New Roman"/>
                      <w:color w:val="000000"/>
                    </w:rPr>
                  </w:rPrChange>
                </w:rPr>
                <w:t xml:space="preserve"> Inc. 4590R-107K</w:t>
              </w:r>
            </w:ins>
          </w:p>
        </w:tc>
        <w:tc>
          <w:tcPr>
            <w:tcW w:w="4500" w:type="dxa"/>
            <w:tcBorders>
              <w:top w:val="nil"/>
              <w:left w:val="nil"/>
              <w:bottom w:val="single" w:color="000000" w:sz="8" w:space="0"/>
              <w:right w:val="single" w:color="000000" w:sz="8" w:space="0"/>
            </w:tcBorders>
            <w:shd w:val="clear" w:color="auto" w:fill="auto"/>
            <w:vAlign w:val="center"/>
            <w:hideMark/>
            <w:tcPrChange w:author="Vaught, Jacob" w:date="2023-12-08T23:09:00Z" w:id="1211">
              <w:tcPr>
                <w:tcW w:w="4613" w:type="dxa"/>
                <w:tcBorders>
                  <w:top w:val="nil"/>
                  <w:left w:val="nil"/>
                  <w:bottom w:val="single" w:color="000000" w:sz="8" w:space="0"/>
                  <w:right w:val="single" w:color="000000" w:sz="8" w:space="0"/>
                </w:tcBorders>
                <w:shd w:val="clear" w:color="auto" w:fill="auto"/>
                <w:vAlign w:val="center"/>
                <w:hideMark/>
              </w:tcPr>
            </w:tcPrChange>
          </w:tcPr>
          <w:p w:rsidRPr="00301CD5" w:rsidR="00301CD5" w:rsidP="00301CD5" w:rsidRDefault="00301CD5" w14:paraId="34546611" w14:textId="77777777">
            <w:pPr>
              <w:spacing w:after="0" w:line="240" w:lineRule="auto"/>
              <w:rPr>
                <w:ins w:author="Vaught, Jacob" w:date="2023-12-08T23:07:00Z" w:id="1212"/>
                <w:rFonts w:ascii="Times New Roman" w:hAnsi="Times New Roman" w:eastAsia="Times New Roman" w:cs="Times New Roman"/>
                <w:color w:val="000000"/>
              </w:rPr>
            </w:pPr>
            <w:ins w:author="Vaught, Jacob" w:date="2023-12-08T23:07:00Z" w:id="1213">
              <w:r w:rsidRPr="00301CD5">
                <w:rPr>
                  <w:rFonts w:ascii="Times New Roman" w:hAnsi="Times New Roman" w:eastAsia="system-ui" w:cs="Times New Roman"/>
                  <w:color w:val="000000"/>
                </w:rPr>
                <w:t xml:space="preserve">100 </w:t>
              </w:r>
              <w:proofErr w:type="spellStart"/>
              <w:r w:rsidRPr="00301CD5">
                <w:rPr>
                  <w:rFonts w:ascii="Times New Roman" w:hAnsi="Times New Roman" w:eastAsia="system-ui" w:cs="Times New Roman"/>
                  <w:color w:val="000000"/>
                </w:rPr>
                <w:t>mH</w:t>
              </w:r>
              <w:proofErr w:type="spellEnd"/>
              <w:r w:rsidRPr="00301CD5">
                <w:rPr>
                  <w:rFonts w:ascii="Times New Roman" w:hAnsi="Times New Roman" w:eastAsia="system-ui" w:cs="Times New Roman"/>
                  <w:color w:val="000000"/>
                </w:rPr>
                <w:t xml:space="preserve"> Inductor [Magnetic Sensor]</w:t>
              </w:r>
            </w:ins>
          </w:p>
        </w:tc>
        <w:tc>
          <w:tcPr>
            <w:tcW w:w="1170" w:type="dxa"/>
            <w:tcBorders>
              <w:top w:val="nil"/>
              <w:left w:val="nil"/>
              <w:bottom w:val="single" w:color="000000" w:sz="8" w:space="0"/>
              <w:right w:val="single" w:color="auto" w:sz="8" w:space="0"/>
            </w:tcBorders>
            <w:shd w:val="clear" w:color="auto" w:fill="auto"/>
            <w:vAlign w:val="center"/>
            <w:hideMark/>
            <w:tcPrChange w:author="Vaught, Jacob" w:date="2023-12-08T23:09:00Z" w:id="1214">
              <w:tcPr>
                <w:tcW w:w="1260" w:type="dxa"/>
                <w:tcBorders>
                  <w:top w:val="nil"/>
                  <w:left w:val="nil"/>
                  <w:bottom w:val="single" w:color="000000" w:sz="8" w:space="0"/>
                  <w:right w:val="single" w:color="auto" w:sz="8" w:space="0"/>
                </w:tcBorders>
                <w:shd w:val="clear" w:color="auto" w:fill="auto"/>
                <w:vAlign w:val="center"/>
                <w:hideMark/>
              </w:tcPr>
            </w:tcPrChange>
          </w:tcPr>
          <w:p w:rsidRPr="00301CD5" w:rsidR="00301CD5" w:rsidP="00301CD5" w:rsidRDefault="00301CD5" w14:paraId="24DC7AE9" w14:textId="77777777">
            <w:pPr>
              <w:spacing w:after="0" w:line="240" w:lineRule="auto"/>
              <w:jc w:val="center"/>
              <w:rPr>
                <w:ins w:author="Vaught, Jacob" w:date="2023-12-08T23:07:00Z" w:id="1215"/>
                <w:rFonts w:ascii="Times New Roman" w:hAnsi="Times New Roman" w:eastAsia="Times New Roman" w:cs="Times New Roman"/>
                <w:color w:val="000000"/>
              </w:rPr>
            </w:pPr>
            <w:ins w:author="Vaught, Jacob" w:date="2023-12-08T23:07:00Z" w:id="1216">
              <w:r w:rsidRPr="00301CD5">
                <w:rPr>
                  <w:rFonts w:ascii="Times New Roman" w:hAnsi="Times New Roman" w:eastAsia="system-ui" w:cs="Times New Roman"/>
                  <w:color w:val="000000"/>
                </w:rPr>
                <w:t>2</w:t>
              </w:r>
            </w:ins>
          </w:p>
        </w:tc>
      </w:tr>
      <w:tr w:rsidRPr="00301CD5" w:rsidR="00301CD5" w:rsidTr="00301CD5" w14:paraId="461E581A" w14:textId="77777777">
        <w:trPr>
          <w:trHeight w:val="315"/>
          <w:ins w:author="Vaught, Jacob" w:date="2023-12-08T23:07:00Z" w:id="1217"/>
          <w:trPrChange w:author="Vaught, Jacob" w:date="2023-12-08T23:09:00Z" w:id="1218">
            <w:trPr>
              <w:trHeight w:val="315"/>
            </w:trPr>
          </w:trPrChange>
        </w:trPr>
        <w:tc>
          <w:tcPr>
            <w:tcW w:w="3410" w:type="dxa"/>
            <w:tcBorders>
              <w:top w:val="nil"/>
              <w:left w:val="single" w:color="auto" w:sz="8" w:space="0"/>
              <w:bottom w:val="single" w:color="000000" w:sz="8" w:space="0"/>
              <w:right w:val="single" w:color="000000" w:sz="8" w:space="0"/>
            </w:tcBorders>
            <w:shd w:val="clear" w:color="auto" w:fill="auto"/>
            <w:vAlign w:val="center"/>
            <w:hideMark/>
            <w:tcPrChange w:author="Vaught, Jacob" w:date="2023-12-08T23:09:00Z" w:id="1219">
              <w:tcPr>
                <w:tcW w:w="3207" w:type="dxa"/>
                <w:tcBorders>
                  <w:top w:val="nil"/>
                  <w:left w:val="single" w:color="auto" w:sz="8" w:space="0"/>
                  <w:bottom w:val="single" w:color="000000" w:sz="8" w:space="0"/>
                  <w:right w:val="single" w:color="000000" w:sz="8" w:space="0"/>
                </w:tcBorders>
                <w:shd w:val="clear" w:color="auto" w:fill="auto"/>
                <w:vAlign w:val="center"/>
                <w:hideMark/>
              </w:tcPr>
            </w:tcPrChange>
          </w:tcPr>
          <w:p w:rsidRPr="00301CD5" w:rsidR="00301CD5" w:rsidP="00301CD5" w:rsidRDefault="00301CD5" w14:paraId="4CDCA5F4" w14:textId="77777777">
            <w:pPr>
              <w:spacing w:after="0" w:line="240" w:lineRule="auto"/>
              <w:rPr>
                <w:ins w:author="Vaught, Jacob" w:date="2023-12-08T23:07:00Z" w:id="1220"/>
                <w:rFonts w:ascii="Times New Roman" w:hAnsi="Times New Roman" w:eastAsia="Times New Roman" w:cs="Times New Roman"/>
                <w:color w:val="000000"/>
              </w:rPr>
            </w:pPr>
            <w:ins w:author="Vaught, Jacob" w:date="2023-12-08T23:07:00Z" w:id="1221">
              <w:r w:rsidRPr="00301CD5">
                <w:rPr>
                  <w:rFonts w:ascii="Times New Roman" w:hAnsi="Times New Roman" w:eastAsia="Times New Roman" w:cs="Times New Roman"/>
                  <w:color w:val="000000"/>
                </w:rPr>
                <w:t>Texas Instruments LM324N</w:t>
              </w:r>
            </w:ins>
          </w:p>
        </w:tc>
        <w:tc>
          <w:tcPr>
            <w:tcW w:w="4500" w:type="dxa"/>
            <w:tcBorders>
              <w:top w:val="nil"/>
              <w:left w:val="nil"/>
              <w:bottom w:val="single" w:color="000000" w:sz="8" w:space="0"/>
              <w:right w:val="single" w:color="000000" w:sz="8" w:space="0"/>
            </w:tcBorders>
            <w:shd w:val="clear" w:color="auto" w:fill="auto"/>
            <w:vAlign w:val="center"/>
            <w:hideMark/>
            <w:tcPrChange w:author="Vaught, Jacob" w:date="2023-12-08T23:09:00Z" w:id="1222">
              <w:tcPr>
                <w:tcW w:w="4613" w:type="dxa"/>
                <w:tcBorders>
                  <w:top w:val="nil"/>
                  <w:left w:val="nil"/>
                  <w:bottom w:val="single" w:color="000000" w:sz="8" w:space="0"/>
                  <w:right w:val="single" w:color="000000" w:sz="8" w:space="0"/>
                </w:tcBorders>
                <w:shd w:val="clear" w:color="auto" w:fill="auto"/>
                <w:vAlign w:val="center"/>
                <w:hideMark/>
              </w:tcPr>
            </w:tcPrChange>
          </w:tcPr>
          <w:p w:rsidRPr="00301CD5" w:rsidR="00301CD5" w:rsidP="00301CD5" w:rsidRDefault="00301CD5" w14:paraId="47D77255" w14:textId="77777777">
            <w:pPr>
              <w:spacing w:after="0" w:line="240" w:lineRule="auto"/>
              <w:rPr>
                <w:ins w:author="Vaught, Jacob" w:date="2023-12-08T23:07:00Z" w:id="1223"/>
                <w:rFonts w:ascii="Times New Roman" w:hAnsi="Times New Roman" w:eastAsia="Times New Roman" w:cs="Times New Roman"/>
                <w:color w:val="000000"/>
              </w:rPr>
            </w:pPr>
            <w:ins w:author="Vaught, Jacob" w:date="2023-12-08T23:07:00Z" w:id="1224">
              <w:r w:rsidRPr="00301CD5">
                <w:rPr>
                  <w:rFonts w:ascii="Times New Roman" w:hAnsi="Times New Roman" w:eastAsia="system-ui" w:cs="Times New Roman"/>
                  <w:color w:val="000000"/>
                </w:rPr>
                <w:t>General Quad-Amplifier Circuit [14 pin]</w:t>
              </w:r>
            </w:ins>
          </w:p>
        </w:tc>
        <w:tc>
          <w:tcPr>
            <w:tcW w:w="1170" w:type="dxa"/>
            <w:tcBorders>
              <w:top w:val="nil"/>
              <w:left w:val="nil"/>
              <w:bottom w:val="single" w:color="000000" w:sz="8" w:space="0"/>
              <w:right w:val="single" w:color="auto" w:sz="8" w:space="0"/>
            </w:tcBorders>
            <w:shd w:val="clear" w:color="auto" w:fill="auto"/>
            <w:vAlign w:val="center"/>
            <w:hideMark/>
            <w:tcPrChange w:author="Vaught, Jacob" w:date="2023-12-08T23:09:00Z" w:id="1225">
              <w:tcPr>
                <w:tcW w:w="1260" w:type="dxa"/>
                <w:tcBorders>
                  <w:top w:val="nil"/>
                  <w:left w:val="nil"/>
                  <w:bottom w:val="single" w:color="000000" w:sz="8" w:space="0"/>
                  <w:right w:val="single" w:color="auto" w:sz="8" w:space="0"/>
                </w:tcBorders>
                <w:shd w:val="clear" w:color="auto" w:fill="auto"/>
                <w:vAlign w:val="center"/>
                <w:hideMark/>
              </w:tcPr>
            </w:tcPrChange>
          </w:tcPr>
          <w:p w:rsidRPr="00301CD5" w:rsidR="00301CD5" w:rsidP="00301CD5" w:rsidRDefault="00301CD5" w14:paraId="2F4A07EA" w14:textId="77777777">
            <w:pPr>
              <w:spacing w:after="0" w:line="240" w:lineRule="auto"/>
              <w:jc w:val="center"/>
              <w:rPr>
                <w:ins w:author="Vaught, Jacob" w:date="2023-12-08T23:07:00Z" w:id="1226"/>
                <w:rFonts w:ascii="Times New Roman" w:hAnsi="Times New Roman" w:eastAsia="Times New Roman" w:cs="Times New Roman"/>
                <w:color w:val="000000"/>
              </w:rPr>
            </w:pPr>
            <w:ins w:author="Vaught, Jacob" w:date="2023-12-08T23:07:00Z" w:id="1227">
              <w:r w:rsidRPr="00301CD5">
                <w:rPr>
                  <w:rFonts w:ascii="Times New Roman" w:hAnsi="Times New Roman" w:eastAsia="system-ui" w:cs="Times New Roman"/>
                  <w:color w:val="000000"/>
                </w:rPr>
                <w:t>1</w:t>
              </w:r>
            </w:ins>
          </w:p>
        </w:tc>
      </w:tr>
      <w:tr w:rsidRPr="00301CD5" w:rsidR="00301CD5" w:rsidTr="00301CD5" w14:paraId="58CED65E" w14:textId="77777777">
        <w:trPr>
          <w:trHeight w:val="315"/>
          <w:ins w:author="Vaught, Jacob" w:date="2023-12-08T23:07:00Z" w:id="1228"/>
          <w:trPrChange w:author="Vaught, Jacob" w:date="2023-12-08T23:09:00Z" w:id="1229">
            <w:trPr>
              <w:trHeight w:val="315"/>
            </w:trPr>
          </w:trPrChange>
        </w:trPr>
        <w:tc>
          <w:tcPr>
            <w:tcW w:w="3410" w:type="dxa"/>
            <w:tcBorders>
              <w:top w:val="nil"/>
              <w:left w:val="single" w:color="auto" w:sz="8" w:space="0"/>
              <w:bottom w:val="single" w:color="000000" w:sz="8" w:space="0"/>
              <w:right w:val="single" w:color="000000" w:sz="8" w:space="0"/>
            </w:tcBorders>
            <w:shd w:val="clear" w:color="auto" w:fill="auto"/>
            <w:vAlign w:val="center"/>
            <w:hideMark/>
            <w:tcPrChange w:author="Vaught, Jacob" w:date="2023-12-08T23:09:00Z" w:id="1230">
              <w:tcPr>
                <w:tcW w:w="3207" w:type="dxa"/>
                <w:tcBorders>
                  <w:top w:val="nil"/>
                  <w:left w:val="single" w:color="auto" w:sz="8" w:space="0"/>
                  <w:bottom w:val="single" w:color="000000" w:sz="8" w:space="0"/>
                  <w:right w:val="single" w:color="000000" w:sz="8" w:space="0"/>
                </w:tcBorders>
                <w:shd w:val="clear" w:color="auto" w:fill="auto"/>
                <w:vAlign w:val="center"/>
                <w:hideMark/>
              </w:tcPr>
            </w:tcPrChange>
          </w:tcPr>
          <w:p w:rsidRPr="00301CD5" w:rsidR="00301CD5" w:rsidP="00301CD5" w:rsidRDefault="00301CD5" w14:paraId="1526AAD9" w14:textId="77777777">
            <w:pPr>
              <w:spacing w:after="0" w:line="240" w:lineRule="auto"/>
              <w:rPr>
                <w:ins w:author="Vaught, Jacob" w:date="2023-12-08T23:07:00Z" w:id="1231"/>
                <w:rFonts w:ascii="Times New Roman" w:hAnsi="Times New Roman" w:eastAsia="Times New Roman" w:cs="Times New Roman"/>
                <w:color w:val="000000"/>
              </w:rPr>
            </w:pPr>
            <w:ins w:author="Vaught, Jacob" w:date="2023-12-08T23:07:00Z" w:id="1232">
              <w:r w:rsidRPr="00301CD5">
                <w:rPr>
                  <w:rFonts w:ascii="Times New Roman" w:hAnsi="Times New Roman" w:eastAsia="Times New Roman" w:cs="Times New Roman"/>
                  <w:color w:val="000000"/>
                </w:rPr>
                <w:t>Vishay 1N914TR</w:t>
              </w:r>
            </w:ins>
          </w:p>
        </w:tc>
        <w:tc>
          <w:tcPr>
            <w:tcW w:w="4500" w:type="dxa"/>
            <w:tcBorders>
              <w:top w:val="nil"/>
              <w:left w:val="nil"/>
              <w:bottom w:val="single" w:color="000000" w:sz="8" w:space="0"/>
              <w:right w:val="single" w:color="000000" w:sz="8" w:space="0"/>
            </w:tcBorders>
            <w:shd w:val="clear" w:color="auto" w:fill="auto"/>
            <w:vAlign w:val="center"/>
            <w:hideMark/>
            <w:tcPrChange w:author="Vaught, Jacob" w:date="2023-12-08T23:09:00Z" w:id="1233">
              <w:tcPr>
                <w:tcW w:w="4613" w:type="dxa"/>
                <w:tcBorders>
                  <w:top w:val="nil"/>
                  <w:left w:val="nil"/>
                  <w:bottom w:val="single" w:color="000000" w:sz="8" w:space="0"/>
                  <w:right w:val="single" w:color="000000" w:sz="8" w:space="0"/>
                </w:tcBorders>
                <w:shd w:val="clear" w:color="auto" w:fill="auto"/>
                <w:vAlign w:val="center"/>
                <w:hideMark/>
              </w:tcPr>
            </w:tcPrChange>
          </w:tcPr>
          <w:p w:rsidRPr="00301CD5" w:rsidR="00301CD5" w:rsidP="00301CD5" w:rsidRDefault="00301CD5" w14:paraId="077512AA" w14:textId="77777777">
            <w:pPr>
              <w:spacing w:after="0" w:line="240" w:lineRule="auto"/>
              <w:rPr>
                <w:ins w:author="Vaught, Jacob" w:date="2023-12-08T23:07:00Z" w:id="1234"/>
                <w:rFonts w:ascii="Times New Roman" w:hAnsi="Times New Roman" w:eastAsia="Times New Roman" w:cs="Times New Roman"/>
                <w:color w:val="000000"/>
              </w:rPr>
            </w:pPr>
            <w:ins w:author="Vaught, Jacob" w:date="2023-12-08T23:07:00Z" w:id="1235">
              <w:r w:rsidRPr="00301CD5">
                <w:rPr>
                  <w:rFonts w:ascii="Times New Roman" w:hAnsi="Times New Roman" w:eastAsia="system-ui" w:cs="Times New Roman"/>
                  <w:color w:val="000000"/>
                </w:rPr>
                <w:t>75V 200mA General purpose Diode</w:t>
              </w:r>
            </w:ins>
          </w:p>
        </w:tc>
        <w:tc>
          <w:tcPr>
            <w:tcW w:w="1170" w:type="dxa"/>
            <w:tcBorders>
              <w:top w:val="nil"/>
              <w:left w:val="nil"/>
              <w:bottom w:val="single" w:color="000000" w:sz="8" w:space="0"/>
              <w:right w:val="single" w:color="auto" w:sz="8" w:space="0"/>
            </w:tcBorders>
            <w:shd w:val="clear" w:color="auto" w:fill="auto"/>
            <w:vAlign w:val="center"/>
            <w:hideMark/>
            <w:tcPrChange w:author="Vaught, Jacob" w:date="2023-12-08T23:09:00Z" w:id="1236">
              <w:tcPr>
                <w:tcW w:w="1260" w:type="dxa"/>
                <w:tcBorders>
                  <w:top w:val="nil"/>
                  <w:left w:val="nil"/>
                  <w:bottom w:val="single" w:color="000000" w:sz="8" w:space="0"/>
                  <w:right w:val="single" w:color="auto" w:sz="8" w:space="0"/>
                </w:tcBorders>
                <w:shd w:val="clear" w:color="auto" w:fill="auto"/>
                <w:vAlign w:val="center"/>
                <w:hideMark/>
              </w:tcPr>
            </w:tcPrChange>
          </w:tcPr>
          <w:p w:rsidRPr="00301CD5" w:rsidR="00301CD5" w:rsidP="00301CD5" w:rsidRDefault="00301CD5" w14:paraId="3159B057" w14:textId="77777777">
            <w:pPr>
              <w:spacing w:after="0" w:line="240" w:lineRule="auto"/>
              <w:jc w:val="center"/>
              <w:rPr>
                <w:ins w:author="Vaught, Jacob" w:date="2023-12-08T23:07:00Z" w:id="1237"/>
                <w:rFonts w:ascii="Times New Roman" w:hAnsi="Times New Roman" w:eastAsia="Times New Roman" w:cs="Times New Roman"/>
                <w:color w:val="000000"/>
              </w:rPr>
            </w:pPr>
            <w:ins w:author="Vaught, Jacob" w:date="2023-12-08T23:07:00Z" w:id="1238">
              <w:r w:rsidRPr="00301CD5">
                <w:rPr>
                  <w:rFonts w:ascii="Times New Roman" w:hAnsi="Times New Roman" w:eastAsia="system-ui" w:cs="Times New Roman"/>
                  <w:color w:val="000000"/>
                </w:rPr>
                <w:t>2</w:t>
              </w:r>
            </w:ins>
          </w:p>
        </w:tc>
      </w:tr>
      <w:tr w:rsidRPr="00301CD5" w:rsidR="00301CD5" w:rsidTr="00301CD5" w14:paraId="32029C29" w14:textId="77777777">
        <w:trPr>
          <w:trHeight w:val="315"/>
          <w:ins w:author="Vaught, Jacob" w:date="2023-12-08T23:07:00Z" w:id="1239"/>
          <w:trPrChange w:author="Vaught, Jacob" w:date="2023-12-08T23:09:00Z" w:id="1240">
            <w:trPr>
              <w:trHeight w:val="315"/>
            </w:trPr>
          </w:trPrChange>
        </w:trPr>
        <w:tc>
          <w:tcPr>
            <w:tcW w:w="3410" w:type="dxa"/>
            <w:tcBorders>
              <w:top w:val="nil"/>
              <w:left w:val="single" w:color="auto" w:sz="8" w:space="0"/>
              <w:bottom w:val="single" w:color="000000" w:sz="8" w:space="0"/>
              <w:right w:val="single" w:color="000000" w:sz="8" w:space="0"/>
            </w:tcBorders>
            <w:shd w:val="clear" w:color="auto" w:fill="auto"/>
            <w:vAlign w:val="center"/>
            <w:hideMark/>
            <w:tcPrChange w:author="Vaught, Jacob" w:date="2023-12-08T23:09:00Z" w:id="1241">
              <w:tcPr>
                <w:tcW w:w="3207" w:type="dxa"/>
                <w:tcBorders>
                  <w:top w:val="nil"/>
                  <w:left w:val="single" w:color="auto" w:sz="8" w:space="0"/>
                  <w:bottom w:val="single" w:color="000000" w:sz="8" w:space="0"/>
                  <w:right w:val="single" w:color="000000" w:sz="8" w:space="0"/>
                </w:tcBorders>
                <w:shd w:val="clear" w:color="auto" w:fill="auto"/>
                <w:vAlign w:val="center"/>
                <w:hideMark/>
              </w:tcPr>
            </w:tcPrChange>
          </w:tcPr>
          <w:p w:rsidRPr="00301CD5" w:rsidR="00301CD5" w:rsidP="00301CD5" w:rsidRDefault="00301CD5" w14:paraId="1202A90C" w14:textId="77777777">
            <w:pPr>
              <w:spacing w:after="0" w:line="240" w:lineRule="auto"/>
              <w:rPr>
                <w:ins w:author="Vaught, Jacob" w:date="2023-12-08T23:07:00Z" w:id="1242"/>
                <w:rFonts w:ascii="Times New Roman" w:hAnsi="Times New Roman" w:eastAsia="Times New Roman" w:cs="Times New Roman"/>
                <w:color w:val="000000"/>
              </w:rPr>
            </w:pPr>
            <w:ins w:author="Vaught, Jacob" w:date="2023-12-08T23:07:00Z" w:id="1243">
              <w:r w:rsidRPr="00301CD5">
                <w:rPr>
                  <w:rFonts w:ascii="Times New Roman" w:hAnsi="Times New Roman" w:eastAsia="Times New Roman" w:cs="Times New Roman"/>
                  <w:color w:val="000000"/>
                </w:rPr>
                <w:t>Vishay 1N5226B-TR</w:t>
              </w:r>
            </w:ins>
          </w:p>
        </w:tc>
        <w:tc>
          <w:tcPr>
            <w:tcW w:w="4500" w:type="dxa"/>
            <w:tcBorders>
              <w:top w:val="nil"/>
              <w:left w:val="nil"/>
              <w:bottom w:val="single" w:color="000000" w:sz="8" w:space="0"/>
              <w:right w:val="single" w:color="000000" w:sz="8" w:space="0"/>
            </w:tcBorders>
            <w:shd w:val="clear" w:color="auto" w:fill="auto"/>
            <w:vAlign w:val="center"/>
            <w:hideMark/>
            <w:tcPrChange w:author="Vaught, Jacob" w:date="2023-12-08T23:09:00Z" w:id="1244">
              <w:tcPr>
                <w:tcW w:w="4613" w:type="dxa"/>
                <w:tcBorders>
                  <w:top w:val="nil"/>
                  <w:left w:val="nil"/>
                  <w:bottom w:val="single" w:color="000000" w:sz="8" w:space="0"/>
                  <w:right w:val="single" w:color="000000" w:sz="8" w:space="0"/>
                </w:tcBorders>
                <w:shd w:val="clear" w:color="auto" w:fill="auto"/>
                <w:vAlign w:val="center"/>
                <w:hideMark/>
              </w:tcPr>
            </w:tcPrChange>
          </w:tcPr>
          <w:p w:rsidRPr="00301CD5" w:rsidR="00301CD5" w:rsidP="00301CD5" w:rsidRDefault="00301CD5" w14:paraId="0B1BDD1F" w14:textId="77777777">
            <w:pPr>
              <w:spacing w:after="0" w:line="240" w:lineRule="auto"/>
              <w:rPr>
                <w:ins w:author="Vaught, Jacob" w:date="2023-12-08T23:07:00Z" w:id="1245"/>
                <w:rFonts w:ascii="Times New Roman" w:hAnsi="Times New Roman" w:eastAsia="Times New Roman" w:cs="Times New Roman"/>
                <w:color w:val="000000"/>
              </w:rPr>
            </w:pPr>
            <w:ins w:author="Vaught, Jacob" w:date="2023-12-08T23:07:00Z" w:id="1246">
              <w:r w:rsidRPr="00301CD5">
                <w:rPr>
                  <w:rFonts w:ascii="Times New Roman" w:hAnsi="Times New Roman" w:eastAsia="system-ui" w:cs="Times New Roman"/>
                  <w:color w:val="000000"/>
                </w:rPr>
                <w:t xml:space="preserve">3.3V Zener Diode </w:t>
              </w:r>
            </w:ins>
          </w:p>
        </w:tc>
        <w:tc>
          <w:tcPr>
            <w:tcW w:w="1170" w:type="dxa"/>
            <w:tcBorders>
              <w:top w:val="nil"/>
              <w:left w:val="nil"/>
              <w:bottom w:val="single" w:color="000000" w:sz="8" w:space="0"/>
              <w:right w:val="single" w:color="auto" w:sz="8" w:space="0"/>
            </w:tcBorders>
            <w:shd w:val="clear" w:color="auto" w:fill="auto"/>
            <w:vAlign w:val="center"/>
            <w:hideMark/>
            <w:tcPrChange w:author="Vaught, Jacob" w:date="2023-12-08T23:09:00Z" w:id="1247">
              <w:tcPr>
                <w:tcW w:w="1260" w:type="dxa"/>
                <w:tcBorders>
                  <w:top w:val="nil"/>
                  <w:left w:val="nil"/>
                  <w:bottom w:val="single" w:color="000000" w:sz="8" w:space="0"/>
                  <w:right w:val="single" w:color="auto" w:sz="8" w:space="0"/>
                </w:tcBorders>
                <w:shd w:val="clear" w:color="auto" w:fill="auto"/>
                <w:vAlign w:val="center"/>
                <w:hideMark/>
              </w:tcPr>
            </w:tcPrChange>
          </w:tcPr>
          <w:p w:rsidRPr="00301CD5" w:rsidR="00301CD5" w:rsidP="00301CD5" w:rsidRDefault="00301CD5" w14:paraId="46FEA4BC" w14:textId="77777777">
            <w:pPr>
              <w:spacing w:after="0" w:line="240" w:lineRule="auto"/>
              <w:jc w:val="center"/>
              <w:rPr>
                <w:ins w:author="Vaught, Jacob" w:date="2023-12-08T23:07:00Z" w:id="1248"/>
                <w:rFonts w:ascii="Times New Roman" w:hAnsi="Times New Roman" w:eastAsia="Times New Roman" w:cs="Times New Roman"/>
                <w:color w:val="000000"/>
              </w:rPr>
            </w:pPr>
            <w:ins w:author="Vaught, Jacob" w:date="2023-12-08T23:07:00Z" w:id="1249">
              <w:r w:rsidRPr="00301CD5">
                <w:rPr>
                  <w:rFonts w:ascii="Times New Roman" w:hAnsi="Times New Roman" w:eastAsia="system-ui" w:cs="Times New Roman"/>
                  <w:color w:val="000000"/>
                </w:rPr>
                <w:t>2</w:t>
              </w:r>
            </w:ins>
          </w:p>
        </w:tc>
      </w:tr>
      <w:tr w:rsidRPr="00301CD5" w:rsidR="00301CD5" w:rsidTr="00301CD5" w14:paraId="514EF13C" w14:textId="77777777">
        <w:trPr>
          <w:trHeight w:val="315"/>
          <w:ins w:author="Vaught, Jacob" w:date="2023-12-08T23:07:00Z" w:id="1250"/>
          <w:trPrChange w:author="Vaught, Jacob" w:date="2023-12-08T23:09:00Z" w:id="1251">
            <w:trPr>
              <w:trHeight w:val="315"/>
            </w:trPr>
          </w:trPrChange>
        </w:trPr>
        <w:tc>
          <w:tcPr>
            <w:tcW w:w="3410" w:type="dxa"/>
            <w:tcBorders>
              <w:top w:val="nil"/>
              <w:left w:val="single" w:color="auto" w:sz="8" w:space="0"/>
              <w:bottom w:val="single" w:color="000000" w:sz="8" w:space="0"/>
              <w:right w:val="single" w:color="000000" w:sz="8" w:space="0"/>
            </w:tcBorders>
            <w:shd w:val="clear" w:color="auto" w:fill="auto"/>
            <w:vAlign w:val="center"/>
            <w:hideMark/>
            <w:tcPrChange w:author="Vaught, Jacob" w:date="2023-12-08T23:09:00Z" w:id="1252">
              <w:tcPr>
                <w:tcW w:w="3207" w:type="dxa"/>
                <w:tcBorders>
                  <w:top w:val="nil"/>
                  <w:left w:val="single" w:color="auto" w:sz="8" w:space="0"/>
                  <w:bottom w:val="single" w:color="000000" w:sz="8" w:space="0"/>
                  <w:right w:val="single" w:color="000000" w:sz="8" w:space="0"/>
                </w:tcBorders>
                <w:shd w:val="clear" w:color="auto" w:fill="auto"/>
                <w:vAlign w:val="center"/>
                <w:hideMark/>
              </w:tcPr>
            </w:tcPrChange>
          </w:tcPr>
          <w:p w:rsidRPr="00301CD5" w:rsidR="00301CD5" w:rsidP="00301CD5" w:rsidRDefault="00301CD5" w14:paraId="292D9EE6" w14:textId="77777777">
            <w:pPr>
              <w:spacing w:after="0" w:line="240" w:lineRule="auto"/>
              <w:rPr>
                <w:ins w:author="Vaught, Jacob" w:date="2023-12-08T23:07:00Z" w:id="1253"/>
                <w:rFonts w:ascii="Times New Roman" w:hAnsi="Times New Roman" w:eastAsia="Times New Roman" w:cs="Times New Roman"/>
                <w:color w:val="000000"/>
              </w:rPr>
            </w:pPr>
            <w:ins w:author="Vaught, Jacob" w:date="2023-12-08T23:07:00Z" w:id="1254">
              <w:r w:rsidRPr="00301CD5">
                <w:rPr>
                  <w:rFonts w:ascii="Times New Roman" w:hAnsi="Times New Roman" w:eastAsia="Times New Roman" w:cs="Times New Roman"/>
                  <w:color w:val="000000"/>
                </w:rPr>
                <w:t>STMicroelectronics LD1085V50</w:t>
              </w:r>
            </w:ins>
          </w:p>
        </w:tc>
        <w:tc>
          <w:tcPr>
            <w:tcW w:w="4500" w:type="dxa"/>
            <w:tcBorders>
              <w:top w:val="nil"/>
              <w:left w:val="nil"/>
              <w:bottom w:val="single" w:color="000000" w:sz="8" w:space="0"/>
              <w:right w:val="single" w:color="000000" w:sz="8" w:space="0"/>
            </w:tcBorders>
            <w:shd w:val="clear" w:color="auto" w:fill="auto"/>
            <w:vAlign w:val="center"/>
            <w:hideMark/>
            <w:tcPrChange w:author="Vaught, Jacob" w:date="2023-12-08T23:09:00Z" w:id="1255">
              <w:tcPr>
                <w:tcW w:w="4613" w:type="dxa"/>
                <w:tcBorders>
                  <w:top w:val="nil"/>
                  <w:left w:val="nil"/>
                  <w:bottom w:val="single" w:color="000000" w:sz="8" w:space="0"/>
                  <w:right w:val="single" w:color="000000" w:sz="8" w:space="0"/>
                </w:tcBorders>
                <w:shd w:val="clear" w:color="auto" w:fill="auto"/>
                <w:vAlign w:val="center"/>
                <w:hideMark/>
              </w:tcPr>
            </w:tcPrChange>
          </w:tcPr>
          <w:p w:rsidRPr="00301CD5" w:rsidR="00301CD5" w:rsidP="00301CD5" w:rsidRDefault="00301CD5" w14:paraId="56359467" w14:textId="77777777">
            <w:pPr>
              <w:spacing w:after="0" w:line="240" w:lineRule="auto"/>
              <w:rPr>
                <w:ins w:author="Vaught, Jacob" w:date="2023-12-08T23:07:00Z" w:id="1256"/>
                <w:rFonts w:ascii="Times New Roman" w:hAnsi="Times New Roman" w:eastAsia="Times New Roman" w:cs="Times New Roman"/>
                <w:color w:val="000000"/>
              </w:rPr>
            </w:pPr>
            <w:ins w:author="Vaught, Jacob" w:date="2023-12-08T23:07:00Z" w:id="1257">
              <w:r w:rsidRPr="00301CD5">
                <w:rPr>
                  <w:rFonts w:ascii="Times New Roman" w:hAnsi="Times New Roman" w:eastAsia="system-ui" w:cs="Times New Roman"/>
                  <w:color w:val="000000"/>
                </w:rPr>
                <w:t>Linear Voltage Regulator IC [5V 3A Output]</w:t>
              </w:r>
            </w:ins>
          </w:p>
        </w:tc>
        <w:tc>
          <w:tcPr>
            <w:tcW w:w="1170" w:type="dxa"/>
            <w:tcBorders>
              <w:top w:val="nil"/>
              <w:left w:val="nil"/>
              <w:bottom w:val="single" w:color="000000" w:sz="8" w:space="0"/>
              <w:right w:val="single" w:color="auto" w:sz="8" w:space="0"/>
            </w:tcBorders>
            <w:shd w:val="clear" w:color="auto" w:fill="auto"/>
            <w:vAlign w:val="center"/>
            <w:hideMark/>
            <w:tcPrChange w:author="Vaught, Jacob" w:date="2023-12-08T23:09:00Z" w:id="1258">
              <w:tcPr>
                <w:tcW w:w="1260" w:type="dxa"/>
                <w:tcBorders>
                  <w:top w:val="nil"/>
                  <w:left w:val="nil"/>
                  <w:bottom w:val="single" w:color="000000" w:sz="8" w:space="0"/>
                  <w:right w:val="single" w:color="auto" w:sz="8" w:space="0"/>
                </w:tcBorders>
                <w:shd w:val="clear" w:color="auto" w:fill="auto"/>
                <w:vAlign w:val="center"/>
                <w:hideMark/>
              </w:tcPr>
            </w:tcPrChange>
          </w:tcPr>
          <w:p w:rsidRPr="00301CD5" w:rsidR="00301CD5" w:rsidP="00301CD5" w:rsidRDefault="00301CD5" w14:paraId="608B0BC2" w14:textId="77777777">
            <w:pPr>
              <w:spacing w:after="0" w:line="240" w:lineRule="auto"/>
              <w:jc w:val="center"/>
              <w:rPr>
                <w:ins w:author="Vaught, Jacob" w:date="2023-12-08T23:07:00Z" w:id="1259"/>
                <w:rFonts w:ascii="Times New Roman" w:hAnsi="Times New Roman" w:eastAsia="Times New Roman" w:cs="Times New Roman"/>
                <w:color w:val="000000"/>
              </w:rPr>
            </w:pPr>
            <w:ins w:author="Vaught, Jacob" w:date="2023-12-08T23:07:00Z" w:id="1260">
              <w:r w:rsidRPr="00301CD5">
                <w:rPr>
                  <w:rFonts w:ascii="Times New Roman" w:hAnsi="Times New Roman" w:eastAsia="system-ui" w:cs="Times New Roman"/>
                  <w:color w:val="000000"/>
                </w:rPr>
                <w:t>1</w:t>
              </w:r>
            </w:ins>
          </w:p>
        </w:tc>
      </w:tr>
      <w:tr w:rsidRPr="00301CD5" w:rsidR="00301CD5" w:rsidTr="00301CD5" w14:paraId="78B278F9" w14:textId="77777777">
        <w:trPr>
          <w:trHeight w:val="285"/>
          <w:ins w:author="Vaught, Jacob" w:date="2023-12-08T23:07:00Z" w:id="1261"/>
          <w:trPrChange w:author="Vaught, Jacob" w:date="2023-12-08T23:09:00Z" w:id="1262">
            <w:trPr>
              <w:trHeight w:val="285"/>
            </w:trPr>
          </w:trPrChange>
        </w:trPr>
        <w:tc>
          <w:tcPr>
            <w:tcW w:w="3410" w:type="dxa"/>
            <w:tcBorders>
              <w:top w:val="nil"/>
              <w:left w:val="single" w:color="auto" w:sz="8" w:space="0"/>
              <w:bottom w:val="single" w:color="000000" w:sz="8" w:space="0"/>
              <w:right w:val="single" w:color="000000" w:sz="8" w:space="0"/>
            </w:tcBorders>
            <w:shd w:val="clear" w:color="auto" w:fill="auto"/>
            <w:vAlign w:val="center"/>
            <w:hideMark/>
            <w:tcPrChange w:author="Vaught, Jacob" w:date="2023-12-08T23:09:00Z" w:id="1263">
              <w:tcPr>
                <w:tcW w:w="3207" w:type="dxa"/>
                <w:tcBorders>
                  <w:top w:val="nil"/>
                  <w:left w:val="single" w:color="auto" w:sz="8" w:space="0"/>
                  <w:bottom w:val="single" w:color="000000" w:sz="8" w:space="0"/>
                  <w:right w:val="single" w:color="000000" w:sz="8" w:space="0"/>
                </w:tcBorders>
                <w:shd w:val="clear" w:color="auto" w:fill="auto"/>
                <w:vAlign w:val="center"/>
                <w:hideMark/>
              </w:tcPr>
            </w:tcPrChange>
          </w:tcPr>
          <w:p w:rsidRPr="00301CD5" w:rsidR="00301CD5" w:rsidP="00301CD5" w:rsidRDefault="00301CD5" w14:paraId="5C8969E1" w14:textId="77777777">
            <w:pPr>
              <w:spacing w:after="0" w:line="240" w:lineRule="auto"/>
              <w:rPr>
                <w:ins w:author="Vaught, Jacob" w:date="2023-12-08T23:07:00Z" w:id="1264"/>
                <w:rFonts w:ascii="Times New Roman" w:hAnsi="Times New Roman" w:eastAsia="Times New Roman" w:cs="Times New Roman"/>
                <w:color w:val="000000"/>
              </w:rPr>
            </w:pPr>
            <w:proofErr w:type="spellStart"/>
            <w:ins w:author="Vaught, Jacob" w:date="2023-12-08T23:07:00Z" w:id="1265">
              <w:r w:rsidRPr="00301CD5">
                <w:rPr>
                  <w:rFonts w:ascii="Times New Roman" w:hAnsi="Times New Roman" w:eastAsia="Times New Roman" w:cs="Times New Roman"/>
                  <w:color w:val="000000"/>
                </w:rPr>
                <w:t>Optek</w:t>
              </w:r>
              <w:proofErr w:type="spellEnd"/>
              <w:r w:rsidRPr="00301CD5">
                <w:rPr>
                  <w:rFonts w:ascii="Times New Roman" w:hAnsi="Times New Roman" w:eastAsia="Times New Roman" w:cs="Times New Roman"/>
                  <w:color w:val="000000"/>
                </w:rPr>
                <w:t xml:space="preserve"> OPB740WZ</w:t>
              </w:r>
            </w:ins>
          </w:p>
        </w:tc>
        <w:tc>
          <w:tcPr>
            <w:tcW w:w="4500" w:type="dxa"/>
            <w:tcBorders>
              <w:top w:val="nil"/>
              <w:left w:val="nil"/>
              <w:bottom w:val="single" w:color="000000" w:sz="8" w:space="0"/>
              <w:right w:val="single" w:color="000000" w:sz="8" w:space="0"/>
            </w:tcBorders>
            <w:shd w:val="clear" w:color="auto" w:fill="auto"/>
            <w:vAlign w:val="center"/>
            <w:hideMark/>
            <w:tcPrChange w:author="Vaught, Jacob" w:date="2023-12-08T23:09:00Z" w:id="1266">
              <w:tcPr>
                <w:tcW w:w="4613" w:type="dxa"/>
                <w:tcBorders>
                  <w:top w:val="nil"/>
                  <w:left w:val="nil"/>
                  <w:bottom w:val="single" w:color="000000" w:sz="8" w:space="0"/>
                  <w:right w:val="single" w:color="000000" w:sz="8" w:space="0"/>
                </w:tcBorders>
                <w:shd w:val="clear" w:color="auto" w:fill="auto"/>
                <w:vAlign w:val="center"/>
                <w:hideMark/>
              </w:tcPr>
            </w:tcPrChange>
          </w:tcPr>
          <w:p w:rsidRPr="00301CD5" w:rsidR="00301CD5" w:rsidP="00301CD5" w:rsidRDefault="00301CD5" w14:paraId="1EAFC9D6" w14:textId="20CE0AE7">
            <w:pPr>
              <w:spacing w:after="0" w:line="240" w:lineRule="auto"/>
              <w:rPr>
                <w:ins w:author="Vaught, Jacob" w:date="2023-12-08T23:07:00Z" w:id="1267"/>
                <w:rFonts w:ascii="Times New Roman" w:hAnsi="Times New Roman" w:eastAsia="Times New Roman" w:cs="Times New Roman"/>
                <w:color w:val="000000"/>
              </w:rPr>
            </w:pPr>
            <w:ins w:author="Vaught, Jacob" w:date="2023-12-08T23:07:00Z" w:id="1268">
              <w:r w:rsidRPr="00301CD5">
                <w:rPr>
                  <w:rFonts w:ascii="Times New Roman" w:hAnsi="Times New Roman" w:eastAsia="system-ui" w:cs="Times New Roman"/>
                  <w:color w:val="000000"/>
                </w:rPr>
                <w:t>Optical Reflective Sensor</w:t>
              </w:r>
            </w:ins>
            <w:ins w:author="Vaught, Jacob" w:date="2023-12-08T23:09:00Z" w:id="1269">
              <w:r>
                <w:rPr>
                  <w:rFonts w:ascii="Times New Roman" w:hAnsi="Times New Roman" w:eastAsia="system-ui" w:cs="Times New Roman"/>
                  <w:color w:val="000000"/>
                </w:rPr>
                <w:t xml:space="preserve"> </w:t>
              </w:r>
            </w:ins>
            <w:ins w:author="Vaught, Jacob" w:date="2023-12-08T23:07:00Z" w:id="1270">
              <w:r w:rsidRPr="00301CD5">
                <w:rPr>
                  <w:rFonts w:ascii="Times New Roman" w:hAnsi="Times New Roman" w:eastAsia="system-ui" w:cs="Times New Roman"/>
                  <w:color w:val="000000"/>
                </w:rPr>
                <w:t>[Landmark Detection]</w:t>
              </w:r>
            </w:ins>
          </w:p>
        </w:tc>
        <w:tc>
          <w:tcPr>
            <w:tcW w:w="1170" w:type="dxa"/>
            <w:tcBorders>
              <w:top w:val="nil"/>
              <w:left w:val="nil"/>
              <w:bottom w:val="single" w:color="000000" w:sz="8" w:space="0"/>
              <w:right w:val="single" w:color="auto" w:sz="8" w:space="0"/>
            </w:tcBorders>
            <w:shd w:val="clear" w:color="auto" w:fill="auto"/>
            <w:vAlign w:val="center"/>
            <w:hideMark/>
            <w:tcPrChange w:author="Vaught, Jacob" w:date="2023-12-08T23:09:00Z" w:id="1271">
              <w:tcPr>
                <w:tcW w:w="1260" w:type="dxa"/>
                <w:tcBorders>
                  <w:top w:val="nil"/>
                  <w:left w:val="nil"/>
                  <w:bottom w:val="single" w:color="000000" w:sz="8" w:space="0"/>
                  <w:right w:val="single" w:color="auto" w:sz="8" w:space="0"/>
                </w:tcBorders>
                <w:shd w:val="clear" w:color="auto" w:fill="auto"/>
                <w:vAlign w:val="center"/>
                <w:hideMark/>
              </w:tcPr>
            </w:tcPrChange>
          </w:tcPr>
          <w:p w:rsidRPr="00301CD5" w:rsidR="00301CD5" w:rsidP="00301CD5" w:rsidRDefault="00301CD5" w14:paraId="58DEDC33" w14:textId="77777777">
            <w:pPr>
              <w:spacing w:after="0" w:line="240" w:lineRule="auto"/>
              <w:jc w:val="center"/>
              <w:rPr>
                <w:ins w:author="Vaught, Jacob" w:date="2023-12-08T23:07:00Z" w:id="1272"/>
                <w:rFonts w:ascii="Times New Roman" w:hAnsi="Times New Roman" w:eastAsia="Times New Roman" w:cs="Times New Roman"/>
                <w:color w:val="000000"/>
              </w:rPr>
            </w:pPr>
            <w:ins w:author="Vaught, Jacob" w:date="2023-12-08T23:07:00Z" w:id="1273">
              <w:r w:rsidRPr="00301CD5">
                <w:rPr>
                  <w:rFonts w:ascii="Times New Roman" w:hAnsi="Times New Roman" w:eastAsia="system-ui" w:cs="Times New Roman"/>
                  <w:color w:val="000000"/>
                </w:rPr>
                <w:t>2</w:t>
              </w:r>
            </w:ins>
          </w:p>
        </w:tc>
      </w:tr>
      <w:tr w:rsidRPr="00301CD5" w:rsidR="00301CD5" w:rsidTr="00301CD5" w14:paraId="38564E28" w14:textId="77777777">
        <w:trPr>
          <w:trHeight w:val="315"/>
          <w:ins w:author="Vaught, Jacob" w:date="2023-12-08T23:07:00Z" w:id="1274"/>
          <w:trPrChange w:author="Vaught, Jacob" w:date="2023-12-08T23:09:00Z" w:id="1275">
            <w:trPr>
              <w:trHeight w:val="315"/>
            </w:trPr>
          </w:trPrChange>
        </w:trPr>
        <w:tc>
          <w:tcPr>
            <w:tcW w:w="3410" w:type="dxa"/>
            <w:tcBorders>
              <w:top w:val="nil"/>
              <w:left w:val="single" w:color="auto" w:sz="8" w:space="0"/>
              <w:bottom w:val="single" w:color="000000" w:sz="8" w:space="0"/>
              <w:right w:val="single" w:color="000000" w:sz="8" w:space="0"/>
            </w:tcBorders>
            <w:shd w:val="clear" w:color="auto" w:fill="auto"/>
            <w:vAlign w:val="center"/>
            <w:hideMark/>
            <w:tcPrChange w:author="Vaught, Jacob" w:date="2023-12-08T23:09:00Z" w:id="1276">
              <w:tcPr>
                <w:tcW w:w="3207" w:type="dxa"/>
                <w:tcBorders>
                  <w:top w:val="nil"/>
                  <w:left w:val="single" w:color="auto" w:sz="8" w:space="0"/>
                  <w:bottom w:val="single" w:color="000000" w:sz="8" w:space="0"/>
                  <w:right w:val="single" w:color="000000" w:sz="8" w:space="0"/>
                </w:tcBorders>
                <w:shd w:val="clear" w:color="auto" w:fill="auto"/>
                <w:vAlign w:val="center"/>
                <w:hideMark/>
              </w:tcPr>
            </w:tcPrChange>
          </w:tcPr>
          <w:p w:rsidRPr="00301CD5" w:rsidR="00301CD5" w:rsidP="00301CD5" w:rsidRDefault="00301CD5" w14:paraId="71D7F099" w14:textId="77777777">
            <w:pPr>
              <w:spacing w:after="0" w:line="240" w:lineRule="auto"/>
              <w:rPr>
                <w:ins w:author="Vaught, Jacob" w:date="2023-12-08T23:07:00Z" w:id="1277"/>
                <w:rFonts w:ascii="Times New Roman" w:hAnsi="Times New Roman" w:eastAsia="Times New Roman" w:cs="Times New Roman"/>
                <w:color w:val="000000"/>
              </w:rPr>
            </w:pPr>
            <w:ins w:author="Vaught, Jacob" w:date="2023-12-08T23:07:00Z" w:id="1278">
              <w:r w:rsidRPr="00301CD5">
                <w:rPr>
                  <w:rFonts w:ascii="Times New Roman" w:hAnsi="Times New Roman" w:eastAsia="Times New Roman" w:cs="Times New Roman"/>
                  <w:color w:val="000000"/>
                </w:rPr>
                <w:t>NXP/Freescale TFC-KIT</w:t>
              </w:r>
            </w:ins>
          </w:p>
        </w:tc>
        <w:tc>
          <w:tcPr>
            <w:tcW w:w="4500" w:type="dxa"/>
            <w:tcBorders>
              <w:top w:val="nil"/>
              <w:left w:val="nil"/>
              <w:bottom w:val="single" w:color="000000" w:sz="8" w:space="0"/>
              <w:right w:val="single" w:color="000000" w:sz="8" w:space="0"/>
            </w:tcBorders>
            <w:shd w:val="clear" w:color="auto" w:fill="auto"/>
            <w:vAlign w:val="center"/>
            <w:hideMark/>
            <w:tcPrChange w:author="Vaught, Jacob" w:date="2023-12-08T23:09:00Z" w:id="1279">
              <w:tcPr>
                <w:tcW w:w="4613" w:type="dxa"/>
                <w:tcBorders>
                  <w:top w:val="nil"/>
                  <w:left w:val="nil"/>
                  <w:bottom w:val="single" w:color="000000" w:sz="8" w:space="0"/>
                  <w:right w:val="single" w:color="000000" w:sz="8" w:space="0"/>
                </w:tcBorders>
                <w:shd w:val="clear" w:color="auto" w:fill="auto"/>
                <w:vAlign w:val="center"/>
                <w:hideMark/>
              </w:tcPr>
            </w:tcPrChange>
          </w:tcPr>
          <w:p w:rsidRPr="00301CD5" w:rsidR="00301CD5" w:rsidP="00301CD5" w:rsidRDefault="00301CD5" w14:paraId="04361F70" w14:textId="77777777">
            <w:pPr>
              <w:spacing w:after="0" w:line="240" w:lineRule="auto"/>
              <w:rPr>
                <w:ins w:author="Vaught, Jacob" w:date="2023-12-08T23:07:00Z" w:id="1280"/>
                <w:rFonts w:ascii="Times New Roman" w:hAnsi="Times New Roman" w:eastAsia="Times New Roman" w:cs="Times New Roman"/>
                <w:color w:val="000000"/>
              </w:rPr>
            </w:pPr>
            <w:ins w:author="Vaught, Jacob" w:date="2023-12-08T23:07:00Z" w:id="1281">
              <w:r w:rsidRPr="00301CD5">
                <w:rPr>
                  <w:rFonts w:ascii="Times New Roman" w:hAnsi="Times New Roman" w:eastAsia="system-ui" w:cs="Times New Roman"/>
                  <w:color w:val="000000"/>
                </w:rPr>
                <w:t>Freescale Cup Kit Chassis</w:t>
              </w:r>
            </w:ins>
          </w:p>
        </w:tc>
        <w:tc>
          <w:tcPr>
            <w:tcW w:w="1170" w:type="dxa"/>
            <w:tcBorders>
              <w:top w:val="nil"/>
              <w:left w:val="nil"/>
              <w:bottom w:val="single" w:color="000000" w:sz="8" w:space="0"/>
              <w:right w:val="single" w:color="auto" w:sz="8" w:space="0"/>
            </w:tcBorders>
            <w:shd w:val="clear" w:color="auto" w:fill="auto"/>
            <w:vAlign w:val="center"/>
            <w:hideMark/>
            <w:tcPrChange w:author="Vaught, Jacob" w:date="2023-12-08T23:09:00Z" w:id="1282">
              <w:tcPr>
                <w:tcW w:w="1260" w:type="dxa"/>
                <w:tcBorders>
                  <w:top w:val="nil"/>
                  <w:left w:val="nil"/>
                  <w:bottom w:val="single" w:color="000000" w:sz="8" w:space="0"/>
                  <w:right w:val="single" w:color="auto" w:sz="8" w:space="0"/>
                </w:tcBorders>
                <w:shd w:val="clear" w:color="auto" w:fill="auto"/>
                <w:vAlign w:val="center"/>
                <w:hideMark/>
              </w:tcPr>
            </w:tcPrChange>
          </w:tcPr>
          <w:p w:rsidRPr="00301CD5" w:rsidR="00301CD5" w:rsidP="00301CD5" w:rsidRDefault="00301CD5" w14:paraId="2B60B6EC" w14:textId="77777777">
            <w:pPr>
              <w:spacing w:after="0" w:line="240" w:lineRule="auto"/>
              <w:jc w:val="center"/>
              <w:rPr>
                <w:ins w:author="Vaught, Jacob" w:date="2023-12-08T23:07:00Z" w:id="1283"/>
                <w:rFonts w:ascii="Times New Roman" w:hAnsi="Times New Roman" w:eastAsia="Times New Roman" w:cs="Times New Roman"/>
                <w:color w:val="000000"/>
              </w:rPr>
            </w:pPr>
            <w:ins w:author="Vaught, Jacob" w:date="2023-12-08T23:07:00Z" w:id="1284">
              <w:r w:rsidRPr="00301CD5">
                <w:rPr>
                  <w:rFonts w:ascii="Times New Roman" w:hAnsi="Times New Roman" w:eastAsia="system-ui" w:cs="Times New Roman"/>
                  <w:color w:val="000000"/>
                </w:rPr>
                <w:t>1</w:t>
              </w:r>
            </w:ins>
          </w:p>
        </w:tc>
      </w:tr>
      <w:tr w:rsidRPr="00301CD5" w:rsidR="00301CD5" w:rsidTr="00301CD5" w14:paraId="0EEB072F" w14:textId="77777777">
        <w:trPr>
          <w:trHeight w:val="315"/>
          <w:ins w:author="Vaught, Jacob" w:date="2023-12-08T23:07:00Z" w:id="1285"/>
          <w:trPrChange w:author="Vaught, Jacob" w:date="2023-12-08T23:09:00Z" w:id="1286">
            <w:trPr>
              <w:trHeight w:val="315"/>
            </w:trPr>
          </w:trPrChange>
        </w:trPr>
        <w:tc>
          <w:tcPr>
            <w:tcW w:w="3410" w:type="dxa"/>
            <w:tcBorders>
              <w:top w:val="nil"/>
              <w:left w:val="single" w:color="auto" w:sz="8" w:space="0"/>
              <w:bottom w:val="single" w:color="000000" w:sz="8" w:space="0"/>
              <w:right w:val="single" w:color="000000" w:sz="8" w:space="0"/>
            </w:tcBorders>
            <w:shd w:val="clear" w:color="auto" w:fill="auto"/>
            <w:vAlign w:val="center"/>
            <w:hideMark/>
            <w:tcPrChange w:author="Vaught, Jacob" w:date="2023-12-08T23:09:00Z" w:id="1287">
              <w:tcPr>
                <w:tcW w:w="3207" w:type="dxa"/>
                <w:tcBorders>
                  <w:top w:val="nil"/>
                  <w:left w:val="single" w:color="auto" w:sz="8" w:space="0"/>
                  <w:bottom w:val="single" w:color="000000" w:sz="8" w:space="0"/>
                  <w:right w:val="single" w:color="000000" w:sz="8" w:space="0"/>
                </w:tcBorders>
                <w:shd w:val="clear" w:color="auto" w:fill="auto"/>
                <w:vAlign w:val="center"/>
                <w:hideMark/>
              </w:tcPr>
            </w:tcPrChange>
          </w:tcPr>
          <w:p w:rsidRPr="00301CD5" w:rsidR="00301CD5" w:rsidP="00301CD5" w:rsidRDefault="00301CD5" w14:paraId="620126E0" w14:textId="77777777">
            <w:pPr>
              <w:spacing w:after="0" w:line="240" w:lineRule="auto"/>
              <w:rPr>
                <w:ins w:author="Vaught, Jacob" w:date="2023-12-08T23:07:00Z" w:id="1288"/>
                <w:rFonts w:ascii="Times New Roman" w:hAnsi="Times New Roman" w:eastAsia="Times New Roman" w:cs="Times New Roman"/>
                <w:color w:val="000000"/>
              </w:rPr>
            </w:pPr>
            <w:ins w:author="Vaught, Jacob" w:date="2023-12-08T23:07:00Z" w:id="1289">
              <w:r w:rsidRPr="00301CD5">
                <w:rPr>
                  <w:rFonts w:ascii="Times New Roman" w:hAnsi="Times New Roman" w:eastAsia="Times New Roman" w:cs="Times New Roman"/>
                  <w:color w:val="000000"/>
                </w:rPr>
                <w:t>Mabuchi Motors RN260-CN-18130</w:t>
              </w:r>
            </w:ins>
          </w:p>
        </w:tc>
        <w:tc>
          <w:tcPr>
            <w:tcW w:w="4500" w:type="dxa"/>
            <w:tcBorders>
              <w:top w:val="nil"/>
              <w:left w:val="nil"/>
              <w:bottom w:val="single" w:color="000000" w:sz="8" w:space="0"/>
              <w:right w:val="single" w:color="000000" w:sz="8" w:space="0"/>
            </w:tcBorders>
            <w:shd w:val="clear" w:color="auto" w:fill="auto"/>
            <w:vAlign w:val="center"/>
            <w:hideMark/>
            <w:tcPrChange w:author="Vaught, Jacob" w:date="2023-12-08T23:09:00Z" w:id="1290">
              <w:tcPr>
                <w:tcW w:w="4613" w:type="dxa"/>
                <w:tcBorders>
                  <w:top w:val="nil"/>
                  <w:left w:val="nil"/>
                  <w:bottom w:val="single" w:color="000000" w:sz="8" w:space="0"/>
                  <w:right w:val="single" w:color="000000" w:sz="8" w:space="0"/>
                </w:tcBorders>
                <w:shd w:val="clear" w:color="auto" w:fill="auto"/>
                <w:vAlign w:val="center"/>
                <w:hideMark/>
              </w:tcPr>
            </w:tcPrChange>
          </w:tcPr>
          <w:p w:rsidRPr="00301CD5" w:rsidR="00301CD5" w:rsidP="00301CD5" w:rsidRDefault="00301CD5" w14:paraId="613D511D" w14:textId="77777777">
            <w:pPr>
              <w:spacing w:after="0" w:line="240" w:lineRule="auto"/>
              <w:rPr>
                <w:ins w:author="Vaught, Jacob" w:date="2023-12-08T23:07:00Z" w:id="1291"/>
                <w:rFonts w:ascii="Times New Roman" w:hAnsi="Times New Roman" w:eastAsia="Times New Roman" w:cs="Times New Roman"/>
                <w:color w:val="000000"/>
              </w:rPr>
            </w:pPr>
            <w:ins w:author="Vaught, Jacob" w:date="2023-12-08T23:07:00Z" w:id="1292">
              <w:r w:rsidRPr="00301CD5">
                <w:rPr>
                  <w:rFonts w:ascii="Times New Roman" w:hAnsi="Times New Roman" w:eastAsia="system-ui" w:cs="Times New Roman"/>
                  <w:color w:val="000000"/>
                </w:rPr>
                <w:t>7.2V DC Motor [Drivetrain]</w:t>
              </w:r>
            </w:ins>
          </w:p>
        </w:tc>
        <w:tc>
          <w:tcPr>
            <w:tcW w:w="1170" w:type="dxa"/>
            <w:tcBorders>
              <w:top w:val="nil"/>
              <w:left w:val="nil"/>
              <w:bottom w:val="single" w:color="000000" w:sz="8" w:space="0"/>
              <w:right w:val="single" w:color="auto" w:sz="8" w:space="0"/>
            </w:tcBorders>
            <w:shd w:val="clear" w:color="auto" w:fill="auto"/>
            <w:vAlign w:val="center"/>
            <w:hideMark/>
            <w:tcPrChange w:author="Vaught, Jacob" w:date="2023-12-08T23:09:00Z" w:id="1293">
              <w:tcPr>
                <w:tcW w:w="1260" w:type="dxa"/>
                <w:tcBorders>
                  <w:top w:val="nil"/>
                  <w:left w:val="nil"/>
                  <w:bottom w:val="single" w:color="000000" w:sz="8" w:space="0"/>
                  <w:right w:val="single" w:color="auto" w:sz="8" w:space="0"/>
                </w:tcBorders>
                <w:shd w:val="clear" w:color="auto" w:fill="auto"/>
                <w:vAlign w:val="center"/>
                <w:hideMark/>
              </w:tcPr>
            </w:tcPrChange>
          </w:tcPr>
          <w:p w:rsidRPr="00301CD5" w:rsidR="00301CD5" w:rsidP="00301CD5" w:rsidRDefault="00301CD5" w14:paraId="085DBB67" w14:textId="77777777">
            <w:pPr>
              <w:spacing w:after="0" w:line="240" w:lineRule="auto"/>
              <w:jc w:val="center"/>
              <w:rPr>
                <w:ins w:author="Vaught, Jacob" w:date="2023-12-08T23:07:00Z" w:id="1294"/>
                <w:rFonts w:ascii="Times New Roman" w:hAnsi="Times New Roman" w:eastAsia="Times New Roman" w:cs="Times New Roman"/>
                <w:color w:val="000000"/>
              </w:rPr>
            </w:pPr>
            <w:ins w:author="Vaught, Jacob" w:date="2023-12-08T23:07:00Z" w:id="1295">
              <w:r w:rsidRPr="00301CD5">
                <w:rPr>
                  <w:rFonts w:ascii="Times New Roman" w:hAnsi="Times New Roman" w:eastAsia="system-ui" w:cs="Times New Roman"/>
                  <w:color w:val="000000"/>
                </w:rPr>
                <w:t>2</w:t>
              </w:r>
            </w:ins>
          </w:p>
        </w:tc>
      </w:tr>
      <w:tr w:rsidRPr="00301CD5" w:rsidR="00301CD5" w:rsidTr="00301CD5" w14:paraId="55B8BFE3" w14:textId="77777777">
        <w:trPr>
          <w:trHeight w:val="315"/>
          <w:ins w:author="Vaught, Jacob" w:date="2023-12-08T23:07:00Z" w:id="1296"/>
          <w:trPrChange w:author="Vaught, Jacob" w:date="2023-12-08T23:09:00Z" w:id="1297">
            <w:trPr>
              <w:trHeight w:val="315"/>
            </w:trPr>
          </w:trPrChange>
        </w:trPr>
        <w:tc>
          <w:tcPr>
            <w:tcW w:w="3410" w:type="dxa"/>
            <w:tcBorders>
              <w:top w:val="nil"/>
              <w:left w:val="single" w:color="auto" w:sz="8" w:space="0"/>
              <w:bottom w:val="single" w:color="000000" w:sz="8" w:space="0"/>
              <w:right w:val="single" w:color="000000" w:sz="8" w:space="0"/>
            </w:tcBorders>
            <w:shd w:val="clear" w:color="auto" w:fill="auto"/>
            <w:vAlign w:val="center"/>
            <w:hideMark/>
            <w:tcPrChange w:author="Vaught, Jacob" w:date="2023-12-08T23:09:00Z" w:id="1298">
              <w:tcPr>
                <w:tcW w:w="3207" w:type="dxa"/>
                <w:tcBorders>
                  <w:top w:val="nil"/>
                  <w:left w:val="single" w:color="auto" w:sz="8" w:space="0"/>
                  <w:bottom w:val="single" w:color="000000" w:sz="8" w:space="0"/>
                  <w:right w:val="single" w:color="000000" w:sz="8" w:space="0"/>
                </w:tcBorders>
                <w:shd w:val="clear" w:color="auto" w:fill="auto"/>
                <w:vAlign w:val="center"/>
                <w:hideMark/>
              </w:tcPr>
            </w:tcPrChange>
          </w:tcPr>
          <w:p w:rsidRPr="00301CD5" w:rsidR="00301CD5" w:rsidP="00301CD5" w:rsidRDefault="00301CD5" w14:paraId="697F425B" w14:textId="77777777">
            <w:pPr>
              <w:spacing w:after="0" w:line="240" w:lineRule="auto"/>
              <w:rPr>
                <w:ins w:author="Vaught, Jacob" w:date="2023-12-08T23:07:00Z" w:id="1299"/>
                <w:rFonts w:ascii="Times New Roman" w:hAnsi="Times New Roman" w:eastAsia="Times New Roman" w:cs="Times New Roman"/>
                <w:color w:val="000000"/>
              </w:rPr>
            </w:pPr>
            <w:ins w:author="Vaught, Jacob" w:date="2023-12-08T23:07:00Z" w:id="1300">
              <w:r w:rsidRPr="00301CD5">
                <w:rPr>
                  <w:rFonts w:ascii="Times New Roman" w:hAnsi="Times New Roman" w:eastAsia="Times New Roman" w:cs="Times New Roman"/>
                  <w:color w:val="000000"/>
                </w:rPr>
                <w:t>Adafruit 155</w:t>
              </w:r>
            </w:ins>
          </w:p>
        </w:tc>
        <w:tc>
          <w:tcPr>
            <w:tcW w:w="4500" w:type="dxa"/>
            <w:tcBorders>
              <w:top w:val="nil"/>
              <w:left w:val="nil"/>
              <w:bottom w:val="single" w:color="000000" w:sz="8" w:space="0"/>
              <w:right w:val="single" w:color="000000" w:sz="8" w:space="0"/>
            </w:tcBorders>
            <w:shd w:val="clear" w:color="auto" w:fill="auto"/>
            <w:vAlign w:val="center"/>
            <w:hideMark/>
            <w:tcPrChange w:author="Vaught, Jacob" w:date="2023-12-08T23:09:00Z" w:id="1301">
              <w:tcPr>
                <w:tcW w:w="4613" w:type="dxa"/>
                <w:tcBorders>
                  <w:top w:val="nil"/>
                  <w:left w:val="nil"/>
                  <w:bottom w:val="single" w:color="000000" w:sz="8" w:space="0"/>
                  <w:right w:val="single" w:color="000000" w:sz="8" w:space="0"/>
                </w:tcBorders>
                <w:shd w:val="clear" w:color="auto" w:fill="auto"/>
                <w:vAlign w:val="center"/>
                <w:hideMark/>
              </w:tcPr>
            </w:tcPrChange>
          </w:tcPr>
          <w:p w:rsidRPr="00301CD5" w:rsidR="00301CD5" w:rsidP="00301CD5" w:rsidRDefault="00301CD5" w14:paraId="5221844F" w14:textId="77777777">
            <w:pPr>
              <w:spacing w:after="0" w:line="240" w:lineRule="auto"/>
              <w:rPr>
                <w:ins w:author="Vaught, Jacob" w:date="2023-12-08T23:07:00Z" w:id="1302"/>
                <w:rFonts w:ascii="Times New Roman" w:hAnsi="Times New Roman" w:eastAsia="Times New Roman" w:cs="Times New Roman"/>
                <w:color w:val="000000"/>
              </w:rPr>
            </w:pPr>
            <w:ins w:author="Vaught, Jacob" w:date="2023-12-08T23:07:00Z" w:id="1303">
              <w:r w:rsidRPr="00301CD5">
                <w:rPr>
                  <w:rFonts w:ascii="Times New Roman" w:hAnsi="Times New Roman" w:eastAsia="system-ui" w:cs="Times New Roman"/>
                  <w:color w:val="000000"/>
                </w:rPr>
                <w:t>5V Servomotor [Steering]</w:t>
              </w:r>
            </w:ins>
          </w:p>
        </w:tc>
        <w:tc>
          <w:tcPr>
            <w:tcW w:w="1170" w:type="dxa"/>
            <w:tcBorders>
              <w:top w:val="nil"/>
              <w:left w:val="nil"/>
              <w:bottom w:val="single" w:color="000000" w:sz="8" w:space="0"/>
              <w:right w:val="single" w:color="auto" w:sz="8" w:space="0"/>
            </w:tcBorders>
            <w:shd w:val="clear" w:color="auto" w:fill="auto"/>
            <w:vAlign w:val="center"/>
            <w:hideMark/>
            <w:tcPrChange w:author="Vaught, Jacob" w:date="2023-12-08T23:09:00Z" w:id="1304">
              <w:tcPr>
                <w:tcW w:w="1260" w:type="dxa"/>
                <w:tcBorders>
                  <w:top w:val="nil"/>
                  <w:left w:val="nil"/>
                  <w:bottom w:val="single" w:color="000000" w:sz="8" w:space="0"/>
                  <w:right w:val="single" w:color="auto" w:sz="8" w:space="0"/>
                </w:tcBorders>
                <w:shd w:val="clear" w:color="auto" w:fill="auto"/>
                <w:vAlign w:val="center"/>
                <w:hideMark/>
              </w:tcPr>
            </w:tcPrChange>
          </w:tcPr>
          <w:p w:rsidRPr="00301CD5" w:rsidR="00301CD5" w:rsidP="00301CD5" w:rsidRDefault="00301CD5" w14:paraId="6ADDB013" w14:textId="77777777">
            <w:pPr>
              <w:spacing w:after="0" w:line="240" w:lineRule="auto"/>
              <w:jc w:val="center"/>
              <w:rPr>
                <w:ins w:author="Vaught, Jacob" w:date="2023-12-08T23:07:00Z" w:id="1305"/>
                <w:rFonts w:ascii="Times New Roman" w:hAnsi="Times New Roman" w:eastAsia="Times New Roman" w:cs="Times New Roman"/>
                <w:color w:val="000000"/>
              </w:rPr>
            </w:pPr>
            <w:ins w:author="Vaught, Jacob" w:date="2023-12-08T23:07:00Z" w:id="1306">
              <w:r w:rsidRPr="00301CD5">
                <w:rPr>
                  <w:rFonts w:ascii="Times New Roman" w:hAnsi="Times New Roman" w:eastAsia="system-ui" w:cs="Times New Roman"/>
                  <w:color w:val="000000"/>
                </w:rPr>
                <w:t>1</w:t>
              </w:r>
            </w:ins>
          </w:p>
        </w:tc>
      </w:tr>
    </w:tbl>
    <w:p w:rsidR="00301CD5" w:rsidP="00301CD5" w:rsidRDefault="754D40E0" w14:paraId="6951CBB0" w14:textId="058ECA06">
      <w:pPr>
        <w:rPr>
          <w:ins w:author="Vaught, Jacob" w:date="2023-12-08T23:09:00Z" w:id="1307"/>
          <w:rStyle w:val="Heading2Char"/>
          <w:rFonts w:ascii="Times New Roman" w:hAnsi="Times New Roman" w:eastAsia="Calibri Light" w:cs="Times New Roman"/>
        </w:rPr>
      </w:pPr>
      <w:del w:author="Vaught, Jacob" w:date="2023-12-08T23:07:00Z" w:id="1308">
        <w:r w:rsidRPr="00932E42" w:rsidDel="00301CD5">
          <w:rPr>
            <w:rStyle w:val="Heading2Char"/>
            <w:rFonts w:ascii="Times New Roman" w:hAnsi="Times New Roman" w:eastAsia="Calibri Light" w:cs="Times New Roman"/>
            <w:rPrChange w:author="Vaught, Jacob" w:date="2023-12-08T20:45:00Z" w:id="1309">
              <w:rPr>
                <w:rStyle w:val="Heading2Char"/>
                <w:rFonts w:ascii="Calibri Light" w:hAnsi="Calibri Light" w:eastAsia="Calibri Light" w:cs="Calibri Light"/>
              </w:rPr>
            </w:rPrChange>
          </w:rPr>
          <w:delText>5.1 Component List</w:delText>
        </w:r>
      </w:del>
    </w:p>
    <w:p w:rsidR="00301CD5" w:rsidP="00301CD5" w:rsidRDefault="00301CD5" w14:paraId="47FA6690" w14:textId="77777777">
      <w:pPr>
        <w:rPr>
          <w:ins w:author="Vaught, Jacob" w:date="2023-12-08T23:09:00Z" w:id="1310"/>
          <w:rStyle w:val="Heading2Char"/>
          <w:rFonts w:ascii="Times New Roman" w:hAnsi="Times New Roman" w:eastAsia="Calibri Light" w:cs="Times New Roman"/>
        </w:rPr>
      </w:pPr>
    </w:p>
    <w:p w:rsidR="00301CD5" w:rsidP="00301CD5" w:rsidRDefault="00301CD5" w14:paraId="10635D75" w14:textId="77777777">
      <w:pPr>
        <w:rPr>
          <w:ins w:author="Vaught, Jacob" w:date="2023-12-08T23:09:00Z" w:id="1311"/>
          <w:rStyle w:val="Heading2Char"/>
          <w:rFonts w:ascii="Times New Roman" w:hAnsi="Times New Roman" w:eastAsia="Calibri Light" w:cs="Times New Roman"/>
        </w:rPr>
      </w:pPr>
    </w:p>
    <w:p w:rsidR="00301CD5" w:rsidP="00301CD5" w:rsidRDefault="00301CD5" w14:paraId="51C38816" w14:textId="77777777">
      <w:pPr>
        <w:rPr>
          <w:ins w:author="Vaught, Jacob" w:date="2023-12-08T23:09:00Z" w:id="1312"/>
          <w:rStyle w:val="Heading2Char"/>
          <w:rFonts w:ascii="Times New Roman" w:hAnsi="Times New Roman" w:eastAsia="Calibri Light" w:cs="Times New Roman"/>
        </w:rPr>
      </w:pPr>
    </w:p>
    <w:p w:rsidRPr="00301CD5" w:rsidR="00301CD5" w:rsidRDefault="00301CD5" w14:paraId="58F5FB52" w14:textId="77777777">
      <w:pPr>
        <w:rPr>
          <w:rPrChange w:author="Vaught, Jacob" w:date="2023-12-08T23:07:00Z" w:id="1313">
            <w:rPr>
              <w:rStyle w:val="Heading2Char"/>
              <w:rFonts w:ascii="Calibri Light" w:hAnsi="Calibri Light" w:eastAsia="Calibri Light" w:cs="Calibri Light"/>
            </w:rPr>
          </w:rPrChange>
        </w:rPr>
        <w:pPrChange w:author="Vaught, Jacob" w:date="2023-12-08T23:07:00Z" w:id="1314">
          <w:pPr>
            <w:pStyle w:val="Heading2"/>
          </w:pPr>
        </w:pPrChange>
      </w:pPr>
    </w:p>
    <w:tbl>
      <w:tblPr>
        <w:tblStyle w:val="TableGrid"/>
        <w:tblW w:w="0" w:type="auto"/>
        <w:tblLayout w:type="fixed"/>
        <w:tblLook w:val="06A0" w:firstRow="1" w:lastRow="0" w:firstColumn="1" w:lastColumn="0" w:noHBand="1" w:noVBand="1"/>
      </w:tblPr>
      <w:tblGrid>
        <w:gridCol w:w="2340"/>
        <w:gridCol w:w="2340"/>
        <w:gridCol w:w="2340"/>
        <w:gridCol w:w="2340"/>
      </w:tblGrid>
      <w:tr w:rsidRPr="00932E42" w:rsidR="1C947B3B" w:rsidDel="00FB64BD" w:rsidTr="4C1F70FA" w14:paraId="5D28130B" w14:textId="3DB81226">
        <w:trPr>
          <w:trHeight w:val="300"/>
          <w:del w:author="Vaught, Jacob" w:date="2023-12-08T22:29:00Z" w:id="1315"/>
        </w:trPr>
        <w:tc>
          <w:tcPr>
            <w:tcW w:w="2340" w:type="dxa"/>
          </w:tcPr>
          <w:p w:rsidRPr="009F654A" w:rsidR="5A098E30" w:rsidDel="00FB64BD" w:rsidP="1C947B3B" w:rsidRDefault="5A098E30" w14:paraId="56A3BAAB" w14:textId="69A02C28">
            <w:pPr>
              <w:jc w:val="center"/>
              <w:rPr>
                <w:del w:author="Vaught, Jacob" w:date="2023-12-08T22:29:00Z" w:id="1316"/>
                <w:rFonts w:ascii="Times New Roman" w:hAnsi="Times New Roman" w:cs="Times New Roman"/>
                <w:b/>
                <w:bCs/>
                <w:sz w:val="24"/>
                <w:szCs w:val="24"/>
                <w:rPrChange w:author="Vaught, Jacob" w:date="2023-12-08T22:29:00Z" w:id="1317">
                  <w:rPr>
                    <w:del w:author="Vaught, Jacob" w:date="2023-12-08T22:29:00Z" w:id="1318"/>
                    <w:b/>
                    <w:bCs/>
                    <w:sz w:val="24"/>
                    <w:szCs w:val="24"/>
                  </w:rPr>
                </w:rPrChange>
              </w:rPr>
            </w:pPr>
            <w:del w:author="Vaught, Jacob" w:date="2023-12-08T22:29:00Z" w:id="1319">
              <w:r w:rsidRPr="009F654A" w:rsidDel="00FB64BD">
                <w:rPr>
                  <w:rFonts w:ascii="Times New Roman" w:hAnsi="Times New Roman" w:cs="Times New Roman"/>
                  <w:b/>
                  <w:bCs/>
                  <w:sz w:val="24"/>
                  <w:szCs w:val="24"/>
                  <w:rPrChange w:author="Vaught, Jacob" w:date="2023-12-08T22:29:00Z" w:id="1320">
                    <w:rPr>
                      <w:rFonts w:asciiTheme="majorHAnsi" w:hAnsiTheme="majorHAnsi" w:eastAsiaTheme="majorEastAsia" w:cstheme="majorBidi"/>
                      <w:b/>
                      <w:bCs/>
                      <w:color w:val="982A2A"/>
                      <w:sz w:val="24"/>
                      <w:szCs w:val="24"/>
                    </w:rPr>
                  </w:rPrChange>
                </w:rPr>
                <w:delText>Manufacturer</w:delText>
              </w:r>
            </w:del>
          </w:p>
        </w:tc>
        <w:tc>
          <w:tcPr>
            <w:tcW w:w="2340" w:type="dxa"/>
          </w:tcPr>
          <w:p w:rsidRPr="009F654A" w:rsidR="5A098E30" w:rsidDel="00FB64BD" w:rsidP="1C947B3B" w:rsidRDefault="5A098E30" w14:paraId="3235DB6B" w14:textId="425B9A00">
            <w:pPr>
              <w:jc w:val="center"/>
              <w:rPr>
                <w:del w:author="Vaught, Jacob" w:date="2023-12-08T22:29:00Z" w:id="1321"/>
                <w:rFonts w:ascii="Times New Roman" w:hAnsi="Times New Roman" w:cs="Times New Roman"/>
                <w:b/>
                <w:bCs/>
                <w:sz w:val="24"/>
                <w:szCs w:val="24"/>
                <w:rPrChange w:author="Vaught, Jacob" w:date="2023-12-08T22:29:00Z" w:id="1322">
                  <w:rPr>
                    <w:del w:author="Vaught, Jacob" w:date="2023-12-08T22:29:00Z" w:id="1323"/>
                    <w:b/>
                    <w:bCs/>
                    <w:sz w:val="24"/>
                    <w:szCs w:val="24"/>
                  </w:rPr>
                </w:rPrChange>
              </w:rPr>
            </w:pPr>
            <w:del w:author="Vaught, Jacob" w:date="2023-12-08T22:29:00Z" w:id="1324">
              <w:r w:rsidRPr="009F654A" w:rsidDel="00FB64BD">
                <w:rPr>
                  <w:rFonts w:ascii="Times New Roman" w:hAnsi="Times New Roman" w:cs="Times New Roman"/>
                  <w:b/>
                  <w:bCs/>
                  <w:sz w:val="24"/>
                  <w:szCs w:val="24"/>
                  <w:rPrChange w:author="Vaught, Jacob" w:date="2023-12-08T22:29:00Z" w:id="1325">
                    <w:rPr>
                      <w:b/>
                      <w:bCs/>
                      <w:sz w:val="24"/>
                      <w:szCs w:val="24"/>
                    </w:rPr>
                  </w:rPrChange>
                </w:rPr>
                <w:delText>Part Number</w:delText>
              </w:r>
            </w:del>
          </w:p>
        </w:tc>
        <w:tc>
          <w:tcPr>
            <w:tcW w:w="2340" w:type="dxa"/>
          </w:tcPr>
          <w:p w:rsidRPr="009F654A" w:rsidR="5A098E30" w:rsidDel="00FB64BD" w:rsidP="1C947B3B" w:rsidRDefault="5A098E30" w14:paraId="2C53E272" w14:textId="77192F5F">
            <w:pPr>
              <w:jc w:val="center"/>
              <w:rPr>
                <w:del w:author="Vaught, Jacob" w:date="2023-12-08T22:29:00Z" w:id="1326"/>
                <w:rFonts w:ascii="Times New Roman" w:hAnsi="Times New Roman" w:cs="Times New Roman"/>
                <w:b/>
                <w:bCs/>
                <w:sz w:val="24"/>
                <w:szCs w:val="24"/>
                <w:rPrChange w:author="Vaught, Jacob" w:date="2023-12-08T22:29:00Z" w:id="1327">
                  <w:rPr>
                    <w:del w:author="Vaught, Jacob" w:date="2023-12-08T22:29:00Z" w:id="1328"/>
                    <w:b/>
                    <w:bCs/>
                    <w:sz w:val="24"/>
                    <w:szCs w:val="24"/>
                  </w:rPr>
                </w:rPrChange>
              </w:rPr>
            </w:pPr>
            <w:del w:author="Vaught, Jacob" w:date="2023-12-08T22:29:00Z" w:id="1329">
              <w:r w:rsidRPr="009F654A" w:rsidDel="00FB64BD">
                <w:rPr>
                  <w:rFonts w:ascii="Times New Roman" w:hAnsi="Times New Roman" w:cs="Times New Roman"/>
                  <w:b/>
                  <w:bCs/>
                  <w:sz w:val="24"/>
                  <w:szCs w:val="24"/>
                  <w:rPrChange w:author="Vaught, Jacob" w:date="2023-12-08T22:29:00Z" w:id="1330">
                    <w:rPr>
                      <w:b/>
                      <w:bCs/>
                      <w:sz w:val="24"/>
                      <w:szCs w:val="24"/>
                    </w:rPr>
                  </w:rPrChange>
                </w:rPr>
                <w:delText>Description</w:delText>
              </w:r>
            </w:del>
          </w:p>
        </w:tc>
        <w:tc>
          <w:tcPr>
            <w:tcW w:w="2340" w:type="dxa"/>
          </w:tcPr>
          <w:p w:rsidRPr="009F654A" w:rsidR="5A098E30" w:rsidDel="00FB64BD" w:rsidP="1C947B3B" w:rsidRDefault="5A098E30" w14:paraId="53E1136B" w14:textId="275D349C">
            <w:pPr>
              <w:jc w:val="center"/>
              <w:rPr>
                <w:del w:author="Vaught, Jacob" w:date="2023-12-08T22:29:00Z" w:id="1331"/>
                <w:rFonts w:ascii="Times New Roman" w:hAnsi="Times New Roman" w:cs="Times New Roman"/>
                <w:b/>
                <w:bCs/>
                <w:sz w:val="24"/>
                <w:szCs w:val="24"/>
                <w:rPrChange w:author="Vaught, Jacob" w:date="2023-12-08T22:29:00Z" w:id="1332">
                  <w:rPr>
                    <w:del w:author="Vaught, Jacob" w:date="2023-12-08T22:29:00Z" w:id="1333"/>
                    <w:b/>
                    <w:bCs/>
                    <w:sz w:val="24"/>
                    <w:szCs w:val="24"/>
                  </w:rPr>
                </w:rPrChange>
              </w:rPr>
            </w:pPr>
            <w:del w:author="Vaught, Jacob" w:date="2023-12-08T22:29:00Z" w:id="1334">
              <w:r w:rsidRPr="009F654A" w:rsidDel="00FB64BD">
                <w:rPr>
                  <w:rFonts w:ascii="Times New Roman" w:hAnsi="Times New Roman" w:cs="Times New Roman"/>
                  <w:b/>
                  <w:bCs/>
                  <w:sz w:val="24"/>
                  <w:szCs w:val="24"/>
                  <w:rPrChange w:author="Vaught, Jacob" w:date="2023-12-08T22:29:00Z" w:id="1335">
                    <w:rPr>
                      <w:b/>
                      <w:bCs/>
                      <w:sz w:val="24"/>
                      <w:szCs w:val="24"/>
                    </w:rPr>
                  </w:rPrChange>
                </w:rPr>
                <w:delText>Quantity</w:delText>
              </w:r>
            </w:del>
          </w:p>
        </w:tc>
      </w:tr>
      <w:tr w:rsidRPr="00932E42" w:rsidR="1C947B3B" w:rsidDel="00FB64BD" w:rsidTr="4C1F70FA" w14:paraId="21728D29" w14:textId="142B6D2D">
        <w:trPr>
          <w:trHeight w:val="300"/>
          <w:del w:author="Vaught, Jacob" w:date="2023-12-08T22:29:00Z" w:id="1336"/>
        </w:trPr>
        <w:tc>
          <w:tcPr>
            <w:tcW w:w="2340" w:type="dxa"/>
          </w:tcPr>
          <w:p w:rsidRPr="009F654A" w:rsidR="1C947B3B" w:rsidDel="00FB64BD" w:rsidP="1C947B3B" w:rsidRDefault="6009DC47" w14:paraId="3CB3B8DD" w14:textId="7945F8C4">
            <w:pPr>
              <w:rPr>
                <w:del w:author="Vaught, Jacob" w:date="2023-12-08T22:29:00Z" w:id="1337"/>
                <w:rFonts w:ascii="Times New Roman" w:hAnsi="Times New Roman" w:eastAsia="system-ui" w:cs="Times New Roman"/>
                <w:rPrChange w:author="Vaught, Jacob" w:date="2023-12-08T22:29:00Z" w:id="1338">
                  <w:rPr>
                    <w:del w:author="Vaught, Jacob" w:date="2023-12-08T22:29:00Z" w:id="1339"/>
                    <w:rFonts w:ascii="system-ui" w:hAnsi="system-ui" w:eastAsia="system-ui" w:cs="system-ui"/>
                    <w:color w:val="374151"/>
                  </w:rPr>
                </w:rPrChange>
              </w:rPr>
            </w:pPr>
            <w:del w:author="Vaught, Jacob" w:date="2023-12-08T22:29:00Z" w:id="1340">
              <w:r w:rsidRPr="009F654A" w:rsidDel="00FB64BD">
                <w:rPr>
                  <w:rFonts w:ascii="Times New Roman" w:hAnsi="Times New Roman" w:eastAsia="system-ui" w:cs="Times New Roman"/>
                  <w:rPrChange w:author="Vaught, Jacob" w:date="2023-12-08T22:29:00Z" w:id="1341">
                    <w:rPr>
                      <w:rFonts w:ascii="system-ui" w:hAnsi="system-ui" w:eastAsia="system-ui" w:cs="system-ui"/>
                      <w:color w:val="374151"/>
                    </w:rPr>
                  </w:rPrChange>
                </w:rPr>
                <w:delText>Arduino, Inc.</w:delText>
              </w:r>
            </w:del>
          </w:p>
        </w:tc>
        <w:tc>
          <w:tcPr>
            <w:tcW w:w="2340" w:type="dxa"/>
          </w:tcPr>
          <w:p w:rsidRPr="009F654A" w:rsidR="1C947B3B" w:rsidDel="00FB64BD" w:rsidP="1C947B3B" w:rsidRDefault="6009DC47" w14:paraId="044D43BB" w14:textId="2C211CD7">
            <w:pPr>
              <w:rPr>
                <w:del w:author="Vaught, Jacob" w:date="2023-12-08T22:29:00Z" w:id="1342"/>
                <w:rFonts w:ascii="Times New Roman" w:hAnsi="Times New Roman" w:eastAsia="system-ui" w:cs="Times New Roman"/>
                <w:rPrChange w:author="Vaught, Jacob" w:date="2023-12-08T22:29:00Z" w:id="1343">
                  <w:rPr>
                    <w:del w:author="Vaught, Jacob" w:date="2023-12-08T22:29:00Z" w:id="1344"/>
                    <w:rFonts w:ascii="system-ui" w:hAnsi="system-ui" w:eastAsia="system-ui" w:cs="system-ui"/>
                    <w:color w:val="374151"/>
                  </w:rPr>
                </w:rPrChange>
              </w:rPr>
            </w:pPr>
            <w:del w:author="Vaught, Jacob" w:date="2023-12-08T22:29:00Z" w:id="1345">
              <w:r w:rsidRPr="009F654A" w:rsidDel="00FB64BD">
                <w:rPr>
                  <w:rFonts w:ascii="Times New Roman" w:hAnsi="Times New Roman" w:eastAsia="system-ui" w:cs="Times New Roman"/>
                  <w:rPrChange w:author="Vaught, Jacob" w:date="2023-12-08T22:29:00Z" w:id="1346">
                    <w:rPr>
                      <w:rFonts w:ascii="system-ui" w:hAnsi="system-ui" w:eastAsia="system-ui" w:cs="system-ui"/>
                      <w:color w:val="374151"/>
                    </w:rPr>
                  </w:rPrChange>
                </w:rPr>
                <w:delText>A000066</w:delText>
              </w:r>
            </w:del>
          </w:p>
        </w:tc>
        <w:tc>
          <w:tcPr>
            <w:tcW w:w="2340" w:type="dxa"/>
          </w:tcPr>
          <w:p w:rsidRPr="009F654A" w:rsidR="1C947B3B" w:rsidDel="00FB64BD" w:rsidP="1C947B3B" w:rsidRDefault="6009DC47" w14:paraId="5A357F03" w14:textId="2BBF7B1B">
            <w:pPr>
              <w:rPr>
                <w:del w:author="Vaught, Jacob" w:date="2023-12-08T22:29:00Z" w:id="1347"/>
                <w:rFonts w:ascii="Times New Roman" w:hAnsi="Times New Roman" w:eastAsia="system-ui" w:cs="Times New Roman"/>
                <w:rPrChange w:author="Vaught, Jacob" w:date="2023-12-08T22:29:00Z" w:id="1348">
                  <w:rPr>
                    <w:del w:author="Vaught, Jacob" w:date="2023-12-08T22:29:00Z" w:id="1349"/>
                    <w:rFonts w:ascii="system-ui" w:hAnsi="system-ui" w:eastAsia="system-ui" w:cs="system-ui"/>
                    <w:color w:val="374151"/>
                  </w:rPr>
                </w:rPrChange>
              </w:rPr>
            </w:pPr>
            <w:del w:author="Vaught, Jacob" w:date="2023-12-08T22:25:00Z" w:id="1350">
              <w:r w:rsidRPr="009F654A" w:rsidDel="00961794">
                <w:rPr>
                  <w:rFonts w:ascii="Times New Roman" w:hAnsi="Times New Roman" w:eastAsia="system-ui" w:cs="Times New Roman"/>
                  <w:rPrChange w:author="Vaught, Jacob" w:date="2023-12-08T22:29:00Z" w:id="1351">
                    <w:rPr>
                      <w:rFonts w:ascii="system-ui" w:hAnsi="system-ui" w:eastAsia="system-ui" w:cs="system-ui"/>
                      <w:color w:val="374151"/>
                    </w:rPr>
                  </w:rPrChange>
                </w:rPr>
                <w:delText xml:space="preserve">ATmega328P </w:delText>
              </w:r>
            </w:del>
            <w:del w:author="Vaught, Jacob" w:date="2023-12-08T22:29:00Z" w:id="1352">
              <w:r w:rsidRPr="009F654A" w:rsidDel="00FB64BD">
                <w:rPr>
                  <w:rFonts w:ascii="Times New Roman" w:hAnsi="Times New Roman" w:eastAsia="system-ui" w:cs="Times New Roman"/>
                  <w:rPrChange w:author="Vaught, Jacob" w:date="2023-12-08T22:29:00Z" w:id="1353">
                    <w:rPr>
                      <w:rFonts w:ascii="system-ui" w:hAnsi="system-ui" w:eastAsia="system-ui" w:cs="system-ui"/>
                      <w:color w:val="374151"/>
                    </w:rPr>
                  </w:rPrChange>
                </w:rPr>
                <w:delText>microcontroller</w:delText>
              </w:r>
            </w:del>
          </w:p>
        </w:tc>
        <w:tc>
          <w:tcPr>
            <w:tcW w:w="2340" w:type="dxa"/>
          </w:tcPr>
          <w:p w:rsidRPr="009F654A" w:rsidR="2CDEC632" w:rsidDel="00FB64BD" w:rsidP="1C947B3B" w:rsidRDefault="2CDEC632" w14:paraId="5E1A0D7B" w14:textId="6CC9C8DB">
            <w:pPr>
              <w:rPr>
                <w:del w:author="Vaught, Jacob" w:date="2023-12-08T22:29:00Z" w:id="1354"/>
                <w:rFonts w:ascii="Times New Roman" w:hAnsi="Times New Roman" w:eastAsia="system-ui" w:cs="Times New Roman"/>
                <w:rPrChange w:author="Vaught, Jacob" w:date="2023-12-08T22:29:00Z" w:id="1355">
                  <w:rPr>
                    <w:del w:author="Vaught, Jacob" w:date="2023-12-08T22:29:00Z" w:id="1356"/>
                    <w:rFonts w:ascii="system-ui" w:hAnsi="system-ui" w:eastAsia="system-ui" w:cs="system-ui"/>
                    <w:color w:val="374151"/>
                  </w:rPr>
                </w:rPrChange>
              </w:rPr>
            </w:pPr>
            <w:del w:author="Vaught, Jacob" w:date="2023-12-08T22:29:00Z" w:id="1357">
              <w:r w:rsidRPr="009F654A" w:rsidDel="00FB64BD">
                <w:rPr>
                  <w:rFonts w:ascii="Times New Roman" w:hAnsi="Times New Roman" w:eastAsia="system-ui" w:cs="Times New Roman"/>
                  <w:rPrChange w:author="Vaught, Jacob" w:date="2023-12-08T22:29:00Z" w:id="1358">
                    <w:rPr>
                      <w:rFonts w:ascii="system-ui" w:hAnsi="system-ui" w:eastAsia="system-ui" w:cs="system-ui"/>
                      <w:color w:val="374151"/>
                    </w:rPr>
                  </w:rPrChange>
                </w:rPr>
                <w:delText>1</w:delText>
              </w:r>
            </w:del>
          </w:p>
        </w:tc>
      </w:tr>
      <w:tr w:rsidRPr="00932E42" w:rsidR="5051667D" w:rsidDel="00FB64BD" w:rsidTr="5051667D" w14:paraId="30FFFDDA" w14:textId="606446D1">
        <w:trPr>
          <w:trHeight w:val="300"/>
          <w:del w:author="Vaught, Jacob" w:date="2023-12-08T22:29:00Z" w:id="1359"/>
        </w:trPr>
        <w:tc>
          <w:tcPr>
            <w:tcW w:w="2340" w:type="dxa"/>
          </w:tcPr>
          <w:p w:rsidRPr="009F654A" w:rsidR="5051667D" w:rsidDel="00FB64BD" w:rsidP="5051667D" w:rsidRDefault="2AC48CB2" w14:paraId="7AC29F6C" w14:textId="0E268039">
            <w:pPr>
              <w:rPr>
                <w:del w:author="Vaught, Jacob" w:date="2023-12-08T22:29:00Z" w:id="1360"/>
                <w:rFonts w:ascii="Times New Roman" w:hAnsi="Times New Roman" w:eastAsia="system-ui" w:cs="Times New Roman"/>
                <w:rPrChange w:author="Vaught, Jacob" w:date="2023-12-08T22:29:00Z" w:id="1361">
                  <w:rPr>
                    <w:del w:author="Vaught, Jacob" w:date="2023-12-08T22:29:00Z" w:id="1362"/>
                    <w:rFonts w:ascii="system-ui" w:hAnsi="system-ui" w:eastAsia="system-ui" w:cs="system-ui"/>
                    <w:color w:val="374151"/>
                  </w:rPr>
                </w:rPrChange>
              </w:rPr>
            </w:pPr>
            <w:del w:author="Vaught, Jacob" w:date="2023-12-08T22:29:00Z" w:id="1363">
              <w:r w:rsidRPr="009F654A" w:rsidDel="00FB64BD">
                <w:rPr>
                  <w:rFonts w:ascii="Times New Roman" w:hAnsi="Times New Roman" w:eastAsia="system-ui" w:cs="Times New Roman"/>
                  <w:rPrChange w:author="Vaught, Jacob" w:date="2023-12-08T22:29:00Z" w:id="1364">
                    <w:rPr>
                      <w:rFonts w:ascii="system-ui" w:hAnsi="system-ui" w:eastAsia="system-ui" w:cs="system-ui"/>
                      <w:color w:val="374151"/>
                    </w:rPr>
                  </w:rPrChange>
                </w:rPr>
                <w:delText>Admiral</w:delText>
              </w:r>
            </w:del>
          </w:p>
        </w:tc>
        <w:tc>
          <w:tcPr>
            <w:tcW w:w="2340" w:type="dxa"/>
          </w:tcPr>
          <w:p w:rsidRPr="009F654A" w:rsidR="5051667D" w:rsidDel="00FB64BD" w:rsidP="5051667D" w:rsidRDefault="2AC48CB2" w14:paraId="2C09B8C2" w14:textId="216F261C">
            <w:pPr>
              <w:rPr>
                <w:del w:author="Vaught, Jacob" w:date="2023-12-08T22:29:00Z" w:id="1365"/>
                <w:rFonts w:ascii="Times New Roman" w:hAnsi="Times New Roman" w:eastAsia="system-ui" w:cs="Times New Roman"/>
                <w:rPrChange w:author="Vaught, Jacob" w:date="2023-12-08T22:29:00Z" w:id="1366">
                  <w:rPr>
                    <w:del w:author="Vaught, Jacob" w:date="2023-12-08T22:29:00Z" w:id="1367"/>
                    <w:rFonts w:ascii="system-ui" w:hAnsi="system-ui" w:eastAsia="system-ui" w:cs="system-ui"/>
                    <w:color w:val="374151"/>
                  </w:rPr>
                </w:rPrChange>
              </w:rPr>
            </w:pPr>
            <w:del w:author="Vaught, Jacob" w:date="2023-12-08T22:29:00Z" w:id="1368">
              <w:r w:rsidRPr="009F654A" w:rsidDel="00FB64BD">
                <w:rPr>
                  <w:rFonts w:ascii="Times New Roman" w:hAnsi="Times New Roman" w:eastAsia="system-ui" w:cs="Times New Roman"/>
                  <w:rPrChange w:author="Vaught, Jacob" w:date="2023-12-08T22:29:00Z" w:id="1369">
                    <w:rPr>
                      <w:rFonts w:ascii="system-ui" w:hAnsi="system-ui" w:eastAsia="system-ui" w:cs="system-ui"/>
                      <w:color w:val="374151"/>
                    </w:rPr>
                  </w:rPrChange>
                </w:rPr>
                <w:delText>EPR40004X6</w:delText>
              </w:r>
            </w:del>
          </w:p>
        </w:tc>
        <w:tc>
          <w:tcPr>
            <w:tcW w:w="2340" w:type="dxa"/>
          </w:tcPr>
          <w:p w:rsidRPr="009F654A" w:rsidR="5051667D" w:rsidDel="00FB64BD" w:rsidP="5051667D" w:rsidRDefault="29F0F6C4" w14:paraId="7669D0AF" w14:textId="20178540">
            <w:pPr>
              <w:rPr>
                <w:del w:author="Vaught, Jacob" w:date="2023-12-08T22:29:00Z" w:id="1370"/>
                <w:rFonts w:ascii="Times New Roman" w:hAnsi="Times New Roman" w:eastAsia="system-ui" w:cs="Times New Roman"/>
                <w:rPrChange w:author="Vaught, Jacob" w:date="2023-12-08T22:29:00Z" w:id="1371">
                  <w:rPr>
                    <w:del w:author="Vaught, Jacob" w:date="2023-12-08T22:29:00Z" w:id="1372"/>
                    <w:rFonts w:ascii="system-ui" w:hAnsi="system-ui" w:eastAsia="system-ui" w:cs="system-ui"/>
                    <w:color w:val="374151"/>
                  </w:rPr>
                </w:rPrChange>
              </w:rPr>
            </w:pPr>
            <w:del w:author="Vaught, Jacob" w:date="2023-12-08T22:25:00Z" w:id="1373">
              <w:r w:rsidRPr="009F654A" w:rsidDel="00961794">
                <w:rPr>
                  <w:rFonts w:ascii="Times New Roman" w:hAnsi="Times New Roman" w:eastAsia="system-ui" w:cs="Times New Roman"/>
                  <w:rPrChange w:author="Vaught, Jacob" w:date="2023-12-08T22:29:00Z" w:id="1374">
                    <w:rPr>
                      <w:rFonts w:ascii="system-ui" w:hAnsi="system-ui" w:eastAsia="system-ui" w:cs="system-ui"/>
                      <w:color w:val="374151"/>
                    </w:rPr>
                  </w:rPrChange>
                </w:rPr>
                <w:delText xml:space="preserve">Admiral </w:delText>
              </w:r>
            </w:del>
            <w:del w:author="Vaught, Jacob" w:date="2023-12-08T22:29:00Z" w:id="1375">
              <w:r w:rsidRPr="009F654A" w:rsidDel="00FB64BD">
                <w:rPr>
                  <w:rFonts w:ascii="Times New Roman" w:hAnsi="Times New Roman" w:eastAsia="system-ui" w:cs="Times New Roman"/>
                  <w:rPrChange w:author="Vaught, Jacob" w:date="2023-12-08T22:29:00Z" w:id="1376">
                    <w:rPr>
                      <w:rFonts w:ascii="system-ui" w:hAnsi="system-ui" w:eastAsia="system-ui" w:cs="system-ui"/>
                      <w:color w:val="374151"/>
                    </w:rPr>
                  </w:rPrChange>
                </w:rPr>
                <w:delText>4000mAh 4S 14.8V 40C LiPo Battery with XT60 Connector</w:delText>
              </w:r>
            </w:del>
          </w:p>
        </w:tc>
        <w:tc>
          <w:tcPr>
            <w:tcW w:w="2340" w:type="dxa"/>
          </w:tcPr>
          <w:p w:rsidRPr="009F654A" w:rsidR="2A915F7D" w:rsidDel="00FB64BD" w:rsidP="5051667D" w:rsidRDefault="2A915F7D" w14:paraId="13466144" w14:textId="0C02BEF4">
            <w:pPr>
              <w:rPr>
                <w:del w:author="Vaught, Jacob" w:date="2023-12-08T22:29:00Z" w:id="1377"/>
                <w:rFonts w:ascii="Times New Roman" w:hAnsi="Times New Roman" w:eastAsia="system-ui" w:cs="Times New Roman"/>
                <w:rPrChange w:author="Vaught, Jacob" w:date="2023-12-08T22:29:00Z" w:id="1378">
                  <w:rPr>
                    <w:del w:author="Vaught, Jacob" w:date="2023-12-08T22:29:00Z" w:id="1379"/>
                    <w:rFonts w:ascii="system-ui" w:hAnsi="system-ui" w:eastAsia="system-ui" w:cs="system-ui"/>
                    <w:color w:val="374151"/>
                  </w:rPr>
                </w:rPrChange>
              </w:rPr>
            </w:pPr>
            <w:del w:author="Vaught, Jacob" w:date="2023-12-08T22:29:00Z" w:id="1380">
              <w:r w:rsidRPr="009F654A" w:rsidDel="00FB64BD">
                <w:rPr>
                  <w:rFonts w:ascii="Times New Roman" w:hAnsi="Times New Roman" w:eastAsia="system-ui" w:cs="Times New Roman"/>
                  <w:rPrChange w:author="Vaught, Jacob" w:date="2023-12-08T22:29:00Z" w:id="1381">
                    <w:rPr>
                      <w:rFonts w:ascii="system-ui" w:hAnsi="system-ui" w:eastAsia="system-ui" w:cs="system-ui"/>
                      <w:color w:val="374151"/>
                    </w:rPr>
                  </w:rPrChange>
                </w:rPr>
                <w:delText>1</w:delText>
              </w:r>
            </w:del>
          </w:p>
        </w:tc>
      </w:tr>
      <w:tr w:rsidRPr="00932E42" w:rsidR="666BFA97" w:rsidDel="00FB64BD" w:rsidTr="666BFA97" w14:paraId="251564F5" w14:textId="36C49276">
        <w:trPr>
          <w:trHeight w:val="300"/>
          <w:del w:author="Vaught, Jacob" w:date="2023-12-08T22:29:00Z" w:id="1382"/>
        </w:trPr>
        <w:tc>
          <w:tcPr>
            <w:tcW w:w="2340" w:type="dxa"/>
          </w:tcPr>
          <w:p w:rsidRPr="009F654A" w:rsidR="548CC740" w:rsidDel="00FB64BD" w:rsidP="666BFA97" w:rsidRDefault="548CC740" w14:paraId="0DF0556D" w14:textId="7D92B13C">
            <w:pPr>
              <w:rPr>
                <w:del w:author="Vaught, Jacob" w:date="2023-12-08T22:29:00Z" w:id="1383"/>
                <w:rFonts w:ascii="Times New Roman" w:hAnsi="Times New Roman" w:eastAsia="system-ui" w:cs="Times New Roman"/>
                <w:rPrChange w:author="Vaught, Jacob" w:date="2023-12-08T22:29:00Z" w:id="1384">
                  <w:rPr>
                    <w:del w:author="Vaught, Jacob" w:date="2023-12-08T22:29:00Z" w:id="1385"/>
                    <w:rFonts w:ascii="system-ui" w:hAnsi="system-ui" w:eastAsia="system-ui" w:cs="system-ui"/>
                    <w:color w:val="374151"/>
                  </w:rPr>
                </w:rPrChange>
              </w:rPr>
            </w:pPr>
            <w:del w:author="Vaught, Jacob" w:date="2023-12-08T22:29:00Z" w:id="1386">
              <w:r w:rsidRPr="009F654A" w:rsidDel="00FB64BD">
                <w:rPr>
                  <w:rFonts w:ascii="Times New Roman" w:hAnsi="Times New Roman" w:eastAsia="system-ui" w:cs="Times New Roman"/>
                  <w:rPrChange w:author="Vaught, Jacob" w:date="2023-12-08T22:29:00Z" w:id="1387">
                    <w:rPr>
                      <w:rFonts w:ascii="system-ui" w:hAnsi="system-ui" w:eastAsia="system-ui" w:cs="system-ui"/>
                      <w:color w:val="374151"/>
                    </w:rPr>
                  </w:rPrChange>
                </w:rPr>
                <w:delText>SkyRC</w:delText>
              </w:r>
            </w:del>
          </w:p>
        </w:tc>
        <w:tc>
          <w:tcPr>
            <w:tcW w:w="2340" w:type="dxa"/>
          </w:tcPr>
          <w:p w:rsidRPr="009F654A" w:rsidR="548CC740" w:rsidDel="00FB64BD" w:rsidP="666BFA97" w:rsidRDefault="548CC740" w14:paraId="237443CC" w14:textId="2B21F609">
            <w:pPr>
              <w:rPr>
                <w:del w:author="Vaught, Jacob" w:date="2023-12-08T22:29:00Z" w:id="1388"/>
                <w:rFonts w:ascii="Times New Roman" w:hAnsi="Times New Roman" w:eastAsia="system-ui" w:cs="Times New Roman"/>
                <w:rPrChange w:author="Vaught, Jacob" w:date="2023-12-08T22:29:00Z" w:id="1389">
                  <w:rPr>
                    <w:del w:author="Vaught, Jacob" w:date="2023-12-08T22:29:00Z" w:id="1390"/>
                    <w:rFonts w:ascii="system-ui" w:hAnsi="system-ui" w:eastAsia="system-ui" w:cs="system-ui"/>
                    <w:color w:val="374151"/>
                  </w:rPr>
                </w:rPrChange>
              </w:rPr>
            </w:pPr>
            <w:del w:author="Vaught, Jacob" w:date="2023-12-08T22:29:00Z" w:id="1391">
              <w:r w:rsidRPr="009F654A" w:rsidDel="00FB64BD">
                <w:rPr>
                  <w:rFonts w:ascii="Times New Roman" w:hAnsi="Times New Roman" w:eastAsia="system-ui" w:cs="Times New Roman"/>
                  <w:rPrChange w:author="Vaught, Jacob" w:date="2023-12-08T22:29:00Z" w:id="1392">
                    <w:rPr>
                      <w:rFonts w:ascii="system-ui" w:hAnsi="system-ui" w:eastAsia="system-ui" w:cs="system-ui"/>
                      <w:color w:val="374151"/>
                    </w:rPr>
                  </w:rPrChange>
                </w:rPr>
                <w:delText>SK-100008</w:delText>
              </w:r>
            </w:del>
          </w:p>
        </w:tc>
        <w:tc>
          <w:tcPr>
            <w:tcW w:w="2340" w:type="dxa"/>
          </w:tcPr>
          <w:p w:rsidRPr="009F654A" w:rsidR="416A155E" w:rsidDel="00FB64BD" w:rsidP="666BFA97" w:rsidRDefault="416A155E" w14:paraId="310EFE78" w14:textId="0095E494">
            <w:pPr>
              <w:rPr>
                <w:del w:author="Vaught, Jacob" w:date="2023-12-08T22:29:00Z" w:id="1393"/>
                <w:rFonts w:ascii="Times New Roman" w:hAnsi="Times New Roman" w:eastAsia="system-ui" w:cs="Times New Roman"/>
                <w:rPrChange w:author="Vaught, Jacob" w:date="2023-12-08T22:29:00Z" w:id="1394">
                  <w:rPr>
                    <w:del w:author="Vaught, Jacob" w:date="2023-12-08T22:29:00Z" w:id="1395"/>
                    <w:rFonts w:ascii="system-ui" w:hAnsi="system-ui" w:eastAsia="system-ui" w:cs="system-ui"/>
                    <w:color w:val="374151"/>
                  </w:rPr>
                </w:rPrChange>
              </w:rPr>
            </w:pPr>
            <w:del w:author="Vaught, Jacob" w:date="2023-12-08T22:29:00Z" w:id="1396">
              <w:r w:rsidRPr="009F654A" w:rsidDel="00FB64BD">
                <w:rPr>
                  <w:rFonts w:ascii="Times New Roman" w:hAnsi="Times New Roman" w:eastAsia="system-ui" w:cs="Times New Roman"/>
                  <w:rPrChange w:author="Vaught, Jacob" w:date="2023-12-08T22:29:00Z" w:id="1397">
                    <w:rPr>
                      <w:rFonts w:ascii="system-ui" w:hAnsi="system-ui" w:eastAsia="system-ui" w:cs="system-ui"/>
                      <w:color w:val="374151"/>
                    </w:rPr>
                  </w:rPrChange>
                </w:rPr>
                <w:delText>SkyRC B6AC V2 50W 6 Cell (6S) AC/DC LiPo Battery Charger</w:delText>
              </w:r>
            </w:del>
          </w:p>
        </w:tc>
        <w:tc>
          <w:tcPr>
            <w:tcW w:w="2340" w:type="dxa"/>
          </w:tcPr>
          <w:p w:rsidRPr="009F654A" w:rsidR="416A155E" w:rsidDel="00FB64BD" w:rsidP="666BFA97" w:rsidRDefault="416A155E" w14:paraId="0BBBE4E4" w14:textId="5EECA00A">
            <w:pPr>
              <w:rPr>
                <w:del w:author="Vaught, Jacob" w:date="2023-12-08T22:29:00Z" w:id="1398"/>
                <w:rFonts w:ascii="Times New Roman" w:hAnsi="Times New Roman" w:eastAsia="system-ui" w:cs="Times New Roman"/>
                <w:rPrChange w:author="Vaught, Jacob" w:date="2023-12-08T22:29:00Z" w:id="1399">
                  <w:rPr>
                    <w:del w:author="Vaught, Jacob" w:date="2023-12-08T22:29:00Z" w:id="1400"/>
                    <w:rFonts w:ascii="system-ui" w:hAnsi="system-ui" w:eastAsia="system-ui" w:cs="system-ui"/>
                    <w:color w:val="374151"/>
                  </w:rPr>
                </w:rPrChange>
              </w:rPr>
            </w:pPr>
            <w:del w:author="Vaught, Jacob" w:date="2023-12-08T22:29:00Z" w:id="1401">
              <w:r w:rsidRPr="009F654A" w:rsidDel="00FB64BD">
                <w:rPr>
                  <w:rFonts w:ascii="Times New Roman" w:hAnsi="Times New Roman" w:eastAsia="system-ui" w:cs="Times New Roman"/>
                  <w:rPrChange w:author="Vaught, Jacob" w:date="2023-12-08T22:29:00Z" w:id="1402">
                    <w:rPr>
                      <w:rFonts w:ascii="system-ui" w:hAnsi="system-ui" w:eastAsia="system-ui" w:cs="system-ui"/>
                      <w:color w:val="374151"/>
                    </w:rPr>
                  </w:rPrChange>
                </w:rPr>
                <w:delText>1</w:delText>
              </w:r>
            </w:del>
          </w:p>
        </w:tc>
      </w:tr>
      <w:tr w:rsidRPr="00932E42" w:rsidR="1C947B3B" w:rsidDel="00FB64BD" w:rsidTr="4C1F70FA" w14:paraId="6F770C26" w14:textId="3E537B5B">
        <w:trPr>
          <w:trHeight w:val="300"/>
          <w:del w:author="Vaught, Jacob" w:date="2023-12-08T22:29:00Z" w:id="1403"/>
        </w:trPr>
        <w:tc>
          <w:tcPr>
            <w:tcW w:w="2340" w:type="dxa"/>
          </w:tcPr>
          <w:p w:rsidRPr="009F654A" w:rsidR="1C947B3B" w:rsidDel="00FB64BD" w:rsidP="1C947B3B" w:rsidRDefault="1C947B3B" w14:paraId="34DB82F3" w14:textId="0AC9A45A">
            <w:pPr>
              <w:rPr>
                <w:del w:author="Vaught, Jacob" w:date="2023-12-08T22:29:00Z" w:id="1404"/>
                <w:rFonts w:ascii="Times New Roman" w:hAnsi="Times New Roman" w:cs="Times New Roman"/>
                <w:rPrChange w:author="Vaught, Jacob" w:date="2023-12-08T22:29:00Z" w:id="1405">
                  <w:rPr>
                    <w:del w:author="Vaught, Jacob" w:date="2023-12-08T22:29:00Z" w:id="1406"/>
                  </w:rPr>
                </w:rPrChange>
              </w:rPr>
            </w:pPr>
            <w:del w:author="Vaught, Jacob" w:date="2023-12-08T22:29:00Z" w:id="1407">
              <w:r w:rsidRPr="009F654A" w:rsidDel="00FB64BD">
                <w:rPr>
                  <w:rFonts w:ascii="Times New Roman" w:hAnsi="Times New Roman" w:eastAsia="system-ui" w:cs="Times New Roman"/>
                  <w:rPrChange w:author="Vaught, Jacob" w:date="2023-12-08T22:29:00Z" w:id="1408">
                    <w:rPr>
                      <w:rFonts w:ascii="system-ui" w:hAnsi="system-ui" w:eastAsia="system-ui" w:cs="system-ui"/>
                      <w:color w:val="374151"/>
                    </w:rPr>
                  </w:rPrChange>
                </w:rPr>
                <w:delText>3M</w:delText>
              </w:r>
            </w:del>
          </w:p>
        </w:tc>
        <w:tc>
          <w:tcPr>
            <w:tcW w:w="2340" w:type="dxa"/>
          </w:tcPr>
          <w:p w:rsidRPr="009F654A" w:rsidR="1C947B3B" w:rsidDel="00FB64BD" w:rsidP="1C947B3B" w:rsidRDefault="1C947B3B" w14:paraId="0834E69F" w14:textId="0B69E326">
            <w:pPr>
              <w:rPr>
                <w:del w:author="Vaught, Jacob" w:date="2023-12-08T22:29:00Z" w:id="1409"/>
                <w:rFonts w:ascii="Times New Roman" w:hAnsi="Times New Roman" w:cs="Times New Roman"/>
                <w:rPrChange w:author="Vaught, Jacob" w:date="2023-12-08T22:29:00Z" w:id="1410">
                  <w:rPr>
                    <w:del w:author="Vaught, Jacob" w:date="2023-12-08T22:29:00Z" w:id="1411"/>
                  </w:rPr>
                </w:rPrChange>
              </w:rPr>
            </w:pPr>
            <w:del w:author="Vaught, Jacob" w:date="2023-12-08T22:29:00Z" w:id="1412">
              <w:r w:rsidRPr="009F654A" w:rsidDel="00FB64BD">
                <w:rPr>
                  <w:rFonts w:ascii="Times New Roman" w:hAnsi="Times New Roman" w:eastAsia="system-ui" w:cs="Times New Roman"/>
                  <w:rPrChange w:author="Vaught, Jacob" w:date="2023-12-08T22:29:00Z" w:id="1413">
                    <w:rPr>
                      <w:rFonts w:ascii="system-ui" w:hAnsi="system-ui" w:eastAsia="system-ui" w:cs="system-ui"/>
                      <w:color w:val="374151"/>
                    </w:rPr>
                  </w:rPrChange>
                </w:rPr>
                <w:delText>929975-01-06-RK</w:delText>
              </w:r>
            </w:del>
          </w:p>
        </w:tc>
        <w:tc>
          <w:tcPr>
            <w:tcW w:w="2340" w:type="dxa"/>
          </w:tcPr>
          <w:p w:rsidRPr="009F654A" w:rsidR="1C947B3B" w:rsidDel="00FB64BD" w:rsidP="1C947B3B" w:rsidRDefault="1C947B3B" w14:paraId="1D54FA92" w14:textId="2B5089E6">
            <w:pPr>
              <w:rPr>
                <w:del w:author="Vaught, Jacob" w:date="2023-12-08T22:29:00Z" w:id="1414"/>
                <w:rFonts w:ascii="Times New Roman" w:hAnsi="Times New Roman" w:cs="Times New Roman"/>
                <w:rPrChange w:author="Vaught, Jacob" w:date="2023-12-08T22:29:00Z" w:id="1415">
                  <w:rPr>
                    <w:del w:author="Vaught, Jacob" w:date="2023-12-08T22:29:00Z" w:id="1416"/>
                  </w:rPr>
                </w:rPrChange>
              </w:rPr>
            </w:pPr>
            <w:del w:author="Vaught, Jacob" w:date="2023-12-08T22:29:00Z" w:id="1417">
              <w:r w:rsidRPr="009F654A" w:rsidDel="00FB64BD">
                <w:rPr>
                  <w:rFonts w:ascii="Times New Roman" w:hAnsi="Times New Roman" w:eastAsia="system-ui" w:cs="Times New Roman"/>
                  <w:rPrChange w:author="Vaught, Jacob" w:date="2023-12-08T22:29:00Z" w:id="1418">
                    <w:rPr>
                      <w:rFonts w:ascii="system-ui" w:hAnsi="system-ui" w:eastAsia="system-ui" w:cs="system-ui"/>
                      <w:color w:val="374151"/>
                    </w:rPr>
                  </w:rPrChange>
                </w:rPr>
                <w:delText>12 Position Receptacle Connector 0.100" (2.54mm) Through Hole Tin</w:delText>
              </w:r>
            </w:del>
          </w:p>
        </w:tc>
        <w:tc>
          <w:tcPr>
            <w:tcW w:w="2340" w:type="dxa"/>
          </w:tcPr>
          <w:p w:rsidRPr="009F654A" w:rsidR="1C947B3B" w:rsidDel="00FB64BD" w:rsidP="1C947B3B" w:rsidRDefault="1C947B3B" w14:paraId="3FA65489" w14:textId="2E098581">
            <w:pPr>
              <w:rPr>
                <w:del w:author="Vaught, Jacob" w:date="2023-12-08T22:29:00Z" w:id="1419"/>
                <w:rFonts w:ascii="Times New Roman" w:hAnsi="Times New Roman" w:cs="Times New Roman"/>
                <w:rPrChange w:author="Vaught, Jacob" w:date="2023-12-08T22:29:00Z" w:id="1420">
                  <w:rPr>
                    <w:del w:author="Vaught, Jacob" w:date="2023-12-08T22:29:00Z" w:id="1421"/>
                  </w:rPr>
                </w:rPrChange>
              </w:rPr>
            </w:pPr>
            <w:del w:author="Vaught, Jacob" w:date="2023-12-08T22:29:00Z" w:id="1422">
              <w:r w:rsidRPr="009F654A" w:rsidDel="00FB64BD">
                <w:rPr>
                  <w:rFonts w:ascii="Times New Roman" w:hAnsi="Times New Roman" w:eastAsia="system-ui" w:cs="Times New Roman"/>
                  <w:rPrChange w:author="Vaught, Jacob" w:date="2023-12-08T22:29:00Z" w:id="1423">
                    <w:rPr>
                      <w:rFonts w:ascii="system-ui" w:hAnsi="system-ui" w:eastAsia="system-ui" w:cs="system-ui"/>
                      <w:color w:val="374151"/>
                    </w:rPr>
                  </w:rPrChange>
                </w:rPr>
                <w:delText>2</w:delText>
              </w:r>
            </w:del>
          </w:p>
        </w:tc>
      </w:tr>
      <w:tr w:rsidRPr="00932E42" w:rsidR="1C947B3B" w:rsidDel="00FB64BD" w:rsidTr="4C1F70FA" w14:paraId="439A391B" w14:textId="56EF85C1">
        <w:trPr>
          <w:trHeight w:val="300"/>
          <w:del w:author="Vaught, Jacob" w:date="2023-12-08T22:29:00Z" w:id="1424"/>
        </w:trPr>
        <w:tc>
          <w:tcPr>
            <w:tcW w:w="2340" w:type="dxa"/>
          </w:tcPr>
          <w:p w:rsidRPr="009F654A" w:rsidR="1C947B3B" w:rsidDel="00FB64BD" w:rsidP="1C947B3B" w:rsidRDefault="1C947B3B" w14:paraId="45D9E562" w14:textId="3A03B78B">
            <w:pPr>
              <w:rPr>
                <w:del w:author="Vaught, Jacob" w:date="2023-12-08T22:29:00Z" w:id="1425"/>
                <w:rFonts w:ascii="Times New Roman" w:hAnsi="Times New Roman" w:cs="Times New Roman"/>
                <w:rPrChange w:author="Vaught, Jacob" w:date="2023-12-08T22:29:00Z" w:id="1426">
                  <w:rPr>
                    <w:del w:author="Vaught, Jacob" w:date="2023-12-08T22:29:00Z" w:id="1427"/>
                  </w:rPr>
                </w:rPrChange>
              </w:rPr>
            </w:pPr>
            <w:del w:author="Vaught, Jacob" w:date="2023-12-08T22:29:00Z" w:id="1428">
              <w:r w:rsidRPr="009F654A" w:rsidDel="00FB64BD">
                <w:rPr>
                  <w:rFonts w:ascii="Times New Roman" w:hAnsi="Times New Roman" w:eastAsia="system-ui" w:cs="Times New Roman"/>
                  <w:rPrChange w:author="Vaught, Jacob" w:date="2023-12-08T22:29:00Z" w:id="1429">
                    <w:rPr>
                      <w:rFonts w:ascii="system-ui" w:hAnsi="system-ui" w:eastAsia="system-ui" w:cs="system-ui"/>
                      <w:color w:val="374151"/>
                    </w:rPr>
                  </w:rPrChange>
                </w:rPr>
                <w:delText>3M</w:delText>
              </w:r>
            </w:del>
          </w:p>
        </w:tc>
        <w:tc>
          <w:tcPr>
            <w:tcW w:w="2340" w:type="dxa"/>
          </w:tcPr>
          <w:p w:rsidRPr="009F654A" w:rsidR="1C947B3B" w:rsidDel="00FB64BD" w:rsidP="1C947B3B" w:rsidRDefault="1C947B3B" w14:paraId="2F2B1CD2" w14:textId="4AF03140">
            <w:pPr>
              <w:rPr>
                <w:del w:author="Vaught, Jacob" w:date="2023-12-08T22:29:00Z" w:id="1430"/>
                <w:rFonts w:ascii="Times New Roman" w:hAnsi="Times New Roman" w:cs="Times New Roman"/>
                <w:rPrChange w:author="Vaught, Jacob" w:date="2023-12-08T22:29:00Z" w:id="1431">
                  <w:rPr>
                    <w:del w:author="Vaught, Jacob" w:date="2023-12-08T22:29:00Z" w:id="1432"/>
                  </w:rPr>
                </w:rPrChange>
              </w:rPr>
            </w:pPr>
            <w:del w:author="Vaught, Jacob" w:date="2023-12-08T22:29:00Z" w:id="1433">
              <w:r w:rsidRPr="009F654A" w:rsidDel="00FB64BD">
                <w:rPr>
                  <w:rFonts w:ascii="Times New Roman" w:hAnsi="Times New Roman" w:eastAsia="system-ui" w:cs="Times New Roman"/>
                  <w:rPrChange w:author="Vaught, Jacob" w:date="2023-12-08T22:29:00Z" w:id="1434">
                    <w:rPr>
                      <w:rFonts w:ascii="system-ui" w:hAnsi="system-ui" w:eastAsia="system-ui" w:cs="system-ui"/>
                      <w:color w:val="374151"/>
                    </w:rPr>
                  </w:rPrChange>
                </w:rPr>
                <w:delText>929975-01-08-RK</w:delText>
              </w:r>
            </w:del>
          </w:p>
        </w:tc>
        <w:tc>
          <w:tcPr>
            <w:tcW w:w="2340" w:type="dxa"/>
          </w:tcPr>
          <w:p w:rsidRPr="009F654A" w:rsidR="1C947B3B" w:rsidDel="00FB64BD" w:rsidP="1C947B3B" w:rsidRDefault="1C947B3B" w14:paraId="519480BE" w14:textId="7F8D37DD">
            <w:pPr>
              <w:rPr>
                <w:del w:author="Vaught, Jacob" w:date="2023-12-08T22:29:00Z" w:id="1435"/>
                <w:rFonts w:ascii="Times New Roman" w:hAnsi="Times New Roman" w:cs="Times New Roman"/>
                <w:rPrChange w:author="Vaught, Jacob" w:date="2023-12-08T22:29:00Z" w:id="1436">
                  <w:rPr>
                    <w:del w:author="Vaught, Jacob" w:date="2023-12-08T22:29:00Z" w:id="1437"/>
                  </w:rPr>
                </w:rPrChange>
              </w:rPr>
            </w:pPr>
            <w:del w:author="Vaught, Jacob" w:date="2023-12-08T22:29:00Z" w:id="1438">
              <w:r w:rsidRPr="009F654A" w:rsidDel="00FB64BD">
                <w:rPr>
                  <w:rFonts w:ascii="Times New Roman" w:hAnsi="Times New Roman" w:eastAsia="system-ui" w:cs="Times New Roman"/>
                  <w:rPrChange w:author="Vaught, Jacob" w:date="2023-12-08T22:29:00Z" w:id="1439">
                    <w:rPr>
                      <w:rFonts w:ascii="system-ui" w:hAnsi="system-ui" w:eastAsia="system-ui" w:cs="system-ui"/>
                      <w:color w:val="374151"/>
                    </w:rPr>
                  </w:rPrChange>
                </w:rPr>
                <w:delText>16 Position Receptacle Connector 0.100" (2.54mm) Through Hole Tin</w:delText>
              </w:r>
            </w:del>
          </w:p>
        </w:tc>
        <w:tc>
          <w:tcPr>
            <w:tcW w:w="2340" w:type="dxa"/>
          </w:tcPr>
          <w:p w:rsidRPr="009F654A" w:rsidR="1C947B3B" w:rsidDel="00FB64BD" w:rsidP="1C947B3B" w:rsidRDefault="1C947B3B" w14:paraId="7AD60D39" w14:textId="40D8C44D">
            <w:pPr>
              <w:rPr>
                <w:del w:author="Vaught, Jacob" w:date="2023-12-08T22:29:00Z" w:id="1440"/>
                <w:rFonts w:ascii="Times New Roman" w:hAnsi="Times New Roman" w:cs="Times New Roman"/>
                <w:rPrChange w:author="Vaught, Jacob" w:date="2023-12-08T22:29:00Z" w:id="1441">
                  <w:rPr>
                    <w:del w:author="Vaught, Jacob" w:date="2023-12-08T22:29:00Z" w:id="1442"/>
                  </w:rPr>
                </w:rPrChange>
              </w:rPr>
            </w:pPr>
            <w:del w:author="Vaught, Jacob" w:date="2023-12-08T22:29:00Z" w:id="1443">
              <w:r w:rsidRPr="009F654A" w:rsidDel="00FB64BD">
                <w:rPr>
                  <w:rFonts w:ascii="Times New Roman" w:hAnsi="Times New Roman" w:eastAsia="system-ui" w:cs="Times New Roman"/>
                  <w:rPrChange w:author="Vaught, Jacob" w:date="2023-12-08T22:29:00Z" w:id="1444">
                    <w:rPr>
                      <w:rFonts w:ascii="system-ui" w:hAnsi="system-ui" w:eastAsia="system-ui" w:cs="system-ui"/>
                      <w:color w:val="374151"/>
                    </w:rPr>
                  </w:rPrChange>
                </w:rPr>
                <w:delText>4</w:delText>
              </w:r>
            </w:del>
          </w:p>
        </w:tc>
      </w:tr>
      <w:tr w:rsidRPr="00932E42" w:rsidR="1C947B3B" w:rsidDel="00FB64BD" w:rsidTr="4C1F70FA" w14:paraId="64FAE190" w14:textId="224A90F1">
        <w:trPr>
          <w:trHeight w:val="300"/>
          <w:del w:author="Vaught, Jacob" w:date="2023-12-08T22:29:00Z" w:id="1445"/>
        </w:trPr>
        <w:tc>
          <w:tcPr>
            <w:tcW w:w="2340" w:type="dxa"/>
          </w:tcPr>
          <w:p w:rsidRPr="009F654A" w:rsidR="1C947B3B" w:rsidDel="00FB64BD" w:rsidP="1C947B3B" w:rsidRDefault="1C947B3B" w14:paraId="70B9B095" w14:textId="7EED9F88">
            <w:pPr>
              <w:rPr>
                <w:del w:author="Vaught, Jacob" w:date="2023-12-08T22:29:00Z" w:id="1446"/>
                <w:rFonts w:ascii="Times New Roman" w:hAnsi="Times New Roman" w:cs="Times New Roman"/>
                <w:rPrChange w:author="Vaught, Jacob" w:date="2023-12-08T22:29:00Z" w:id="1447">
                  <w:rPr>
                    <w:del w:author="Vaught, Jacob" w:date="2023-12-08T22:29:00Z" w:id="1448"/>
                  </w:rPr>
                </w:rPrChange>
              </w:rPr>
            </w:pPr>
            <w:del w:author="Vaught, Jacob" w:date="2023-12-08T22:29:00Z" w:id="1449">
              <w:r w:rsidRPr="009F654A" w:rsidDel="00FB64BD">
                <w:rPr>
                  <w:rFonts w:ascii="Times New Roman" w:hAnsi="Times New Roman" w:eastAsia="system-ui" w:cs="Times New Roman"/>
                  <w:rPrChange w:author="Vaught, Jacob" w:date="2023-12-08T22:29:00Z" w:id="1450">
                    <w:rPr>
                      <w:rFonts w:ascii="system-ui" w:hAnsi="system-ui" w:eastAsia="system-ui" w:cs="system-ui"/>
                      <w:color w:val="374151"/>
                    </w:rPr>
                  </w:rPrChange>
                </w:rPr>
                <w:delText>3M</w:delText>
              </w:r>
            </w:del>
          </w:p>
        </w:tc>
        <w:tc>
          <w:tcPr>
            <w:tcW w:w="2340" w:type="dxa"/>
          </w:tcPr>
          <w:p w:rsidRPr="009F654A" w:rsidR="1C947B3B" w:rsidDel="00FB64BD" w:rsidP="1C947B3B" w:rsidRDefault="1C947B3B" w14:paraId="74E98E04" w14:textId="24992FA9">
            <w:pPr>
              <w:rPr>
                <w:del w:author="Vaught, Jacob" w:date="2023-12-08T22:29:00Z" w:id="1451"/>
                <w:rFonts w:ascii="Times New Roman" w:hAnsi="Times New Roman" w:cs="Times New Roman"/>
                <w:rPrChange w:author="Vaught, Jacob" w:date="2023-12-08T22:29:00Z" w:id="1452">
                  <w:rPr>
                    <w:del w:author="Vaught, Jacob" w:date="2023-12-08T22:29:00Z" w:id="1453"/>
                  </w:rPr>
                </w:rPrChange>
              </w:rPr>
            </w:pPr>
            <w:del w:author="Vaught, Jacob" w:date="2023-12-08T22:29:00Z" w:id="1454">
              <w:r w:rsidRPr="009F654A" w:rsidDel="00FB64BD">
                <w:rPr>
                  <w:rFonts w:ascii="Times New Roman" w:hAnsi="Times New Roman" w:eastAsia="system-ui" w:cs="Times New Roman"/>
                  <w:rPrChange w:author="Vaught, Jacob" w:date="2023-12-08T22:29:00Z" w:id="1455">
                    <w:rPr>
                      <w:rFonts w:ascii="system-ui" w:hAnsi="system-ui" w:eastAsia="system-ui" w:cs="system-ui"/>
                      <w:color w:val="374151"/>
                    </w:rPr>
                  </w:rPrChange>
                </w:rPr>
                <w:delText>929975-01-10-RK</w:delText>
              </w:r>
            </w:del>
          </w:p>
        </w:tc>
        <w:tc>
          <w:tcPr>
            <w:tcW w:w="2340" w:type="dxa"/>
          </w:tcPr>
          <w:p w:rsidRPr="009F654A" w:rsidR="1C947B3B" w:rsidDel="00FB64BD" w:rsidP="1C947B3B" w:rsidRDefault="1C947B3B" w14:paraId="24A85394" w14:textId="03624019">
            <w:pPr>
              <w:rPr>
                <w:del w:author="Vaught, Jacob" w:date="2023-12-08T22:29:00Z" w:id="1456"/>
                <w:rFonts w:ascii="Times New Roman" w:hAnsi="Times New Roman" w:cs="Times New Roman"/>
                <w:rPrChange w:author="Vaught, Jacob" w:date="2023-12-08T22:29:00Z" w:id="1457">
                  <w:rPr>
                    <w:del w:author="Vaught, Jacob" w:date="2023-12-08T22:29:00Z" w:id="1458"/>
                  </w:rPr>
                </w:rPrChange>
              </w:rPr>
            </w:pPr>
            <w:del w:author="Vaught, Jacob" w:date="2023-12-08T22:29:00Z" w:id="1459">
              <w:r w:rsidRPr="009F654A" w:rsidDel="00FB64BD">
                <w:rPr>
                  <w:rFonts w:ascii="Times New Roman" w:hAnsi="Times New Roman" w:eastAsia="system-ui" w:cs="Times New Roman"/>
                  <w:rPrChange w:author="Vaught, Jacob" w:date="2023-12-08T22:29:00Z" w:id="1460">
                    <w:rPr>
                      <w:rFonts w:ascii="system-ui" w:hAnsi="system-ui" w:eastAsia="system-ui" w:cs="system-ui"/>
                      <w:color w:val="374151"/>
                    </w:rPr>
                  </w:rPrChange>
                </w:rPr>
                <w:delText>20 Position Receptacle Connector 0.100" (2.54mm) Through Hole Tin</w:delText>
              </w:r>
            </w:del>
          </w:p>
        </w:tc>
        <w:tc>
          <w:tcPr>
            <w:tcW w:w="2340" w:type="dxa"/>
          </w:tcPr>
          <w:p w:rsidRPr="009F654A" w:rsidR="1C947B3B" w:rsidDel="00FB64BD" w:rsidP="1C947B3B" w:rsidRDefault="1C947B3B" w14:paraId="227334B8" w14:textId="54999088">
            <w:pPr>
              <w:rPr>
                <w:del w:author="Vaught, Jacob" w:date="2023-12-08T22:29:00Z" w:id="1461"/>
                <w:rFonts w:ascii="Times New Roman" w:hAnsi="Times New Roman" w:cs="Times New Roman"/>
                <w:rPrChange w:author="Vaught, Jacob" w:date="2023-12-08T22:29:00Z" w:id="1462">
                  <w:rPr>
                    <w:del w:author="Vaught, Jacob" w:date="2023-12-08T22:29:00Z" w:id="1463"/>
                  </w:rPr>
                </w:rPrChange>
              </w:rPr>
            </w:pPr>
            <w:del w:author="Vaught, Jacob" w:date="2023-12-08T22:29:00Z" w:id="1464">
              <w:r w:rsidRPr="009F654A" w:rsidDel="00FB64BD">
                <w:rPr>
                  <w:rFonts w:ascii="Times New Roman" w:hAnsi="Times New Roman" w:eastAsia="system-ui" w:cs="Times New Roman"/>
                  <w:rPrChange w:author="Vaught, Jacob" w:date="2023-12-08T22:29:00Z" w:id="1465">
                    <w:rPr>
                      <w:rFonts w:ascii="system-ui" w:hAnsi="system-ui" w:eastAsia="system-ui" w:cs="system-ui"/>
                      <w:color w:val="374151"/>
                    </w:rPr>
                  </w:rPrChange>
                </w:rPr>
                <w:delText>2</w:delText>
              </w:r>
            </w:del>
          </w:p>
        </w:tc>
      </w:tr>
      <w:tr w:rsidRPr="00932E42" w:rsidR="1C947B3B" w:rsidDel="00FB64BD" w:rsidTr="4C1F70FA" w14:paraId="05C5E246" w14:textId="58088474">
        <w:trPr>
          <w:trHeight w:val="300"/>
          <w:del w:author="Vaught, Jacob" w:date="2023-12-08T22:29:00Z" w:id="1466"/>
        </w:trPr>
        <w:tc>
          <w:tcPr>
            <w:tcW w:w="2340" w:type="dxa"/>
          </w:tcPr>
          <w:p w:rsidRPr="009F654A" w:rsidR="1C947B3B" w:rsidDel="00FB64BD" w:rsidP="1C947B3B" w:rsidRDefault="1C947B3B" w14:paraId="3C3DB713" w14:textId="2711D408">
            <w:pPr>
              <w:rPr>
                <w:del w:author="Vaught, Jacob" w:date="2023-12-08T22:29:00Z" w:id="1467"/>
                <w:rFonts w:ascii="Times New Roman" w:hAnsi="Times New Roman" w:cs="Times New Roman"/>
                <w:rPrChange w:author="Vaught, Jacob" w:date="2023-12-08T22:29:00Z" w:id="1468">
                  <w:rPr>
                    <w:del w:author="Vaught, Jacob" w:date="2023-12-08T22:29:00Z" w:id="1469"/>
                  </w:rPr>
                </w:rPrChange>
              </w:rPr>
            </w:pPr>
            <w:del w:author="Vaught, Jacob" w:date="2023-12-08T22:29:00Z" w:id="1470">
              <w:r w:rsidRPr="009F654A" w:rsidDel="00FB64BD">
                <w:rPr>
                  <w:rFonts w:ascii="Times New Roman" w:hAnsi="Times New Roman" w:eastAsia="system-ui" w:cs="Times New Roman"/>
                  <w:rPrChange w:author="Vaught, Jacob" w:date="2023-12-08T22:29:00Z" w:id="1471">
                    <w:rPr>
                      <w:rFonts w:ascii="system-ui" w:hAnsi="system-ui" w:eastAsia="system-ui" w:cs="system-ui"/>
                      <w:color w:val="374151"/>
                    </w:rPr>
                  </w:rPrChange>
                </w:rPr>
                <w:delText>STMicroelectronics</w:delText>
              </w:r>
            </w:del>
          </w:p>
        </w:tc>
        <w:tc>
          <w:tcPr>
            <w:tcW w:w="2340" w:type="dxa"/>
          </w:tcPr>
          <w:p w:rsidRPr="009F654A" w:rsidR="1C947B3B" w:rsidDel="00FB64BD" w:rsidP="1C947B3B" w:rsidRDefault="1C947B3B" w14:paraId="7F4A8E08" w14:textId="0456462E">
            <w:pPr>
              <w:rPr>
                <w:del w:author="Vaught, Jacob" w:date="2023-12-08T22:29:00Z" w:id="1472"/>
                <w:rFonts w:ascii="Times New Roman" w:hAnsi="Times New Roman" w:cs="Times New Roman"/>
                <w:rPrChange w:author="Vaught, Jacob" w:date="2023-12-08T22:29:00Z" w:id="1473">
                  <w:rPr>
                    <w:del w:author="Vaught, Jacob" w:date="2023-12-08T22:29:00Z" w:id="1474"/>
                  </w:rPr>
                </w:rPrChange>
              </w:rPr>
            </w:pPr>
            <w:del w:author="Vaught, Jacob" w:date="2023-12-08T22:29:00Z" w:id="1475">
              <w:r w:rsidRPr="009F654A" w:rsidDel="00FB64BD">
                <w:rPr>
                  <w:rFonts w:ascii="Times New Roman" w:hAnsi="Times New Roman" w:eastAsia="system-ui" w:cs="Times New Roman"/>
                  <w:rPrChange w:author="Vaught, Jacob" w:date="2023-12-08T22:29:00Z" w:id="1476">
                    <w:rPr>
                      <w:rFonts w:ascii="system-ui" w:hAnsi="system-ui" w:eastAsia="system-ui" w:cs="system-ui"/>
                      <w:color w:val="374151"/>
                    </w:rPr>
                  </w:rPrChange>
                </w:rPr>
                <w:delText>L7805CV</w:delText>
              </w:r>
            </w:del>
          </w:p>
        </w:tc>
        <w:tc>
          <w:tcPr>
            <w:tcW w:w="2340" w:type="dxa"/>
          </w:tcPr>
          <w:p w:rsidRPr="009F654A" w:rsidR="1C947B3B" w:rsidDel="00FB64BD" w:rsidP="1C947B3B" w:rsidRDefault="1C947B3B" w14:paraId="233F8DA9" w14:textId="1873CAC6">
            <w:pPr>
              <w:rPr>
                <w:del w:author="Vaught, Jacob" w:date="2023-12-08T22:29:00Z" w:id="1477"/>
                <w:rFonts w:ascii="Times New Roman" w:hAnsi="Times New Roman" w:cs="Times New Roman"/>
                <w:rPrChange w:author="Vaught, Jacob" w:date="2023-12-08T22:29:00Z" w:id="1478">
                  <w:rPr>
                    <w:del w:author="Vaught, Jacob" w:date="2023-12-08T22:29:00Z" w:id="1479"/>
                  </w:rPr>
                </w:rPrChange>
              </w:rPr>
            </w:pPr>
            <w:del w:author="Vaught, Jacob" w:date="2023-12-08T22:29:00Z" w:id="1480">
              <w:r w:rsidRPr="009F654A" w:rsidDel="00FB64BD">
                <w:rPr>
                  <w:rFonts w:ascii="Times New Roman" w:hAnsi="Times New Roman" w:eastAsia="system-ui" w:cs="Times New Roman"/>
                  <w:rPrChange w:author="Vaught, Jacob" w:date="2023-12-08T22:29:00Z" w:id="1481">
                    <w:rPr>
                      <w:rFonts w:ascii="system-ui" w:hAnsi="system-ui" w:eastAsia="system-ui" w:cs="system-ui"/>
                      <w:color w:val="374151"/>
                    </w:rPr>
                  </w:rPrChange>
                </w:rPr>
                <w:delText>Linear Voltage Regulator IC Positive Fixed 1 Output 1.5A TO-220</w:delText>
              </w:r>
            </w:del>
          </w:p>
        </w:tc>
        <w:tc>
          <w:tcPr>
            <w:tcW w:w="2340" w:type="dxa"/>
          </w:tcPr>
          <w:p w:rsidRPr="009F654A" w:rsidR="1C947B3B" w:rsidDel="00FB64BD" w:rsidP="1C947B3B" w:rsidRDefault="1C947B3B" w14:paraId="30462524" w14:textId="299519B9">
            <w:pPr>
              <w:rPr>
                <w:del w:author="Vaught, Jacob" w:date="2023-12-08T22:29:00Z" w:id="1482"/>
                <w:rFonts w:ascii="Times New Roman" w:hAnsi="Times New Roman" w:cs="Times New Roman"/>
                <w:rPrChange w:author="Vaught, Jacob" w:date="2023-12-08T22:29:00Z" w:id="1483">
                  <w:rPr>
                    <w:del w:author="Vaught, Jacob" w:date="2023-12-08T22:29:00Z" w:id="1484"/>
                  </w:rPr>
                </w:rPrChange>
              </w:rPr>
            </w:pPr>
            <w:del w:author="Vaught, Jacob" w:date="2023-12-08T22:29:00Z" w:id="1485">
              <w:r w:rsidRPr="009F654A" w:rsidDel="00FB64BD">
                <w:rPr>
                  <w:rFonts w:ascii="Times New Roman" w:hAnsi="Times New Roman" w:eastAsia="system-ui" w:cs="Times New Roman"/>
                  <w:rPrChange w:author="Vaught, Jacob" w:date="2023-12-08T22:29:00Z" w:id="1486">
                    <w:rPr>
                      <w:rFonts w:ascii="system-ui" w:hAnsi="system-ui" w:eastAsia="system-ui" w:cs="system-ui"/>
                      <w:color w:val="374151"/>
                    </w:rPr>
                  </w:rPrChange>
                </w:rPr>
                <w:delText>1</w:delText>
              </w:r>
            </w:del>
          </w:p>
        </w:tc>
      </w:tr>
      <w:tr w:rsidRPr="00932E42" w:rsidR="1C947B3B" w:rsidDel="00FB64BD" w:rsidTr="4C1F70FA" w14:paraId="4712D64C" w14:textId="32CF1CB7">
        <w:trPr>
          <w:trHeight w:val="300"/>
          <w:del w:author="Vaught, Jacob" w:date="2023-12-08T22:29:00Z" w:id="1487"/>
        </w:trPr>
        <w:tc>
          <w:tcPr>
            <w:tcW w:w="2340" w:type="dxa"/>
          </w:tcPr>
          <w:p w:rsidRPr="009F654A" w:rsidR="1C947B3B" w:rsidDel="00FB64BD" w:rsidP="1C947B3B" w:rsidRDefault="1C947B3B" w14:paraId="566B95CE" w14:textId="58FEE03B">
            <w:pPr>
              <w:rPr>
                <w:del w:author="Vaught, Jacob" w:date="2023-12-08T22:29:00Z" w:id="1488"/>
                <w:rFonts w:ascii="Times New Roman" w:hAnsi="Times New Roman" w:cs="Times New Roman"/>
                <w:rPrChange w:author="Vaught, Jacob" w:date="2023-12-08T22:29:00Z" w:id="1489">
                  <w:rPr>
                    <w:del w:author="Vaught, Jacob" w:date="2023-12-08T22:29:00Z" w:id="1490"/>
                  </w:rPr>
                </w:rPrChange>
              </w:rPr>
            </w:pPr>
            <w:del w:author="Vaught, Jacob" w:date="2023-12-08T22:29:00Z" w:id="1491">
              <w:r w:rsidRPr="009F654A" w:rsidDel="00FB64BD">
                <w:rPr>
                  <w:rFonts w:ascii="Times New Roman" w:hAnsi="Times New Roman" w:eastAsia="system-ui" w:cs="Times New Roman"/>
                  <w:rPrChange w:author="Vaught, Jacob" w:date="2023-12-08T22:29:00Z" w:id="1492">
                    <w:rPr>
                      <w:rFonts w:ascii="system-ui" w:hAnsi="system-ui" w:eastAsia="system-ui" w:cs="system-ui"/>
                      <w:color w:val="374151"/>
                    </w:rPr>
                  </w:rPrChange>
                </w:rPr>
                <w:delText>Würth Elektronik</w:delText>
              </w:r>
            </w:del>
          </w:p>
        </w:tc>
        <w:tc>
          <w:tcPr>
            <w:tcW w:w="2340" w:type="dxa"/>
          </w:tcPr>
          <w:p w:rsidRPr="009F654A" w:rsidR="1C947B3B" w:rsidDel="00FB64BD" w:rsidP="1C947B3B" w:rsidRDefault="1C947B3B" w14:paraId="54C8E71F" w14:textId="5612B839">
            <w:pPr>
              <w:rPr>
                <w:del w:author="Vaught, Jacob" w:date="2023-12-08T22:29:00Z" w:id="1493"/>
                <w:rFonts w:ascii="Times New Roman" w:hAnsi="Times New Roman" w:cs="Times New Roman"/>
                <w:rPrChange w:author="Vaught, Jacob" w:date="2023-12-08T22:29:00Z" w:id="1494">
                  <w:rPr>
                    <w:del w:author="Vaught, Jacob" w:date="2023-12-08T22:29:00Z" w:id="1495"/>
                  </w:rPr>
                </w:rPrChange>
              </w:rPr>
            </w:pPr>
            <w:del w:author="Vaught, Jacob" w:date="2023-12-08T22:29:00Z" w:id="1496">
              <w:r w:rsidRPr="009F654A" w:rsidDel="00FB64BD">
                <w:rPr>
                  <w:rFonts w:ascii="Times New Roman" w:hAnsi="Times New Roman" w:eastAsia="system-ui" w:cs="Times New Roman"/>
                  <w:rPrChange w:author="Vaught, Jacob" w:date="2023-12-08T22:29:00Z" w:id="1497">
                    <w:rPr>
                      <w:rFonts w:ascii="system-ui" w:hAnsi="system-ui" w:eastAsia="system-ui" w:cs="system-ui"/>
                      <w:color w:val="374151"/>
                    </w:rPr>
                  </w:rPrChange>
                </w:rPr>
                <w:delText>151031VS06000</w:delText>
              </w:r>
            </w:del>
          </w:p>
        </w:tc>
        <w:tc>
          <w:tcPr>
            <w:tcW w:w="2340" w:type="dxa"/>
          </w:tcPr>
          <w:p w:rsidRPr="009F654A" w:rsidR="1C947B3B" w:rsidDel="00FB64BD" w:rsidP="1C947B3B" w:rsidRDefault="1C947B3B" w14:paraId="0C5717DF" w14:textId="4BF0A80D">
            <w:pPr>
              <w:rPr>
                <w:del w:author="Vaught, Jacob" w:date="2023-12-08T22:29:00Z" w:id="1498"/>
                <w:rFonts w:ascii="Times New Roman" w:hAnsi="Times New Roman" w:cs="Times New Roman"/>
                <w:rPrChange w:author="Vaught, Jacob" w:date="2023-12-08T22:29:00Z" w:id="1499">
                  <w:rPr>
                    <w:del w:author="Vaught, Jacob" w:date="2023-12-08T22:29:00Z" w:id="1500"/>
                  </w:rPr>
                </w:rPrChange>
              </w:rPr>
            </w:pPr>
            <w:del w:author="Vaught, Jacob" w:date="2023-12-08T22:29:00Z" w:id="1501">
              <w:r w:rsidRPr="009F654A" w:rsidDel="00FB64BD">
                <w:rPr>
                  <w:rFonts w:ascii="Times New Roman" w:hAnsi="Times New Roman" w:eastAsia="system-ui" w:cs="Times New Roman"/>
                  <w:rPrChange w:author="Vaught, Jacob" w:date="2023-12-08T22:29:00Z" w:id="1502">
                    <w:rPr>
                      <w:rFonts w:ascii="system-ui" w:hAnsi="system-ui" w:eastAsia="system-ui" w:cs="system-ui"/>
                      <w:color w:val="374151"/>
                    </w:rPr>
                  </w:rPrChange>
                </w:rPr>
                <w:delText>Green 568nm LED Indication - Discrete 2.2V Radial</w:delText>
              </w:r>
            </w:del>
          </w:p>
        </w:tc>
        <w:tc>
          <w:tcPr>
            <w:tcW w:w="2340" w:type="dxa"/>
          </w:tcPr>
          <w:p w:rsidRPr="009F654A" w:rsidR="1C947B3B" w:rsidDel="00FB64BD" w:rsidP="1C947B3B" w:rsidRDefault="1C947B3B" w14:paraId="19B8DDDC" w14:textId="45143201">
            <w:pPr>
              <w:rPr>
                <w:del w:author="Vaught, Jacob" w:date="2023-12-08T22:29:00Z" w:id="1503"/>
                <w:rFonts w:ascii="Times New Roman" w:hAnsi="Times New Roman" w:cs="Times New Roman"/>
                <w:rPrChange w:author="Vaught, Jacob" w:date="2023-12-08T22:29:00Z" w:id="1504">
                  <w:rPr>
                    <w:del w:author="Vaught, Jacob" w:date="2023-12-08T22:29:00Z" w:id="1505"/>
                  </w:rPr>
                </w:rPrChange>
              </w:rPr>
            </w:pPr>
            <w:del w:author="Vaught, Jacob" w:date="2023-12-08T22:29:00Z" w:id="1506">
              <w:r w:rsidRPr="009F654A" w:rsidDel="00FB64BD">
                <w:rPr>
                  <w:rFonts w:ascii="Times New Roman" w:hAnsi="Times New Roman" w:eastAsia="system-ui" w:cs="Times New Roman"/>
                  <w:rPrChange w:author="Vaught, Jacob" w:date="2023-12-08T22:29:00Z" w:id="1507">
                    <w:rPr>
                      <w:rFonts w:ascii="system-ui" w:hAnsi="system-ui" w:eastAsia="system-ui" w:cs="system-ui"/>
                      <w:color w:val="374151"/>
                    </w:rPr>
                  </w:rPrChange>
                </w:rPr>
                <w:delText>1</w:delText>
              </w:r>
            </w:del>
          </w:p>
        </w:tc>
      </w:tr>
      <w:tr w:rsidRPr="00932E42" w:rsidR="1C947B3B" w:rsidDel="00FB64BD" w:rsidTr="4C1F70FA" w14:paraId="44247F0E" w14:textId="53050A7E">
        <w:trPr>
          <w:trHeight w:val="300"/>
          <w:del w:author="Vaught, Jacob" w:date="2023-12-08T22:29:00Z" w:id="1508"/>
        </w:trPr>
        <w:tc>
          <w:tcPr>
            <w:tcW w:w="2340" w:type="dxa"/>
          </w:tcPr>
          <w:p w:rsidRPr="009F654A" w:rsidR="1C947B3B" w:rsidDel="00FB64BD" w:rsidP="1C947B3B" w:rsidRDefault="1C947B3B" w14:paraId="2776FE0C" w14:textId="23EE9F62">
            <w:pPr>
              <w:rPr>
                <w:del w:author="Vaught, Jacob" w:date="2023-12-08T22:29:00Z" w:id="1509"/>
                <w:rFonts w:ascii="Times New Roman" w:hAnsi="Times New Roman" w:cs="Times New Roman"/>
                <w:rPrChange w:author="Vaught, Jacob" w:date="2023-12-08T22:29:00Z" w:id="1510">
                  <w:rPr>
                    <w:del w:author="Vaught, Jacob" w:date="2023-12-08T22:29:00Z" w:id="1511"/>
                  </w:rPr>
                </w:rPrChange>
              </w:rPr>
            </w:pPr>
            <w:del w:author="Vaught, Jacob" w:date="2023-12-08T22:29:00Z" w:id="1512">
              <w:r w:rsidRPr="009F654A" w:rsidDel="00FB64BD">
                <w:rPr>
                  <w:rFonts w:ascii="Times New Roman" w:hAnsi="Times New Roman" w:eastAsia="system-ui" w:cs="Times New Roman"/>
                  <w:rPrChange w:author="Vaught, Jacob" w:date="2023-12-08T22:29:00Z" w:id="1513">
                    <w:rPr>
                      <w:rFonts w:ascii="system-ui" w:hAnsi="system-ui" w:eastAsia="system-ui" w:cs="system-ui"/>
                      <w:color w:val="374151"/>
                    </w:rPr>
                  </w:rPrChange>
                </w:rPr>
                <w:delText>NTE Electronics, Inc</w:delText>
              </w:r>
            </w:del>
          </w:p>
        </w:tc>
        <w:tc>
          <w:tcPr>
            <w:tcW w:w="2340" w:type="dxa"/>
          </w:tcPr>
          <w:p w:rsidRPr="009F654A" w:rsidR="1C947B3B" w:rsidDel="00FB64BD" w:rsidP="1C947B3B" w:rsidRDefault="1C947B3B" w14:paraId="3EB14B33" w14:textId="0CD940BC">
            <w:pPr>
              <w:rPr>
                <w:del w:author="Vaught, Jacob" w:date="2023-12-08T22:29:00Z" w:id="1514"/>
                <w:rFonts w:ascii="Times New Roman" w:hAnsi="Times New Roman" w:cs="Times New Roman"/>
                <w:rPrChange w:author="Vaught, Jacob" w:date="2023-12-08T22:29:00Z" w:id="1515">
                  <w:rPr>
                    <w:del w:author="Vaught, Jacob" w:date="2023-12-08T22:29:00Z" w:id="1516"/>
                  </w:rPr>
                </w:rPrChange>
              </w:rPr>
            </w:pPr>
            <w:del w:author="Vaught, Jacob" w:date="2023-12-08T22:29:00Z" w:id="1517">
              <w:r w:rsidRPr="009F654A" w:rsidDel="00FB64BD">
                <w:rPr>
                  <w:rFonts w:ascii="Times New Roman" w:hAnsi="Times New Roman" w:eastAsia="system-ui" w:cs="Times New Roman"/>
                  <w:rPrChange w:author="Vaught, Jacob" w:date="2023-12-08T22:29:00Z" w:id="1518">
                    <w:rPr>
                      <w:rFonts w:ascii="system-ui" w:hAnsi="system-ui" w:eastAsia="system-ui" w:cs="system-ui"/>
                      <w:color w:val="374151"/>
                    </w:rPr>
                  </w:rPrChange>
                </w:rPr>
                <w:delText>1N4733A</w:delText>
              </w:r>
            </w:del>
          </w:p>
        </w:tc>
        <w:tc>
          <w:tcPr>
            <w:tcW w:w="2340" w:type="dxa"/>
          </w:tcPr>
          <w:p w:rsidRPr="009F654A" w:rsidR="1C947B3B" w:rsidDel="00FB64BD" w:rsidP="1C947B3B" w:rsidRDefault="1C947B3B" w14:paraId="47B2F685" w14:textId="46C54B85">
            <w:pPr>
              <w:rPr>
                <w:del w:author="Vaught, Jacob" w:date="2023-12-08T22:29:00Z" w:id="1519"/>
                <w:rFonts w:ascii="Times New Roman" w:hAnsi="Times New Roman" w:cs="Times New Roman"/>
                <w:rPrChange w:author="Vaught, Jacob" w:date="2023-12-08T22:29:00Z" w:id="1520">
                  <w:rPr>
                    <w:del w:author="Vaught, Jacob" w:date="2023-12-08T22:29:00Z" w:id="1521"/>
                  </w:rPr>
                </w:rPrChange>
              </w:rPr>
            </w:pPr>
            <w:del w:author="Vaught, Jacob" w:date="2023-12-08T22:29:00Z" w:id="1522">
              <w:r w:rsidRPr="009F654A" w:rsidDel="00FB64BD">
                <w:rPr>
                  <w:rFonts w:ascii="Times New Roman" w:hAnsi="Times New Roman" w:eastAsia="system-ui" w:cs="Times New Roman"/>
                  <w:rPrChange w:author="Vaught, Jacob" w:date="2023-12-08T22:29:00Z" w:id="1523">
                    <w:rPr>
                      <w:rFonts w:ascii="system-ui" w:hAnsi="system-ui" w:eastAsia="system-ui" w:cs="system-ui"/>
                      <w:color w:val="374151"/>
                    </w:rPr>
                  </w:rPrChange>
                </w:rPr>
                <w:delText>Zener Diode 5.1 V 1 W ±5% Through Hole DO-41</w:delText>
              </w:r>
            </w:del>
          </w:p>
        </w:tc>
        <w:tc>
          <w:tcPr>
            <w:tcW w:w="2340" w:type="dxa"/>
          </w:tcPr>
          <w:p w:rsidRPr="009F654A" w:rsidR="1C947B3B" w:rsidDel="00FB64BD" w:rsidP="1C947B3B" w:rsidRDefault="1C947B3B" w14:paraId="5B35F177" w14:textId="04B29B86">
            <w:pPr>
              <w:rPr>
                <w:del w:author="Vaught, Jacob" w:date="2023-12-08T22:29:00Z" w:id="1524"/>
                <w:rFonts w:ascii="Times New Roman" w:hAnsi="Times New Roman" w:cs="Times New Roman"/>
                <w:rPrChange w:author="Vaught, Jacob" w:date="2023-12-08T22:29:00Z" w:id="1525">
                  <w:rPr>
                    <w:del w:author="Vaught, Jacob" w:date="2023-12-08T22:29:00Z" w:id="1526"/>
                  </w:rPr>
                </w:rPrChange>
              </w:rPr>
            </w:pPr>
            <w:del w:author="Vaught, Jacob" w:date="2023-12-08T22:29:00Z" w:id="1527">
              <w:r w:rsidRPr="009F654A" w:rsidDel="00FB64BD">
                <w:rPr>
                  <w:rFonts w:ascii="Times New Roman" w:hAnsi="Times New Roman" w:eastAsia="system-ui" w:cs="Times New Roman"/>
                  <w:rPrChange w:author="Vaught, Jacob" w:date="2023-12-08T22:29:00Z" w:id="1528">
                    <w:rPr>
                      <w:rFonts w:ascii="system-ui" w:hAnsi="system-ui" w:eastAsia="system-ui" w:cs="system-ui"/>
                      <w:color w:val="374151"/>
                    </w:rPr>
                  </w:rPrChange>
                </w:rPr>
                <w:delText>1</w:delText>
              </w:r>
            </w:del>
          </w:p>
        </w:tc>
      </w:tr>
      <w:tr w:rsidRPr="00932E42" w:rsidR="4C1F70FA" w:rsidDel="00FB64BD" w:rsidTr="4C1F70FA" w14:paraId="0251F30D" w14:textId="358F0035">
        <w:trPr>
          <w:trHeight w:val="300"/>
          <w:del w:author="Vaught, Jacob" w:date="2023-12-08T22:29:00Z" w:id="1529"/>
        </w:trPr>
        <w:tc>
          <w:tcPr>
            <w:tcW w:w="2340" w:type="dxa"/>
          </w:tcPr>
          <w:p w:rsidRPr="009F654A" w:rsidR="4C1F70FA" w:rsidDel="00FB64BD" w:rsidP="4C1F70FA" w:rsidRDefault="4C1F70FA" w14:paraId="0A914EBD" w14:textId="09485BC3">
            <w:pPr>
              <w:rPr>
                <w:del w:author="Vaught, Jacob" w:date="2023-12-08T22:29:00Z" w:id="1530"/>
                <w:rFonts w:ascii="Times New Roman" w:hAnsi="Times New Roman" w:cs="Times New Roman"/>
                <w:rPrChange w:author="Vaught, Jacob" w:date="2023-12-08T22:29:00Z" w:id="1531">
                  <w:rPr>
                    <w:del w:author="Vaught, Jacob" w:date="2023-12-08T22:29:00Z" w:id="1532"/>
                  </w:rPr>
                </w:rPrChange>
              </w:rPr>
            </w:pPr>
            <w:del w:author="Vaught, Jacob" w:date="2023-12-08T22:29:00Z" w:id="1533">
              <w:r w:rsidRPr="009F654A" w:rsidDel="00FB64BD">
                <w:rPr>
                  <w:rFonts w:ascii="Times New Roman" w:hAnsi="Times New Roman" w:eastAsia="system-ui" w:cs="Times New Roman"/>
                  <w:rPrChange w:author="Vaught, Jacob" w:date="2023-12-08T22:29:00Z" w:id="1534">
                    <w:rPr>
                      <w:rFonts w:ascii="system-ui" w:hAnsi="system-ui" w:eastAsia="system-ui" w:cs="system-ui"/>
                      <w:color w:val="374151"/>
                    </w:rPr>
                  </w:rPrChange>
                </w:rPr>
                <w:delText>Microchip Technology</w:delText>
              </w:r>
            </w:del>
          </w:p>
        </w:tc>
        <w:tc>
          <w:tcPr>
            <w:tcW w:w="2340" w:type="dxa"/>
          </w:tcPr>
          <w:p w:rsidRPr="009F654A" w:rsidR="4C1F70FA" w:rsidDel="00FB64BD" w:rsidP="4C1F70FA" w:rsidRDefault="4C1F70FA" w14:paraId="03FACB52" w14:textId="4C9F20FE">
            <w:pPr>
              <w:rPr>
                <w:del w:author="Vaught, Jacob" w:date="2023-12-08T22:29:00Z" w:id="1535"/>
                <w:rFonts w:ascii="Times New Roman" w:hAnsi="Times New Roman" w:cs="Times New Roman"/>
                <w:rPrChange w:author="Vaught, Jacob" w:date="2023-12-08T22:29:00Z" w:id="1536">
                  <w:rPr>
                    <w:del w:author="Vaught, Jacob" w:date="2023-12-08T22:29:00Z" w:id="1537"/>
                  </w:rPr>
                </w:rPrChange>
              </w:rPr>
            </w:pPr>
            <w:del w:author="Vaught, Jacob" w:date="2023-12-08T22:29:00Z" w:id="1538">
              <w:r w:rsidRPr="009F654A" w:rsidDel="00FB64BD">
                <w:rPr>
                  <w:rFonts w:ascii="Times New Roman" w:hAnsi="Times New Roman" w:eastAsia="system-ui" w:cs="Times New Roman"/>
                  <w:rPrChange w:author="Vaught, Jacob" w:date="2023-12-08T22:29:00Z" w:id="1539">
                    <w:rPr>
                      <w:rFonts w:ascii="system-ui" w:hAnsi="system-ui" w:eastAsia="system-ui" w:cs="system-ui"/>
                      <w:color w:val="374151"/>
                    </w:rPr>
                  </w:rPrChange>
                </w:rPr>
                <w:delText>TC4428EPA</w:delText>
              </w:r>
            </w:del>
          </w:p>
        </w:tc>
        <w:tc>
          <w:tcPr>
            <w:tcW w:w="2340" w:type="dxa"/>
          </w:tcPr>
          <w:p w:rsidRPr="009F654A" w:rsidR="4C1F70FA" w:rsidDel="00FB64BD" w:rsidP="4C1F70FA" w:rsidRDefault="4C1F70FA" w14:paraId="7162B93C" w14:textId="2A2743AF">
            <w:pPr>
              <w:rPr>
                <w:del w:author="Vaught, Jacob" w:date="2023-12-08T22:29:00Z" w:id="1540"/>
                <w:rFonts w:ascii="Times New Roman" w:hAnsi="Times New Roman" w:cs="Times New Roman"/>
                <w:rPrChange w:author="Vaught, Jacob" w:date="2023-12-08T22:29:00Z" w:id="1541">
                  <w:rPr>
                    <w:del w:author="Vaught, Jacob" w:date="2023-12-08T22:29:00Z" w:id="1542"/>
                  </w:rPr>
                </w:rPrChange>
              </w:rPr>
            </w:pPr>
            <w:del w:author="Vaught, Jacob" w:date="2023-12-08T22:29:00Z" w:id="1543">
              <w:r w:rsidRPr="009F654A" w:rsidDel="00FB64BD">
                <w:rPr>
                  <w:rFonts w:ascii="Times New Roman" w:hAnsi="Times New Roman" w:eastAsia="system-ui" w:cs="Times New Roman"/>
                  <w:rPrChange w:author="Vaught, Jacob" w:date="2023-12-08T22:29:00Z" w:id="1544">
                    <w:rPr>
                      <w:rFonts w:ascii="system-ui" w:hAnsi="system-ui" w:eastAsia="system-ui" w:cs="system-ui"/>
                      <w:color w:val="374151"/>
                    </w:rPr>
                  </w:rPrChange>
                </w:rPr>
                <w:delText>Low-Side Gate Driver IC Inverting, Non-Inverting 8-PDIP</w:delText>
              </w:r>
            </w:del>
          </w:p>
        </w:tc>
        <w:tc>
          <w:tcPr>
            <w:tcW w:w="2340" w:type="dxa"/>
          </w:tcPr>
          <w:p w:rsidRPr="009F654A" w:rsidR="4C1F70FA" w:rsidDel="00FB64BD" w:rsidP="4C1F70FA" w:rsidRDefault="4C1F70FA" w14:paraId="6C83FA1E" w14:textId="55F866DD">
            <w:pPr>
              <w:rPr>
                <w:del w:author="Vaught, Jacob" w:date="2023-12-08T22:29:00Z" w:id="1545"/>
                <w:rFonts w:ascii="Times New Roman" w:hAnsi="Times New Roman" w:cs="Times New Roman"/>
                <w:rPrChange w:author="Vaught, Jacob" w:date="2023-12-08T22:29:00Z" w:id="1546">
                  <w:rPr>
                    <w:del w:author="Vaught, Jacob" w:date="2023-12-08T22:29:00Z" w:id="1547"/>
                  </w:rPr>
                </w:rPrChange>
              </w:rPr>
            </w:pPr>
            <w:del w:author="Vaught, Jacob" w:date="2023-12-08T22:29:00Z" w:id="1548">
              <w:r w:rsidRPr="009F654A" w:rsidDel="00FB64BD">
                <w:rPr>
                  <w:rFonts w:ascii="Times New Roman" w:hAnsi="Times New Roman" w:eastAsia="system-ui" w:cs="Times New Roman"/>
                  <w:rPrChange w:author="Vaught, Jacob" w:date="2023-12-08T22:29:00Z" w:id="1549">
                    <w:rPr>
                      <w:rFonts w:ascii="system-ui" w:hAnsi="system-ui" w:eastAsia="system-ui" w:cs="system-ui"/>
                      <w:color w:val="374151"/>
                    </w:rPr>
                  </w:rPrChange>
                </w:rPr>
                <w:delText>1</w:delText>
              </w:r>
            </w:del>
          </w:p>
        </w:tc>
      </w:tr>
      <w:tr w:rsidRPr="00932E42" w:rsidR="4C1F70FA" w:rsidDel="00FB64BD" w:rsidTr="4C1F70FA" w14:paraId="6C7397F4" w14:textId="07B00C87">
        <w:trPr>
          <w:trHeight w:val="300"/>
          <w:del w:author="Vaught, Jacob" w:date="2023-12-08T22:29:00Z" w:id="1550"/>
        </w:trPr>
        <w:tc>
          <w:tcPr>
            <w:tcW w:w="2340" w:type="dxa"/>
          </w:tcPr>
          <w:p w:rsidRPr="009F654A" w:rsidR="4C1F70FA" w:rsidDel="00FB64BD" w:rsidP="4C1F70FA" w:rsidRDefault="4C1F70FA" w14:paraId="7CC43BC2" w14:textId="24CB4EA3">
            <w:pPr>
              <w:rPr>
                <w:del w:author="Vaught, Jacob" w:date="2023-12-08T22:29:00Z" w:id="1551"/>
                <w:rFonts w:ascii="Times New Roman" w:hAnsi="Times New Roman" w:cs="Times New Roman"/>
                <w:rPrChange w:author="Vaught, Jacob" w:date="2023-12-08T22:29:00Z" w:id="1552">
                  <w:rPr>
                    <w:del w:author="Vaught, Jacob" w:date="2023-12-08T22:29:00Z" w:id="1553"/>
                  </w:rPr>
                </w:rPrChange>
              </w:rPr>
            </w:pPr>
            <w:del w:author="Vaught, Jacob" w:date="2023-12-08T22:29:00Z" w:id="1554">
              <w:r w:rsidRPr="009F654A" w:rsidDel="00FB64BD">
                <w:rPr>
                  <w:rFonts w:ascii="Times New Roman" w:hAnsi="Times New Roman" w:eastAsia="system-ui" w:cs="Times New Roman"/>
                  <w:rPrChange w:author="Vaught, Jacob" w:date="2023-12-08T22:29:00Z" w:id="1555">
                    <w:rPr>
                      <w:rFonts w:ascii="system-ui" w:hAnsi="system-ui" w:eastAsia="system-ui" w:cs="system-ui"/>
                      <w:color w:val="374151"/>
                    </w:rPr>
                  </w:rPrChange>
                </w:rPr>
                <w:delText>Infineon Technologies</w:delText>
              </w:r>
            </w:del>
          </w:p>
        </w:tc>
        <w:tc>
          <w:tcPr>
            <w:tcW w:w="2340" w:type="dxa"/>
          </w:tcPr>
          <w:p w:rsidRPr="009F654A" w:rsidR="4C1F70FA" w:rsidDel="00FB64BD" w:rsidP="4C1F70FA" w:rsidRDefault="4C1F70FA" w14:paraId="1B7DF60B" w14:textId="2DECB8AC">
            <w:pPr>
              <w:rPr>
                <w:del w:author="Vaught, Jacob" w:date="2023-12-08T22:29:00Z" w:id="1556"/>
                <w:rFonts w:ascii="Times New Roman" w:hAnsi="Times New Roman" w:cs="Times New Roman"/>
                <w:rPrChange w:author="Vaught, Jacob" w:date="2023-12-08T22:29:00Z" w:id="1557">
                  <w:rPr>
                    <w:del w:author="Vaught, Jacob" w:date="2023-12-08T22:29:00Z" w:id="1558"/>
                  </w:rPr>
                </w:rPrChange>
              </w:rPr>
            </w:pPr>
            <w:del w:author="Vaught, Jacob" w:date="2023-12-08T22:29:00Z" w:id="1559">
              <w:r w:rsidRPr="009F654A" w:rsidDel="00FB64BD">
                <w:rPr>
                  <w:rFonts w:ascii="Times New Roman" w:hAnsi="Times New Roman" w:eastAsia="system-ui" w:cs="Times New Roman"/>
                  <w:rPrChange w:author="Vaught, Jacob" w:date="2023-12-08T22:29:00Z" w:id="1560">
                    <w:rPr>
                      <w:rFonts w:ascii="system-ui" w:hAnsi="system-ui" w:eastAsia="system-ui" w:cs="system-ui"/>
                      <w:color w:val="374151"/>
                    </w:rPr>
                  </w:rPrChange>
                </w:rPr>
                <w:delText>IRF540NPBF</w:delText>
              </w:r>
            </w:del>
          </w:p>
        </w:tc>
        <w:tc>
          <w:tcPr>
            <w:tcW w:w="2340" w:type="dxa"/>
          </w:tcPr>
          <w:p w:rsidRPr="009F654A" w:rsidR="4C1F70FA" w:rsidDel="00FB64BD" w:rsidP="4C1F70FA" w:rsidRDefault="4C1F70FA" w14:paraId="59BA66B6" w14:textId="4EFD552B">
            <w:pPr>
              <w:rPr>
                <w:del w:author="Vaught, Jacob" w:date="2023-12-08T22:29:00Z" w:id="1561"/>
                <w:rFonts w:ascii="Times New Roman" w:hAnsi="Times New Roman" w:cs="Times New Roman"/>
                <w:rPrChange w:author="Vaught, Jacob" w:date="2023-12-08T22:29:00Z" w:id="1562">
                  <w:rPr>
                    <w:del w:author="Vaught, Jacob" w:date="2023-12-08T22:29:00Z" w:id="1563"/>
                  </w:rPr>
                </w:rPrChange>
              </w:rPr>
            </w:pPr>
            <w:del w:author="Vaught, Jacob" w:date="2023-12-08T22:29:00Z" w:id="1564">
              <w:r w:rsidRPr="009F654A" w:rsidDel="00FB64BD">
                <w:rPr>
                  <w:rFonts w:ascii="Times New Roman" w:hAnsi="Times New Roman" w:eastAsia="system-ui" w:cs="Times New Roman"/>
                  <w:rPrChange w:author="Vaught, Jacob" w:date="2023-12-08T22:29:00Z" w:id="1565">
                    <w:rPr>
                      <w:rFonts w:ascii="system-ui" w:hAnsi="system-ui" w:eastAsia="system-ui" w:cs="system-ui"/>
                      <w:color w:val="374151"/>
                    </w:rPr>
                  </w:rPrChange>
                </w:rPr>
                <w:delText>N-Channel 100 V 33A (Tc) 130W (Tc) Through Hole TO-220AB</w:delText>
              </w:r>
            </w:del>
          </w:p>
        </w:tc>
        <w:tc>
          <w:tcPr>
            <w:tcW w:w="2340" w:type="dxa"/>
          </w:tcPr>
          <w:p w:rsidRPr="009F654A" w:rsidR="4C1F70FA" w:rsidDel="00FB64BD" w:rsidP="4C1F70FA" w:rsidRDefault="4C1F70FA" w14:paraId="3D35F7A7" w14:textId="46A37443">
            <w:pPr>
              <w:rPr>
                <w:del w:author="Vaught, Jacob" w:date="2023-12-08T22:29:00Z" w:id="1566"/>
                <w:rFonts w:ascii="Times New Roman" w:hAnsi="Times New Roman" w:cs="Times New Roman"/>
                <w:rPrChange w:author="Vaught, Jacob" w:date="2023-12-08T22:29:00Z" w:id="1567">
                  <w:rPr>
                    <w:del w:author="Vaught, Jacob" w:date="2023-12-08T22:29:00Z" w:id="1568"/>
                  </w:rPr>
                </w:rPrChange>
              </w:rPr>
            </w:pPr>
            <w:del w:author="Vaught, Jacob" w:date="2023-12-08T22:29:00Z" w:id="1569">
              <w:r w:rsidRPr="009F654A" w:rsidDel="00FB64BD">
                <w:rPr>
                  <w:rFonts w:ascii="Times New Roman" w:hAnsi="Times New Roman" w:eastAsia="system-ui" w:cs="Times New Roman"/>
                  <w:rPrChange w:author="Vaught, Jacob" w:date="2023-12-08T22:29:00Z" w:id="1570">
                    <w:rPr>
                      <w:rFonts w:ascii="system-ui" w:hAnsi="system-ui" w:eastAsia="system-ui" w:cs="system-ui"/>
                      <w:color w:val="374151"/>
                    </w:rPr>
                  </w:rPrChange>
                </w:rPr>
                <w:delText>2</w:delText>
              </w:r>
            </w:del>
          </w:p>
        </w:tc>
      </w:tr>
      <w:tr w:rsidRPr="00932E42" w:rsidR="4C1F70FA" w:rsidDel="00FB64BD" w:rsidTr="4C1F70FA" w14:paraId="4897D635" w14:textId="4E33F6B6">
        <w:trPr>
          <w:trHeight w:val="300"/>
          <w:del w:author="Vaught, Jacob" w:date="2023-12-08T22:29:00Z" w:id="1571"/>
        </w:trPr>
        <w:tc>
          <w:tcPr>
            <w:tcW w:w="2340" w:type="dxa"/>
          </w:tcPr>
          <w:p w:rsidRPr="009F654A" w:rsidR="4C1F70FA" w:rsidDel="00FB64BD" w:rsidP="4C1F70FA" w:rsidRDefault="4C1F70FA" w14:paraId="4063F012" w14:textId="515AECA6">
            <w:pPr>
              <w:rPr>
                <w:del w:author="Vaught, Jacob" w:date="2023-12-08T22:29:00Z" w:id="1572"/>
                <w:rFonts w:ascii="Times New Roman" w:hAnsi="Times New Roman" w:cs="Times New Roman"/>
                <w:rPrChange w:author="Vaught, Jacob" w:date="2023-12-08T22:29:00Z" w:id="1573">
                  <w:rPr>
                    <w:del w:author="Vaught, Jacob" w:date="2023-12-08T22:29:00Z" w:id="1574"/>
                  </w:rPr>
                </w:rPrChange>
              </w:rPr>
            </w:pPr>
            <w:del w:author="Vaught, Jacob" w:date="2023-12-08T22:29:00Z" w:id="1575">
              <w:r w:rsidRPr="009F654A" w:rsidDel="00FB64BD">
                <w:rPr>
                  <w:rFonts w:ascii="Times New Roman" w:hAnsi="Times New Roman" w:eastAsia="system-ui" w:cs="Times New Roman"/>
                  <w:rPrChange w:author="Vaught, Jacob" w:date="2023-12-08T22:29:00Z" w:id="1576">
                    <w:rPr>
                      <w:rFonts w:ascii="system-ui" w:hAnsi="system-ui" w:eastAsia="system-ui" w:cs="system-ui"/>
                      <w:color w:val="374151"/>
                    </w:rPr>
                  </w:rPrChange>
                </w:rPr>
                <w:delText>Vishay General Semiconductor</w:delText>
              </w:r>
            </w:del>
          </w:p>
        </w:tc>
        <w:tc>
          <w:tcPr>
            <w:tcW w:w="2340" w:type="dxa"/>
          </w:tcPr>
          <w:p w:rsidRPr="009F654A" w:rsidR="4C1F70FA" w:rsidDel="00FB64BD" w:rsidP="4C1F70FA" w:rsidRDefault="4C1F70FA" w14:paraId="2664E115" w14:textId="278649A8">
            <w:pPr>
              <w:rPr>
                <w:del w:author="Vaught, Jacob" w:date="2023-12-08T22:29:00Z" w:id="1577"/>
                <w:rFonts w:ascii="Times New Roman" w:hAnsi="Times New Roman" w:cs="Times New Roman"/>
                <w:rPrChange w:author="Vaught, Jacob" w:date="2023-12-08T22:29:00Z" w:id="1578">
                  <w:rPr>
                    <w:del w:author="Vaught, Jacob" w:date="2023-12-08T22:29:00Z" w:id="1579"/>
                  </w:rPr>
                </w:rPrChange>
              </w:rPr>
            </w:pPr>
            <w:del w:author="Vaught, Jacob" w:date="2023-12-08T22:29:00Z" w:id="1580">
              <w:r w:rsidRPr="009F654A" w:rsidDel="00FB64BD">
                <w:rPr>
                  <w:rFonts w:ascii="Times New Roman" w:hAnsi="Times New Roman" w:eastAsia="system-ui" w:cs="Times New Roman"/>
                  <w:rPrChange w:author="Vaught, Jacob" w:date="2023-12-08T22:29:00Z" w:id="1581">
                    <w:rPr>
                      <w:rFonts w:ascii="system-ui" w:hAnsi="system-ui" w:eastAsia="system-ui" w:cs="system-ui"/>
                      <w:color w:val="374151"/>
                    </w:rPr>
                  </w:rPrChange>
                </w:rPr>
                <w:delText>MBR1060-E3/45</w:delText>
              </w:r>
            </w:del>
          </w:p>
        </w:tc>
        <w:tc>
          <w:tcPr>
            <w:tcW w:w="2340" w:type="dxa"/>
          </w:tcPr>
          <w:p w:rsidRPr="009F654A" w:rsidR="4C1F70FA" w:rsidDel="00FB64BD" w:rsidP="4C1F70FA" w:rsidRDefault="4C1F70FA" w14:paraId="70D3C866" w14:textId="3D42BDB2">
            <w:pPr>
              <w:rPr>
                <w:del w:author="Vaught, Jacob" w:date="2023-12-08T22:29:00Z" w:id="1582"/>
                <w:rFonts w:ascii="Times New Roman" w:hAnsi="Times New Roman" w:cs="Times New Roman"/>
                <w:rPrChange w:author="Vaught, Jacob" w:date="2023-12-08T22:29:00Z" w:id="1583">
                  <w:rPr>
                    <w:del w:author="Vaught, Jacob" w:date="2023-12-08T22:29:00Z" w:id="1584"/>
                  </w:rPr>
                </w:rPrChange>
              </w:rPr>
            </w:pPr>
            <w:del w:author="Vaught, Jacob" w:date="2023-12-08T22:29:00Z" w:id="1585">
              <w:r w:rsidRPr="009F654A" w:rsidDel="00FB64BD">
                <w:rPr>
                  <w:rFonts w:ascii="Times New Roman" w:hAnsi="Times New Roman" w:eastAsia="system-ui" w:cs="Times New Roman"/>
                  <w:rPrChange w:author="Vaught, Jacob" w:date="2023-12-08T22:29:00Z" w:id="1586">
                    <w:rPr>
                      <w:rFonts w:ascii="system-ui" w:hAnsi="system-ui" w:eastAsia="system-ui" w:cs="system-ui"/>
                      <w:color w:val="374151"/>
                    </w:rPr>
                  </w:rPrChange>
                </w:rPr>
                <w:delText>Diode Schottky 60 V 10A Through Hole TO-220AC</w:delText>
              </w:r>
            </w:del>
          </w:p>
        </w:tc>
        <w:tc>
          <w:tcPr>
            <w:tcW w:w="2340" w:type="dxa"/>
          </w:tcPr>
          <w:p w:rsidRPr="009F654A" w:rsidR="4C1F70FA" w:rsidDel="00FB64BD" w:rsidP="4C1F70FA" w:rsidRDefault="4C1F70FA" w14:paraId="4DC9E978" w14:textId="39B0C9A1">
            <w:pPr>
              <w:rPr>
                <w:del w:author="Vaught, Jacob" w:date="2023-12-08T22:29:00Z" w:id="1587"/>
                <w:rFonts w:ascii="Times New Roman" w:hAnsi="Times New Roman" w:cs="Times New Roman"/>
                <w:rPrChange w:author="Vaught, Jacob" w:date="2023-12-08T22:29:00Z" w:id="1588">
                  <w:rPr>
                    <w:del w:author="Vaught, Jacob" w:date="2023-12-08T22:29:00Z" w:id="1589"/>
                  </w:rPr>
                </w:rPrChange>
              </w:rPr>
            </w:pPr>
            <w:del w:author="Vaught, Jacob" w:date="2023-12-08T22:29:00Z" w:id="1590">
              <w:r w:rsidRPr="009F654A" w:rsidDel="00FB64BD">
                <w:rPr>
                  <w:rFonts w:ascii="Times New Roman" w:hAnsi="Times New Roman" w:eastAsia="system-ui" w:cs="Times New Roman"/>
                  <w:rPrChange w:author="Vaught, Jacob" w:date="2023-12-08T22:29:00Z" w:id="1591">
                    <w:rPr>
                      <w:rFonts w:ascii="system-ui" w:hAnsi="system-ui" w:eastAsia="system-ui" w:cs="system-ui"/>
                      <w:color w:val="374151"/>
                    </w:rPr>
                  </w:rPrChange>
                </w:rPr>
                <w:delText>2</w:delText>
              </w:r>
            </w:del>
          </w:p>
        </w:tc>
      </w:tr>
      <w:tr w:rsidRPr="00932E42" w:rsidR="4C1F70FA" w:rsidDel="00FB64BD" w:rsidTr="4C1F70FA" w14:paraId="0FB4CCFC" w14:textId="4CFB0605">
        <w:trPr>
          <w:trHeight w:val="300"/>
          <w:del w:author="Vaught, Jacob" w:date="2023-12-08T22:29:00Z" w:id="1592"/>
        </w:trPr>
        <w:tc>
          <w:tcPr>
            <w:tcW w:w="2340" w:type="dxa"/>
          </w:tcPr>
          <w:p w:rsidRPr="009F654A" w:rsidR="4C1F70FA" w:rsidDel="00FB64BD" w:rsidP="4C1F70FA" w:rsidRDefault="4C1F70FA" w14:paraId="12F3B129" w14:textId="3A337867">
            <w:pPr>
              <w:rPr>
                <w:del w:author="Vaught, Jacob" w:date="2023-12-08T22:29:00Z" w:id="1593"/>
                <w:rFonts w:ascii="Times New Roman" w:hAnsi="Times New Roman" w:cs="Times New Roman"/>
                <w:rPrChange w:author="Vaught, Jacob" w:date="2023-12-08T22:29:00Z" w:id="1594">
                  <w:rPr>
                    <w:del w:author="Vaught, Jacob" w:date="2023-12-08T22:29:00Z" w:id="1595"/>
                  </w:rPr>
                </w:rPrChange>
              </w:rPr>
            </w:pPr>
            <w:del w:author="Vaught, Jacob" w:date="2023-12-08T22:29:00Z" w:id="1596">
              <w:r w:rsidRPr="009F654A" w:rsidDel="00FB64BD">
                <w:rPr>
                  <w:rFonts w:ascii="Times New Roman" w:hAnsi="Times New Roman" w:eastAsia="system-ui" w:cs="Times New Roman"/>
                  <w:rPrChange w:author="Vaught, Jacob" w:date="2023-12-08T22:29:00Z" w:id="1597">
                    <w:rPr>
                      <w:rFonts w:ascii="system-ui" w:hAnsi="system-ui" w:eastAsia="system-ui" w:cs="system-ui"/>
                      <w:color w:val="374151"/>
                    </w:rPr>
                  </w:rPrChange>
                </w:rPr>
                <w:delText>Texas Instruments</w:delText>
              </w:r>
            </w:del>
          </w:p>
        </w:tc>
        <w:tc>
          <w:tcPr>
            <w:tcW w:w="2340" w:type="dxa"/>
          </w:tcPr>
          <w:p w:rsidRPr="009F654A" w:rsidR="4C1F70FA" w:rsidDel="00FB64BD" w:rsidP="4C1F70FA" w:rsidRDefault="4C1F70FA" w14:paraId="489E8F69" w14:textId="5EC1CED7">
            <w:pPr>
              <w:rPr>
                <w:del w:author="Vaught, Jacob" w:date="2023-12-08T22:29:00Z" w:id="1598"/>
                <w:rFonts w:ascii="Times New Roman" w:hAnsi="Times New Roman" w:cs="Times New Roman"/>
                <w:rPrChange w:author="Vaught, Jacob" w:date="2023-12-08T22:29:00Z" w:id="1599">
                  <w:rPr>
                    <w:del w:author="Vaught, Jacob" w:date="2023-12-08T22:29:00Z" w:id="1600"/>
                  </w:rPr>
                </w:rPrChange>
              </w:rPr>
            </w:pPr>
            <w:del w:author="Vaught, Jacob" w:date="2023-12-08T22:29:00Z" w:id="1601">
              <w:r w:rsidRPr="009F654A" w:rsidDel="00FB64BD">
                <w:rPr>
                  <w:rFonts w:ascii="Times New Roman" w:hAnsi="Times New Roman" w:eastAsia="system-ui" w:cs="Times New Roman"/>
                  <w:rPrChange w:author="Vaught, Jacob" w:date="2023-12-08T22:29:00Z" w:id="1602">
                    <w:rPr>
                      <w:rFonts w:ascii="system-ui" w:hAnsi="system-ui" w:eastAsia="system-ui" w:cs="system-ui"/>
                      <w:color w:val="374151"/>
                    </w:rPr>
                  </w:rPrChange>
                </w:rPr>
                <w:delText>LM2907N/NOPB</w:delText>
              </w:r>
            </w:del>
          </w:p>
        </w:tc>
        <w:tc>
          <w:tcPr>
            <w:tcW w:w="2340" w:type="dxa"/>
          </w:tcPr>
          <w:p w:rsidRPr="009F654A" w:rsidR="4C1F70FA" w:rsidDel="00FB64BD" w:rsidP="4C1F70FA" w:rsidRDefault="4C1F70FA" w14:paraId="2E5EC723" w14:textId="5AACE5AF">
            <w:pPr>
              <w:rPr>
                <w:del w:author="Vaught, Jacob" w:date="2023-12-08T22:29:00Z" w:id="1603"/>
                <w:rFonts w:ascii="Times New Roman" w:hAnsi="Times New Roman" w:cs="Times New Roman"/>
                <w:rPrChange w:author="Vaught, Jacob" w:date="2023-12-08T22:29:00Z" w:id="1604">
                  <w:rPr>
                    <w:del w:author="Vaught, Jacob" w:date="2023-12-08T22:29:00Z" w:id="1605"/>
                  </w:rPr>
                </w:rPrChange>
              </w:rPr>
            </w:pPr>
            <w:del w:author="Vaught, Jacob" w:date="2023-12-08T22:29:00Z" w:id="1606">
              <w:r w:rsidRPr="009F654A" w:rsidDel="00FB64BD">
                <w:rPr>
                  <w:rFonts w:ascii="Times New Roman" w:hAnsi="Times New Roman" w:eastAsia="system-ui" w:cs="Times New Roman"/>
                  <w:rPrChange w:author="Vaught, Jacob" w:date="2023-12-08T22:29:00Z" w:id="1607">
                    <w:rPr>
                      <w:rFonts w:ascii="system-ui" w:hAnsi="system-ui" w:eastAsia="system-ui" w:cs="system-ui"/>
                      <w:color w:val="374151"/>
                    </w:rPr>
                  </w:rPrChange>
                </w:rPr>
                <w:delText>Frequency to Voltage Converter IC 10 kHz ±0.3% 14-PDIP</w:delText>
              </w:r>
            </w:del>
          </w:p>
        </w:tc>
        <w:tc>
          <w:tcPr>
            <w:tcW w:w="2340" w:type="dxa"/>
          </w:tcPr>
          <w:p w:rsidRPr="009F654A" w:rsidR="4C1F70FA" w:rsidDel="00FB64BD" w:rsidP="4C1F70FA" w:rsidRDefault="4C1F70FA" w14:paraId="4D30F45A" w14:textId="7AA5FD80">
            <w:pPr>
              <w:rPr>
                <w:del w:author="Vaught, Jacob" w:date="2023-12-08T22:29:00Z" w:id="1608"/>
                <w:rFonts w:ascii="Times New Roman" w:hAnsi="Times New Roman" w:cs="Times New Roman"/>
                <w:rPrChange w:author="Vaught, Jacob" w:date="2023-12-08T22:29:00Z" w:id="1609">
                  <w:rPr>
                    <w:del w:author="Vaught, Jacob" w:date="2023-12-08T22:29:00Z" w:id="1610"/>
                  </w:rPr>
                </w:rPrChange>
              </w:rPr>
            </w:pPr>
            <w:del w:author="Vaught, Jacob" w:date="2023-12-08T22:29:00Z" w:id="1611">
              <w:r w:rsidRPr="009F654A" w:rsidDel="00FB64BD">
                <w:rPr>
                  <w:rFonts w:ascii="Times New Roman" w:hAnsi="Times New Roman" w:eastAsia="system-ui" w:cs="Times New Roman"/>
                  <w:rPrChange w:author="Vaught, Jacob" w:date="2023-12-08T22:29:00Z" w:id="1612">
                    <w:rPr>
                      <w:rFonts w:ascii="system-ui" w:hAnsi="system-ui" w:eastAsia="system-ui" w:cs="system-ui"/>
                      <w:color w:val="374151"/>
                    </w:rPr>
                  </w:rPrChange>
                </w:rPr>
                <w:delText>2</w:delText>
              </w:r>
            </w:del>
          </w:p>
        </w:tc>
      </w:tr>
      <w:tr w:rsidRPr="00932E42" w:rsidR="4C1F70FA" w:rsidDel="00FB64BD" w:rsidTr="4C1F70FA" w14:paraId="667DDF48" w14:textId="44442D2B">
        <w:trPr>
          <w:trHeight w:val="300"/>
          <w:del w:author="Vaught, Jacob" w:date="2023-12-08T22:29:00Z" w:id="1613"/>
        </w:trPr>
        <w:tc>
          <w:tcPr>
            <w:tcW w:w="2340" w:type="dxa"/>
          </w:tcPr>
          <w:p w:rsidRPr="009F654A" w:rsidR="4C1F70FA" w:rsidDel="00FB64BD" w:rsidP="4C1F70FA" w:rsidRDefault="4C1F70FA" w14:paraId="4E01B3D4" w14:textId="31DF4EE1">
            <w:pPr>
              <w:rPr>
                <w:del w:author="Vaught, Jacob" w:date="2023-12-08T22:29:00Z" w:id="1614"/>
                <w:rFonts w:ascii="Times New Roman" w:hAnsi="Times New Roman" w:cs="Times New Roman"/>
                <w:rPrChange w:author="Vaught, Jacob" w:date="2023-12-08T22:29:00Z" w:id="1615">
                  <w:rPr>
                    <w:del w:author="Vaught, Jacob" w:date="2023-12-08T22:29:00Z" w:id="1616"/>
                  </w:rPr>
                </w:rPrChange>
              </w:rPr>
            </w:pPr>
            <w:del w:author="Vaught, Jacob" w:date="2023-12-08T22:29:00Z" w:id="1617">
              <w:r w:rsidRPr="009F654A" w:rsidDel="00FB64BD">
                <w:rPr>
                  <w:rFonts w:ascii="Times New Roman" w:hAnsi="Times New Roman" w:eastAsia="system-ui" w:cs="Times New Roman"/>
                  <w:rPrChange w:author="Vaught, Jacob" w:date="2023-12-08T22:29:00Z" w:id="1618">
                    <w:rPr>
                      <w:rFonts w:ascii="system-ui" w:hAnsi="system-ui" w:eastAsia="system-ui" w:cs="system-ui"/>
                      <w:color w:val="374151"/>
                    </w:rPr>
                  </w:rPrChange>
                </w:rPr>
                <w:delText>TT Electronics/Optek Technology</w:delText>
              </w:r>
            </w:del>
          </w:p>
        </w:tc>
        <w:tc>
          <w:tcPr>
            <w:tcW w:w="2340" w:type="dxa"/>
          </w:tcPr>
          <w:p w:rsidRPr="009F654A" w:rsidR="4C1F70FA" w:rsidDel="00FB64BD" w:rsidP="4C1F70FA" w:rsidRDefault="4C1F70FA" w14:paraId="1780C471" w14:textId="1761D9C6">
            <w:pPr>
              <w:rPr>
                <w:del w:author="Vaught, Jacob" w:date="2023-12-08T22:29:00Z" w:id="1619"/>
                <w:rFonts w:ascii="Times New Roman" w:hAnsi="Times New Roman" w:cs="Times New Roman"/>
                <w:rPrChange w:author="Vaught, Jacob" w:date="2023-12-08T22:29:00Z" w:id="1620">
                  <w:rPr>
                    <w:del w:author="Vaught, Jacob" w:date="2023-12-08T22:29:00Z" w:id="1621"/>
                  </w:rPr>
                </w:rPrChange>
              </w:rPr>
            </w:pPr>
            <w:del w:author="Vaught, Jacob" w:date="2023-12-08T22:29:00Z" w:id="1622">
              <w:r w:rsidRPr="009F654A" w:rsidDel="00FB64BD">
                <w:rPr>
                  <w:rFonts w:ascii="Times New Roman" w:hAnsi="Times New Roman" w:eastAsia="system-ui" w:cs="Times New Roman"/>
                  <w:rPrChange w:author="Vaught, Jacob" w:date="2023-12-08T22:29:00Z" w:id="1623">
                    <w:rPr>
                      <w:rFonts w:ascii="system-ui" w:hAnsi="system-ui" w:eastAsia="system-ui" w:cs="system-ui"/>
                      <w:color w:val="374151"/>
                    </w:rPr>
                  </w:rPrChange>
                </w:rPr>
                <w:delText>OPB829AZ</w:delText>
              </w:r>
            </w:del>
          </w:p>
        </w:tc>
        <w:tc>
          <w:tcPr>
            <w:tcW w:w="2340" w:type="dxa"/>
          </w:tcPr>
          <w:p w:rsidRPr="009F654A" w:rsidR="4C1F70FA" w:rsidDel="00FB64BD" w:rsidP="4C1F70FA" w:rsidRDefault="4C1F70FA" w14:paraId="76C5C9E6" w14:textId="4563B747">
            <w:pPr>
              <w:rPr>
                <w:del w:author="Vaught, Jacob" w:date="2023-12-08T22:29:00Z" w:id="1624"/>
                <w:rFonts w:ascii="Times New Roman" w:hAnsi="Times New Roman" w:cs="Times New Roman"/>
                <w:rPrChange w:author="Vaught, Jacob" w:date="2023-12-08T22:29:00Z" w:id="1625">
                  <w:rPr>
                    <w:del w:author="Vaught, Jacob" w:date="2023-12-08T22:29:00Z" w:id="1626"/>
                  </w:rPr>
                </w:rPrChange>
              </w:rPr>
            </w:pPr>
            <w:del w:author="Vaught, Jacob" w:date="2023-12-08T22:29:00Z" w:id="1627">
              <w:r w:rsidRPr="009F654A" w:rsidDel="00FB64BD">
                <w:rPr>
                  <w:rFonts w:ascii="Times New Roman" w:hAnsi="Times New Roman" w:eastAsia="system-ui" w:cs="Times New Roman"/>
                  <w:rPrChange w:author="Vaught, Jacob" w:date="2023-12-08T22:29:00Z" w:id="1628">
                    <w:rPr>
                      <w:rFonts w:ascii="system-ui" w:hAnsi="system-ui" w:eastAsia="system-ui" w:cs="system-ui"/>
                      <w:color w:val="374151"/>
                    </w:rPr>
                  </w:rPrChange>
                </w:rPr>
                <w:delText>Optical Sensor Through-Beam 0.125" (3.18mm) Phototransistor Module, Pre-Wired</w:delText>
              </w:r>
            </w:del>
          </w:p>
        </w:tc>
        <w:tc>
          <w:tcPr>
            <w:tcW w:w="2340" w:type="dxa"/>
          </w:tcPr>
          <w:p w:rsidRPr="009F654A" w:rsidR="4C1F70FA" w:rsidDel="00FB64BD" w:rsidP="4C1F70FA" w:rsidRDefault="4C1F70FA" w14:paraId="1E462464" w14:textId="12F46144">
            <w:pPr>
              <w:rPr>
                <w:del w:author="Vaught, Jacob" w:date="2023-12-08T22:29:00Z" w:id="1629"/>
                <w:rFonts w:ascii="Times New Roman" w:hAnsi="Times New Roman" w:cs="Times New Roman"/>
                <w:rPrChange w:author="Vaught, Jacob" w:date="2023-12-08T22:29:00Z" w:id="1630">
                  <w:rPr>
                    <w:del w:author="Vaught, Jacob" w:date="2023-12-08T22:29:00Z" w:id="1631"/>
                  </w:rPr>
                </w:rPrChange>
              </w:rPr>
            </w:pPr>
            <w:del w:author="Vaught, Jacob" w:date="2023-12-08T22:29:00Z" w:id="1632">
              <w:r w:rsidRPr="009F654A" w:rsidDel="00FB64BD">
                <w:rPr>
                  <w:rFonts w:ascii="Times New Roman" w:hAnsi="Times New Roman" w:eastAsia="system-ui" w:cs="Times New Roman"/>
                  <w:rPrChange w:author="Vaught, Jacob" w:date="2023-12-08T22:29:00Z" w:id="1633">
                    <w:rPr>
                      <w:rFonts w:ascii="system-ui" w:hAnsi="system-ui" w:eastAsia="system-ui" w:cs="system-ui"/>
                      <w:color w:val="374151"/>
                    </w:rPr>
                  </w:rPrChange>
                </w:rPr>
                <w:delText>2</w:delText>
              </w:r>
            </w:del>
          </w:p>
        </w:tc>
      </w:tr>
      <w:tr w:rsidRPr="00932E42" w:rsidR="4C1F70FA" w:rsidDel="00FB64BD" w:rsidTr="4C1F70FA" w14:paraId="44673C37" w14:textId="77DCE2C6">
        <w:trPr>
          <w:trHeight w:val="300"/>
          <w:del w:author="Vaught, Jacob" w:date="2023-12-08T22:29:00Z" w:id="1634"/>
        </w:trPr>
        <w:tc>
          <w:tcPr>
            <w:tcW w:w="2340" w:type="dxa"/>
          </w:tcPr>
          <w:p w:rsidRPr="009F654A" w:rsidR="4C1F70FA" w:rsidDel="00FB64BD" w:rsidP="4C1F70FA" w:rsidRDefault="4C1F70FA" w14:paraId="3F0DEBF6" w14:textId="4F25BE7F">
            <w:pPr>
              <w:rPr>
                <w:del w:author="Vaught, Jacob" w:date="2023-12-08T22:29:00Z" w:id="1635"/>
                <w:rFonts w:ascii="Times New Roman" w:hAnsi="Times New Roman" w:cs="Times New Roman"/>
                <w:rPrChange w:author="Vaught, Jacob" w:date="2023-12-08T22:29:00Z" w:id="1636">
                  <w:rPr>
                    <w:del w:author="Vaught, Jacob" w:date="2023-12-08T22:29:00Z" w:id="1637"/>
                  </w:rPr>
                </w:rPrChange>
              </w:rPr>
            </w:pPr>
            <w:del w:author="Vaught, Jacob" w:date="2023-12-08T22:29:00Z" w:id="1638">
              <w:r w:rsidRPr="009F654A" w:rsidDel="00FB64BD">
                <w:rPr>
                  <w:rFonts w:ascii="Times New Roman" w:hAnsi="Times New Roman" w:eastAsia="system-ui" w:cs="Times New Roman"/>
                  <w:rPrChange w:author="Vaught, Jacob" w:date="2023-12-08T22:29:00Z" w:id="1639">
                    <w:rPr>
                      <w:rFonts w:ascii="system-ui" w:hAnsi="system-ui" w:eastAsia="system-ui" w:cs="system-ui"/>
                      <w:color w:val="374151"/>
                    </w:rPr>
                  </w:rPrChange>
                </w:rPr>
                <w:delText>U of SC</w:delText>
              </w:r>
            </w:del>
          </w:p>
        </w:tc>
        <w:tc>
          <w:tcPr>
            <w:tcW w:w="2340" w:type="dxa"/>
          </w:tcPr>
          <w:p w:rsidRPr="009F654A" w:rsidR="4C1F70FA" w:rsidDel="00FB64BD" w:rsidP="4C1F70FA" w:rsidRDefault="4C1F70FA" w14:paraId="2D97297E" w14:textId="7693824A">
            <w:pPr>
              <w:rPr>
                <w:del w:author="Vaught, Jacob" w:date="2023-12-08T22:29:00Z" w:id="1640"/>
                <w:rFonts w:ascii="Times New Roman" w:hAnsi="Times New Roman" w:cs="Times New Roman"/>
                <w:rPrChange w:author="Vaught, Jacob" w:date="2023-12-08T22:29:00Z" w:id="1641">
                  <w:rPr>
                    <w:del w:author="Vaught, Jacob" w:date="2023-12-08T22:29:00Z" w:id="1642"/>
                  </w:rPr>
                </w:rPrChange>
              </w:rPr>
            </w:pPr>
            <w:del w:author="Vaught, Jacob" w:date="2023-12-08T22:29:00Z" w:id="1643">
              <w:r w:rsidRPr="009F654A" w:rsidDel="00FB64BD">
                <w:rPr>
                  <w:rFonts w:ascii="Times New Roman" w:hAnsi="Times New Roman" w:eastAsia="system-ui" w:cs="Times New Roman"/>
                  <w:rPrChange w:author="Vaught, Jacob" w:date="2023-12-08T22:29:00Z" w:id="1644">
                    <w:rPr>
                      <w:rFonts w:ascii="system-ui" w:hAnsi="system-ui" w:eastAsia="system-ui" w:cs="system-ui"/>
                      <w:color w:val="374151"/>
                    </w:rPr>
                  </w:rPrChange>
                </w:rPr>
                <w:delText>EE Block</w:delText>
              </w:r>
            </w:del>
          </w:p>
        </w:tc>
        <w:tc>
          <w:tcPr>
            <w:tcW w:w="2340" w:type="dxa"/>
          </w:tcPr>
          <w:p w:rsidRPr="009F654A" w:rsidR="4C1F70FA" w:rsidDel="00FB64BD" w:rsidP="4C1F70FA" w:rsidRDefault="4C1F70FA" w14:paraId="3CED5021" w14:textId="03509E67">
            <w:pPr>
              <w:rPr>
                <w:del w:author="Vaught, Jacob" w:date="2023-12-08T22:29:00Z" w:id="1645"/>
                <w:rFonts w:ascii="Times New Roman" w:hAnsi="Times New Roman" w:cs="Times New Roman"/>
                <w:rPrChange w:author="Vaught, Jacob" w:date="2023-12-08T22:29:00Z" w:id="1646">
                  <w:rPr>
                    <w:del w:author="Vaught, Jacob" w:date="2023-12-08T22:29:00Z" w:id="1647"/>
                  </w:rPr>
                </w:rPrChange>
              </w:rPr>
            </w:pPr>
            <w:del w:author="Vaught, Jacob" w:date="2023-12-08T22:29:00Z" w:id="1648">
              <w:r w:rsidRPr="009F654A" w:rsidDel="00FB64BD">
                <w:rPr>
                  <w:rFonts w:ascii="Times New Roman" w:hAnsi="Times New Roman" w:eastAsia="system-ui" w:cs="Times New Roman"/>
                  <w:rPrChange w:author="Vaught, Jacob" w:date="2023-12-08T22:29:00Z" w:id="1649">
                    <w:rPr>
                      <w:rFonts w:ascii="system-ui" w:hAnsi="system-ui" w:eastAsia="system-ui" w:cs="system-ui"/>
                      <w:color w:val="374151"/>
                    </w:rPr>
                  </w:rPrChange>
                </w:rPr>
                <w:delText>Block with Mounting Fan, Breadboard, and Terminal Blocks</w:delText>
              </w:r>
            </w:del>
          </w:p>
        </w:tc>
        <w:tc>
          <w:tcPr>
            <w:tcW w:w="2340" w:type="dxa"/>
          </w:tcPr>
          <w:p w:rsidRPr="009F654A" w:rsidR="4C1F70FA" w:rsidDel="00FB64BD" w:rsidP="4C1F70FA" w:rsidRDefault="4C1F70FA" w14:paraId="1CFA9ED6" w14:textId="1F82CC1B">
            <w:pPr>
              <w:rPr>
                <w:del w:author="Vaught, Jacob" w:date="2023-12-08T22:29:00Z" w:id="1650"/>
                <w:rFonts w:ascii="Times New Roman" w:hAnsi="Times New Roman" w:cs="Times New Roman"/>
                <w:rPrChange w:author="Vaught, Jacob" w:date="2023-12-08T22:29:00Z" w:id="1651">
                  <w:rPr>
                    <w:del w:author="Vaught, Jacob" w:date="2023-12-08T22:29:00Z" w:id="1652"/>
                  </w:rPr>
                </w:rPrChange>
              </w:rPr>
            </w:pPr>
            <w:del w:author="Vaught, Jacob" w:date="2023-12-08T22:29:00Z" w:id="1653">
              <w:r w:rsidRPr="009F654A" w:rsidDel="00FB64BD">
                <w:rPr>
                  <w:rFonts w:ascii="Times New Roman" w:hAnsi="Times New Roman" w:eastAsia="system-ui" w:cs="Times New Roman"/>
                  <w:rPrChange w:author="Vaught, Jacob" w:date="2023-12-08T22:29:00Z" w:id="1654">
                    <w:rPr>
                      <w:rFonts w:ascii="system-ui" w:hAnsi="system-ui" w:eastAsia="system-ui" w:cs="system-ui"/>
                      <w:color w:val="374151"/>
                    </w:rPr>
                  </w:rPrChange>
                </w:rPr>
                <w:delText>1</w:delText>
              </w:r>
            </w:del>
          </w:p>
        </w:tc>
      </w:tr>
      <w:tr w:rsidRPr="00932E42" w:rsidR="4C1F70FA" w:rsidDel="00FB64BD" w:rsidTr="4C1F70FA" w14:paraId="43494172" w14:textId="0E1BB8DE">
        <w:trPr>
          <w:trHeight w:val="300"/>
          <w:del w:author="Vaught, Jacob" w:date="2023-12-08T22:29:00Z" w:id="1655"/>
        </w:trPr>
        <w:tc>
          <w:tcPr>
            <w:tcW w:w="2340" w:type="dxa"/>
          </w:tcPr>
          <w:p w:rsidRPr="009F654A" w:rsidR="4C1F70FA" w:rsidDel="00FB64BD" w:rsidP="4C1F70FA" w:rsidRDefault="4C1F70FA" w14:paraId="76CB0320" w14:textId="1C19FB69">
            <w:pPr>
              <w:rPr>
                <w:del w:author="Vaught, Jacob" w:date="2023-12-08T22:29:00Z" w:id="1656"/>
                <w:rFonts w:ascii="Times New Roman" w:hAnsi="Times New Roman" w:cs="Times New Roman"/>
                <w:rPrChange w:author="Vaught, Jacob" w:date="2023-12-08T22:29:00Z" w:id="1657">
                  <w:rPr>
                    <w:del w:author="Vaught, Jacob" w:date="2023-12-08T22:29:00Z" w:id="1658"/>
                  </w:rPr>
                </w:rPrChange>
              </w:rPr>
            </w:pPr>
            <w:del w:author="Vaught, Jacob" w:date="2023-12-08T22:29:00Z" w:id="1659">
              <w:r w:rsidRPr="009F654A" w:rsidDel="00FB64BD">
                <w:rPr>
                  <w:rFonts w:ascii="Times New Roman" w:hAnsi="Times New Roman" w:eastAsia="system-ui" w:cs="Times New Roman"/>
                  <w:rPrChange w:author="Vaught, Jacob" w:date="2023-12-08T22:29:00Z" w:id="1660">
                    <w:rPr>
                      <w:rFonts w:ascii="system-ui" w:hAnsi="system-ui" w:eastAsia="system-ui" w:cs="system-ui"/>
                      <w:color w:val="374151"/>
                    </w:rPr>
                  </w:rPrChange>
                </w:rPr>
                <w:delText>Digilent, Inc.</w:delText>
              </w:r>
            </w:del>
          </w:p>
        </w:tc>
        <w:tc>
          <w:tcPr>
            <w:tcW w:w="2340" w:type="dxa"/>
          </w:tcPr>
          <w:p w:rsidRPr="009F654A" w:rsidR="4C1F70FA" w:rsidDel="00FB64BD" w:rsidP="4C1F70FA" w:rsidRDefault="4C1F70FA" w14:paraId="115E53BA" w14:textId="30E188D9">
            <w:pPr>
              <w:rPr>
                <w:del w:author="Vaught, Jacob" w:date="2023-12-08T22:29:00Z" w:id="1661"/>
                <w:rFonts w:ascii="Times New Roman" w:hAnsi="Times New Roman" w:cs="Times New Roman"/>
                <w:rPrChange w:author="Vaught, Jacob" w:date="2023-12-08T22:29:00Z" w:id="1662">
                  <w:rPr>
                    <w:del w:author="Vaught, Jacob" w:date="2023-12-08T22:29:00Z" w:id="1663"/>
                  </w:rPr>
                </w:rPrChange>
              </w:rPr>
            </w:pPr>
            <w:del w:author="Vaught, Jacob" w:date="2023-12-08T22:29:00Z" w:id="1664">
              <w:r w:rsidRPr="009F654A" w:rsidDel="00FB64BD">
                <w:rPr>
                  <w:rFonts w:ascii="Times New Roman" w:hAnsi="Times New Roman" w:eastAsia="system-ui" w:cs="Times New Roman"/>
                  <w:rPrChange w:author="Vaught, Jacob" w:date="2023-12-08T22:29:00Z" w:id="1665">
                    <w:rPr>
                      <w:rFonts w:ascii="system-ui" w:hAnsi="system-ui" w:eastAsia="system-ui" w:cs="system-ui"/>
                      <w:color w:val="374151"/>
                    </w:rPr>
                  </w:rPrChange>
                </w:rPr>
                <w:delText>240-131</w:delText>
              </w:r>
            </w:del>
          </w:p>
        </w:tc>
        <w:tc>
          <w:tcPr>
            <w:tcW w:w="2340" w:type="dxa"/>
          </w:tcPr>
          <w:p w:rsidRPr="009F654A" w:rsidR="4C1F70FA" w:rsidDel="00FB64BD" w:rsidP="4C1F70FA" w:rsidRDefault="4C1F70FA" w14:paraId="12F8EA8F" w14:textId="1025D0C4">
            <w:pPr>
              <w:rPr>
                <w:del w:author="Vaught, Jacob" w:date="2023-12-08T22:29:00Z" w:id="1666"/>
                <w:rFonts w:ascii="Times New Roman" w:hAnsi="Times New Roman" w:cs="Times New Roman"/>
                <w:rPrChange w:author="Vaught, Jacob" w:date="2023-12-08T22:29:00Z" w:id="1667">
                  <w:rPr>
                    <w:del w:author="Vaught, Jacob" w:date="2023-12-08T22:29:00Z" w:id="1668"/>
                  </w:rPr>
                </w:rPrChange>
              </w:rPr>
            </w:pPr>
            <w:del w:author="Vaught, Jacob" w:date="2023-12-08T22:29:00Z" w:id="1669">
              <w:r w:rsidRPr="009F654A" w:rsidDel="00FB64BD">
                <w:rPr>
                  <w:rFonts w:ascii="Times New Roman" w:hAnsi="Times New Roman" w:eastAsia="system-ui" w:cs="Times New Roman"/>
                  <w:rPrChange w:author="Vaught, Jacob" w:date="2023-12-08T22:29:00Z" w:id="1670">
                    <w:rPr>
                      <w:rFonts w:ascii="system-ui" w:hAnsi="system-ui" w:eastAsia="system-ui" w:cs="system-ui"/>
                      <w:color w:val="374151"/>
                    </w:rPr>
                  </w:rPrChange>
                </w:rPr>
                <w:delText>Solderless Breadboard Terminal Strip (No Frame) 3.29" x 2.15" (83.6mm x 54.6mm)</w:delText>
              </w:r>
            </w:del>
          </w:p>
        </w:tc>
        <w:tc>
          <w:tcPr>
            <w:tcW w:w="2340" w:type="dxa"/>
          </w:tcPr>
          <w:p w:rsidRPr="009F654A" w:rsidR="4C1F70FA" w:rsidDel="00FB64BD" w:rsidP="4C1F70FA" w:rsidRDefault="4C1F70FA" w14:paraId="7D23B13E" w14:textId="7F30CC54">
            <w:pPr>
              <w:rPr>
                <w:del w:author="Vaught, Jacob" w:date="2023-12-08T22:29:00Z" w:id="1671"/>
                <w:rFonts w:ascii="Times New Roman" w:hAnsi="Times New Roman" w:cs="Times New Roman"/>
                <w:rPrChange w:author="Vaught, Jacob" w:date="2023-12-08T22:29:00Z" w:id="1672">
                  <w:rPr>
                    <w:del w:author="Vaught, Jacob" w:date="2023-12-08T22:29:00Z" w:id="1673"/>
                  </w:rPr>
                </w:rPrChange>
              </w:rPr>
            </w:pPr>
            <w:del w:author="Vaught, Jacob" w:date="2023-12-08T22:29:00Z" w:id="1674">
              <w:r w:rsidRPr="009F654A" w:rsidDel="00FB64BD">
                <w:rPr>
                  <w:rFonts w:ascii="Times New Roman" w:hAnsi="Times New Roman" w:eastAsia="system-ui" w:cs="Times New Roman"/>
                  <w:rPrChange w:author="Vaught, Jacob" w:date="2023-12-08T22:29:00Z" w:id="1675">
                    <w:rPr>
                      <w:rFonts w:ascii="system-ui" w:hAnsi="system-ui" w:eastAsia="system-ui" w:cs="system-ui"/>
                      <w:color w:val="374151"/>
                    </w:rPr>
                  </w:rPrChange>
                </w:rPr>
                <w:delText>1</w:delText>
              </w:r>
            </w:del>
          </w:p>
        </w:tc>
      </w:tr>
      <w:tr w:rsidRPr="00932E42" w:rsidR="4C1F70FA" w:rsidDel="00FB64BD" w:rsidTr="4C1F70FA" w14:paraId="4AA32B7B" w14:textId="486E3D4D">
        <w:trPr>
          <w:trHeight w:val="300"/>
          <w:del w:author="Vaught, Jacob" w:date="2023-12-08T22:29:00Z" w:id="1676"/>
        </w:trPr>
        <w:tc>
          <w:tcPr>
            <w:tcW w:w="2340" w:type="dxa"/>
          </w:tcPr>
          <w:p w:rsidRPr="009F654A" w:rsidR="4C1F70FA" w:rsidDel="00FB64BD" w:rsidP="4C1F70FA" w:rsidRDefault="4C1F70FA" w14:paraId="4A47CAFA" w14:textId="1E5E8240">
            <w:pPr>
              <w:rPr>
                <w:del w:author="Vaught, Jacob" w:date="2023-12-08T22:29:00Z" w:id="1677"/>
                <w:rFonts w:ascii="Times New Roman" w:hAnsi="Times New Roman" w:cs="Times New Roman"/>
                <w:rPrChange w:author="Vaught, Jacob" w:date="2023-12-08T22:29:00Z" w:id="1678">
                  <w:rPr>
                    <w:del w:author="Vaught, Jacob" w:date="2023-12-08T22:29:00Z" w:id="1679"/>
                  </w:rPr>
                </w:rPrChange>
              </w:rPr>
            </w:pPr>
            <w:del w:author="Vaught, Jacob" w:date="2023-12-08T22:29:00Z" w:id="1680">
              <w:r w:rsidRPr="009F654A" w:rsidDel="00FB64BD">
                <w:rPr>
                  <w:rFonts w:ascii="Times New Roman" w:hAnsi="Times New Roman" w:eastAsia="system-ui" w:cs="Times New Roman"/>
                  <w:rPrChange w:author="Vaught, Jacob" w:date="2023-12-08T22:29:00Z" w:id="1681">
                    <w:rPr>
                      <w:rFonts w:ascii="system-ui" w:hAnsi="system-ui" w:eastAsia="system-ui" w:cs="system-ui"/>
                      <w:color w:val="374151"/>
                    </w:rPr>
                  </w:rPrChange>
                </w:rPr>
                <w:delText>Adafruit Industries LLC</w:delText>
              </w:r>
            </w:del>
          </w:p>
        </w:tc>
        <w:tc>
          <w:tcPr>
            <w:tcW w:w="2340" w:type="dxa"/>
          </w:tcPr>
          <w:p w:rsidRPr="009F654A" w:rsidR="4C1F70FA" w:rsidDel="00FB64BD" w:rsidP="4C1F70FA" w:rsidRDefault="4C1F70FA" w14:paraId="6F5358C6" w14:textId="5FAA8B60">
            <w:pPr>
              <w:rPr>
                <w:del w:author="Vaught, Jacob" w:date="2023-12-08T22:29:00Z" w:id="1682"/>
                <w:rFonts w:ascii="Times New Roman" w:hAnsi="Times New Roman" w:cs="Times New Roman"/>
                <w:rPrChange w:author="Vaught, Jacob" w:date="2023-12-08T22:29:00Z" w:id="1683">
                  <w:rPr>
                    <w:del w:author="Vaught, Jacob" w:date="2023-12-08T22:29:00Z" w:id="1684"/>
                  </w:rPr>
                </w:rPrChange>
              </w:rPr>
            </w:pPr>
            <w:del w:author="Vaught, Jacob" w:date="2023-12-08T22:29:00Z" w:id="1685">
              <w:r w:rsidRPr="009F654A" w:rsidDel="00FB64BD">
                <w:rPr>
                  <w:rFonts w:ascii="Times New Roman" w:hAnsi="Times New Roman" w:eastAsia="system-ui" w:cs="Times New Roman"/>
                  <w:rPrChange w:author="Vaught, Jacob" w:date="2023-12-08T22:29:00Z" w:id="1686">
                    <w:rPr>
                      <w:rFonts w:ascii="system-ui" w:hAnsi="system-ui" w:eastAsia="system-ui" w:cs="system-ui"/>
                      <w:color w:val="374151"/>
                    </w:rPr>
                  </w:rPrChange>
                </w:rPr>
                <w:delText>4468</w:delText>
              </w:r>
            </w:del>
          </w:p>
        </w:tc>
        <w:tc>
          <w:tcPr>
            <w:tcW w:w="2340" w:type="dxa"/>
          </w:tcPr>
          <w:p w:rsidRPr="009F654A" w:rsidR="4C1F70FA" w:rsidDel="00FB64BD" w:rsidP="4C1F70FA" w:rsidRDefault="4C1F70FA" w14:paraId="437535EF" w14:textId="3C60CBC9">
            <w:pPr>
              <w:rPr>
                <w:del w:author="Vaught, Jacob" w:date="2023-12-08T22:29:00Z" w:id="1687"/>
                <w:rFonts w:ascii="Times New Roman" w:hAnsi="Times New Roman" w:cs="Times New Roman"/>
                <w:rPrChange w:author="Vaught, Jacob" w:date="2023-12-08T22:29:00Z" w:id="1688">
                  <w:rPr>
                    <w:del w:author="Vaught, Jacob" w:date="2023-12-08T22:29:00Z" w:id="1689"/>
                  </w:rPr>
                </w:rPrChange>
              </w:rPr>
            </w:pPr>
            <w:del w:author="Vaught, Jacob" w:date="2023-12-08T22:29:00Z" w:id="1690">
              <w:r w:rsidRPr="009F654A" w:rsidDel="00FB64BD">
                <w:rPr>
                  <w:rFonts w:ascii="Times New Roman" w:hAnsi="Times New Roman" w:eastAsia="system-ui" w:cs="Times New Roman"/>
                  <w:rPrChange w:author="Vaught, Jacob" w:date="2023-12-08T22:29:00Z" w:id="1691">
                    <w:rPr>
                      <w:rFonts w:ascii="system-ui" w:hAnsi="system-ui" w:eastAsia="system-ui" w:cs="system-ui"/>
                      <w:color w:val="374151"/>
                    </w:rPr>
                  </w:rPrChange>
                </w:rPr>
                <w:delText>Fan Tubeaxial 5VDC Square - 30mm L x 30mm H 2 Position Rectangular Connector</w:delText>
              </w:r>
            </w:del>
          </w:p>
        </w:tc>
        <w:tc>
          <w:tcPr>
            <w:tcW w:w="2340" w:type="dxa"/>
          </w:tcPr>
          <w:p w:rsidRPr="009F654A" w:rsidR="4C1F70FA" w:rsidDel="00FB64BD" w:rsidP="4C1F70FA" w:rsidRDefault="4C1F70FA" w14:paraId="493C3E01" w14:textId="2F0AB27D">
            <w:pPr>
              <w:rPr>
                <w:del w:author="Vaught, Jacob" w:date="2023-12-08T22:29:00Z" w:id="1692"/>
                <w:rFonts w:ascii="Times New Roman" w:hAnsi="Times New Roman" w:cs="Times New Roman"/>
                <w:rPrChange w:author="Vaught, Jacob" w:date="2023-12-08T22:29:00Z" w:id="1693">
                  <w:rPr>
                    <w:del w:author="Vaught, Jacob" w:date="2023-12-08T22:29:00Z" w:id="1694"/>
                  </w:rPr>
                </w:rPrChange>
              </w:rPr>
            </w:pPr>
            <w:del w:author="Vaught, Jacob" w:date="2023-12-08T22:29:00Z" w:id="1695">
              <w:r w:rsidRPr="009F654A" w:rsidDel="00FB64BD">
                <w:rPr>
                  <w:rFonts w:ascii="Times New Roman" w:hAnsi="Times New Roman" w:eastAsia="system-ui" w:cs="Times New Roman"/>
                  <w:rPrChange w:author="Vaught, Jacob" w:date="2023-12-08T22:29:00Z" w:id="1696">
                    <w:rPr>
                      <w:rFonts w:ascii="system-ui" w:hAnsi="system-ui" w:eastAsia="system-ui" w:cs="system-ui"/>
                      <w:color w:val="374151"/>
                    </w:rPr>
                  </w:rPrChange>
                </w:rPr>
                <w:delText>1</w:delText>
              </w:r>
            </w:del>
          </w:p>
        </w:tc>
      </w:tr>
      <w:tr w:rsidRPr="00932E42" w:rsidR="4C1F70FA" w:rsidDel="00FB64BD" w:rsidTr="4C1F70FA" w14:paraId="356BB58D" w14:textId="44EE7291">
        <w:trPr>
          <w:trHeight w:val="300"/>
          <w:del w:author="Vaught, Jacob" w:date="2023-12-08T22:29:00Z" w:id="1697"/>
        </w:trPr>
        <w:tc>
          <w:tcPr>
            <w:tcW w:w="2340" w:type="dxa"/>
          </w:tcPr>
          <w:p w:rsidRPr="009F654A" w:rsidR="4C1F70FA" w:rsidDel="00FB64BD" w:rsidP="4C1F70FA" w:rsidRDefault="4C1F70FA" w14:paraId="2D9241D3" w14:textId="56AFB4F7">
            <w:pPr>
              <w:rPr>
                <w:del w:author="Vaught, Jacob" w:date="2023-12-08T22:29:00Z" w:id="1698"/>
                <w:rFonts w:ascii="Times New Roman" w:hAnsi="Times New Roman" w:cs="Times New Roman"/>
                <w:rPrChange w:author="Vaught, Jacob" w:date="2023-12-08T22:29:00Z" w:id="1699">
                  <w:rPr>
                    <w:del w:author="Vaught, Jacob" w:date="2023-12-08T22:29:00Z" w:id="1700"/>
                  </w:rPr>
                </w:rPrChange>
              </w:rPr>
            </w:pPr>
            <w:del w:author="Vaught, Jacob" w:date="2023-12-08T22:29:00Z" w:id="1701">
              <w:r w:rsidRPr="009F654A" w:rsidDel="00FB64BD">
                <w:rPr>
                  <w:rFonts w:ascii="Times New Roman" w:hAnsi="Times New Roman" w:eastAsia="system-ui" w:cs="Times New Roman"/>
                  <w:rPrChange w:author="Vaught, Jacob" w:date="2023-12-08T22:29:00Z" w:id="1702">
                    <w:rPr>
                      <w:rFonts w:ascii="system-ui" w:hAnsi="system-ui" w:eastAsia="system-ui" w:cs="system-ui"/>
                      <w:color w:val="374151"/>
                    </w:rPr>
                  </w:rPrChange>
                </w:rPr>
                <w:delText>API Delevan Inc.</w:delText>
              </w:r>
            </w:del>
          </w:p>
        </w:tc>
        <w:tc>
          <w:tcPr>
            <w:tcW w:w="2340" w:type="dxa"/>
          </w:tcPr>
          <w:p w:rsidRPr="009F654A" w:rsidR="4C1F70FA" w:rsidDel="00FB64BD" w:rsidP="4C1F70FA" w:rsidRDefault="4C1F70FA" w14:paraId="6923CC6E" w14:textId="7972D25A">
            <w:pPr>
              <w:rPr>
                <w:del w:author="Vaught, Jacob" w:date="2023-12-08T22:29:00Z" w:id="1703"/>
                <w:rFonts w:ascii="Times New Roman" w:hAnsi="Times New Roman" w:cs="Times New Roman"/>
                <w:rPrChange w:author="Vaught, Jacob" w:date="2023-12-08T22:29:00Z" w:id="1704">
                  <w:rPr>
                    <w:del w:author="Vaught, Jacob" w:date="2023-12-08T22:29:00Z" w:id="1705"/>
                  </w:rPr>
                </w:rPrChange>
              </w:rPr>
            </w:pPr>
            <w:del w:author="Vaught, Jacob" w:date="2023-12-08T22:29:00Z" w:id="1706">
              <w:r w:rsidRPr="009F654A" w:rsidDel="00FB64BD">
                <w:rPr>
                  <w:rFonts w:ascii="Times New Roman" w:hAnsi="Times New Roman" w:eastAsia="system-ui" w:cs="Times New Roman"/>
                  <w:rPrChange w:author="Vaught, Jacob" w:date="2023-12-08T22:29:00Z" w:id="1707">
                    <w:rPr>
                      <w:rFonts w:ascii="system-ui" w:hAnsi="system-ui" w:eastAsia="system-ui" w:cs="system-ui"/>
                      <w:color w:val="374151"/>
                    </w:rPr>
                  </w:rPrChange>
                </w:rPr>
                <w:delText>4590R-107K</w:delText>
              </w:r>
            </w:del>
          </w:p>
        </w:tc>
        <w:tc>
          <w:tcPr>
            <w:tcW w:w="2340" w:type="dxa"/>
          </w:tcPr>
          <w:p w:rsidRPr="009F654A" w:rsidR="4C1F70FA" w:rsidDel="00FB64BD" w:rsidP="4C1F70FA" w:rsidRDefault="4C1F70FA" w14:paraId="12475965" w14:textId="2E1FB17B">
            <w:pPr>
              <w:rPr>
                <w:del w:author="Vaught, Jacob" w:date="2023-12-08T22:29:00Z" w:id="1708"/>
                <w:rFonts w:ascii="Times New Roman" w:hAnsi="Times New Roman" w:cs="Times New Roman"/>
                <w:rPrChange w:author="Vaught, Jacob" w:date="2023-12-08T22:29:00Z" w:id="1709">
                  <w:rPr>
                    <w:del w:author="Vaught, Jacob" w:date="2023-12-08T22:29:00Z" w:id="1710"/>
                  </w:rPr>
                </w:rPrChange>
              </w:rPr>
            </w:pPr>
            <w:del w:author="Vaught, Jacob" w:date="2023-12-08T22:29:00Z" w:id="1711">
              <w:r w:rsidRPr="009F654A" w:rsidDel="00FB64BD">
                <w:rPr>
                  <w:rFonts w:ascii="Times New Roman" w:hAnsi="Times New Roman" w:eastAsia="system-ui" w:cs="Times New Roman"/>
                  <w:rPrChange w:author="Vaught, Jacob" w:date="2023-12-08T22:29:00Z" w:id="1712">
                    <w:rPr>
                      <w:rFonts w:ascii="system-ui" w:hAnsi="system-ui" w:eastAsia="system-ui" w:cs="system-ui"/>
                      <w:color w:val="374151"/>
                    </w:rPr>
                  </w:rPrChange>
                </w:rPr>
                <w:delText>100 mH Unshielded Drum Core, Wirewound Inductor 90 mA 76Ohm Max Axial</w:delText>
              </w:r>
            </w:del>
          </w:p>
        </w:tc>
        <w:tc>
          <w:tcPr>
            <w:tcW w:w="2340" w:type="dxa"/>
          </w:tcPr>
          <w:p w:rsidRPr="009F654A" w:rsidR="4C1F70FA" w:rsidDel="00FB64BD" w:rsidP="4C1F70FA" w:rsidRDefault="4C1F70FA" w14:paraId="74C23A2D" w14:textId="448F34EE">
            <w:pPr>
              <w:rPr>
                <w:del w:author="Vaught, Jacob" w:date="2023-12-08T22:29:00Z" w:id="1713"/>
                <w:rFonts w:ascii="Times New Roman" w:hAnsi="Times New Roman" w:cs="Times New Roman"/>
                <w:rPrChange w:author="Vaught, Jacob" w:date="2023-12-08T22:29:00Z" w:id="1714">
                  <w:rPr>
                    <w:del w:author="Vaught, Jacob" w:date="2023-12-08T22:29:00Z" w:id="1715"/>
                  </w:rPr>
                </w:rPrChange>
              </w:rPr>
            </w:pPr>
            <w:del w:author="Vaught, Jacob" w:date="2023-12-08T22:29:00Z" w:id="1716">
              <w:r w:rsidRPr="009F654A" w:rsidDel="00FB64BD">
                <w:rPr>
                  <w:rFonts w:ascii="Times New Roman" w:hAnsi="Times New Roman" w:eastAsia="system-ui" w:cs="Times New Roman"/>
                  <w:rPrChange w:author="Vaught, Jacob" w:date="2023-12-08T22:29:00Z" w:id="1717">
                    <w:rPr>
                      <w:rFonts w:ascii="system-ui" w:hAnsi="system-ui" w:eastAsia="system-ui" w:cs="system-ui"/>
                      <w:color w:val="374151"/>
                    </w:rPr>
                  </w:rPrChange>
                </w:rPr>
                <w:delText>2</w:delText>
              </w:r>
            </w:del>
          </w:p>
        </w:tc>
      </w:tr>
      <w:tr w:rsidRPr="00932E42" w:rsidR="4C1F70FA" w:rsidDel="00FB64BD" w:rsidTr="4C1F70FA" w14:paraId="4946608E" w14:textId="4BB13B30">
        <w:trPr>
          <w:trHeight w:val="300"/>
          <w:del w:author="Vaught, Jacob" w:date="2023-12-08T22:29:00Z" w:id="1718"/>
        </w:trPr>
        <w:tc>
          <w:tcPr>
            <w:tcW w:w="2340" w:type="dxa"/>
          </w:tcPr>
          <w:p w:rsidRPr="009F654A" w:rsidR="4C1F70FA" w:rsidDel="00FB64BD" w:rsidP="4C1F70FA" w:rsidRDefault="4C1F70FA" w14:paraId="59312106" w14:textId="4E26F55A">
            <w:pPr>
              <w:rPr>
                <w:del w:author="Vaught, Jacob" w:date="2023-12-08T22:29:00Z" w:id="1719"/>
                <w:rFonts w:ascii="Times New Roman" w:hAnsi="Times New Roman" w:cs="Times New Roman"/>
                <w:rPrChange w:author="Vaught, Jacob" w:date="2023-12-08T22:29:00Z" w:id="1720">
                  <w:rPr>
                    <w:del w:author="Vaught, Jacob" w:date="2023-12-08T22:29:00Z" w:id="1721"/>
                  </w:rPr>
                </w:rPrChange>
              </w:rPr>
            </w:pPr>
            <w:del w:author="Vaught, Jacob" w:date="2023-12-08T22:29:00Z" w:id="1722">
              <w:r w:rsidRPr="009F654A" w:rsidDel="00FB64BD">
                <w:rPr>
                  <w:rFonts w:ascii="Times New Roman" w:hAnsi="Times New Roman" w:eastAsia="system-ui" w:cs="Times New Roman"/>
                  <w:rPrChange w:author="Vaught, Jacob" w:date="2023-12-08T22:29:00Z" w:id="1723">
                    <w:rPr>
                      <w:rFonts w:ascii="system-ui" w:hAnsi="system-ui" w:eastAsia="system-ui" w:cs="system-ui"/>
                      <w:color w:val="374151"/>
                    </w:rPr>
                  </w:rPrChange>
                </w:rPr>
                <w:delText>Texas Instruments</w:delText>
              </w:r>
            </w:del>
          </w:p>
        </w:tc>
        <w:tc>
          <w:tcPr>
            <w:tcW w:w="2340" w:type="dxa"/>
          </w:tcPr>
          <w:p w:rsidRPr="009F654A" w:rsidR="4C1F70FA" w:rsidDel="00FB64BD" w:rsidP="4C1F70FA" w:rsidRDefault="4C1F70FA" w14:paraId="5B36FD69" w14:textId="4721B21D">
            <w:pPr>
              <w:rPr>
                <w:del w:author="Vaught, Jacob" w:date="2023-12-08T22:29:00Z" w:id="1724"/>
                <w:rFonts w:ascii="Times New Roman" w:hAnsi="Times New Roman" w:cs="Times New Roman"/>
                <w:rPrChange w:author="Vaught, Jacob" w:date="2023-12-08T22:29:00Z" w:id="1725">
                  <w:rPr>
                    <w:del w:author="Vaught, Jacob" w:date="2023-12-08T22:29:00Z" w:id="1726"/>
                  </w:rPr>
                </w:rPrChange>
              </w:rPr>
            </w:pPr>
            <w:del w:author="Vaught, Jacob" w:date="2023-12-08T22:29:00Z" w:id="1727">
              <w:r w:rsidRPr="009F654A" w:rsidDel="00FB64BD">
                <w:rPr>
                  <w:rFonts w:ascii="Times New Roman" w:hAnsi="Times New Roman" w:eastAsia="system-ui" w:cs="Times New Roman"/>
                  <w:rPrChange w:author="Vaught, Jacob" w:date="2023-12-08T22:29:00Z" w:id="1728">
                    <w:rPr>
                      <w:rFonts w:ascii="system-ui" w:hAnsi="system-ui" w:eastAsia="system-ui" w:cs="system-ui"/>
                      <w:color w:val="374151"/>
                    </w:rPr>
                  </w:rPrChange>
                </w:rPr>
                <w:delText>LM324N</w:delText>
              </w:r>
            </w:del>
          </w:p>
        </w:tc>
        <w:tc>
          <w:tcPr>
            <w:tcW w:w="2340" w:type="dxa"/>
          </w:tcPr>
          <w:p w:rsidRPr="009F654A" w:rsidR="4C1F70FA" w:rsidDel="00FB64BD" w:rsidP="4C1F70FA" w:rsidRDefault="4C1F70FA" w14:paraId="346D05E6" w14:textId="05F59CEE">
            <w:pPr>
              <w:rPr>
                <w:del w:author="Vaught, Jacob" w:date="2023-12-08T22:29:00Z" w:id="1729"/>
                <w:rFonts w:ascii="Times New Roman" w:hAnsi="Times New Roman" w:cs="Times New Roman"/>
                <w:rPrChange w:author="Vaught, Jacob" w:date="2023-12-08T22:29:00Z" w:id="1730">
                  <w:rPr>
                    <w:del w:author="Vaught, Jacob" w:date="2023-12-08T22:29:00Z" w:id="1731"/>
                  </w:rPr>
                </w:rPrChange>
              </w:rPr>
            </w:pPr>
            <w:del w:author="Vaught, Jacob" w:date="2023-12-08T22:29:00Z" w:id="1732">
              <w:r w:rsidRPr="009F654A" w:rsidDel="00FB64BD">
                <w:rPr>
                  <w:rFonts w:ascii="Times New Roman" w:hAnsi="Times New Roman" w:eastAsia="system-ui" w:cs="Times New Roman"/>
                  <w:rPrChange w:author="Vaught, Jacob" w:date="2023-12-08T22:29:00Z" w:id="1733">
                    <w:rPr>
                      <w:rFonts w:ascii="system-ui" w:hAnsi="system-ui" w:eastAsia="system-ui" w:cs="system-ui"/>
                      <w:color w:val="374151"/>
                    </w:rPr>
                  </w:rPrChange>
                </w:rPr>
                <w:delText>General Purpose Amplifier 4 Circuit - 14-PDIP</w:delText>
              </w:r>
            </w:del>
          </w:p>
        </w:tc>
        <w:tc>
          <w:tcPr>
            <w:tcW w:w="2340" w:type="dxa"/>
          </w:tcPr>
          <w:p w:rsidRPr="009F654A" w:rsidR="4C1F70FA" w:rsidDel="00FB64BD" w:rsidP="4C1F70FA" w:rsidRDefault="4C1F70FA" w14:paraId="73708785" w14:textId="0F7D0EE6">
            <w:pPr>
              <w:rPr>
                <w:del w:author="Vaught, Jacob" w:date="2023-12-08T22:29:00Z" w:id="1734"/>
                <w:rFonts w:ascii="Times New Roman" w:hAnsi="Times New Roman" w:cs="Times New Roman"/>
                <w:rPrChange w:author="Vaught, Jacob" w:date="2023-12-08T22:29:00Z" w:id="1735">
                  <w:rPr>
                    <w:del w:author="Vaught, Jacob" w:date="2023-12-08T22:29:00Z" w:id="1736"/>
                  </w:rPr>
                </w:rPrChange>
              </w:rPr>
            </w:pPr>
            <w:del w:author="Vaught, Jacob" w:date="2023-12-08T22:29:00Z" w:id="1737">
              <w:r w:rsidRPr="009F654A" w:rsidDel="00FB64BD">
                <w:rPr>
                  <w:rFonts w:ascii="Times New Roman" w:hAnsi="Times New Roman" w:eastAsia="system-ui" w:cs="Times New Roman"/>
                  <w:rPrChange w:author="Vaught, Jacob" w:date="2023-12-08T22:29:00Z" w:id="1738">
                    <w:rPr>
                      <w:rFonts w:ascii="system-ui" w:hAnsi="system-ui" w:eastAsia="system-ui" w:cs="system-ui"/>
                      <w:color w:val="374151"/>
                    </w:rPr>
                  </w:rPrChange>
                </w:rPr>
                <w:delText>1</w:delText>
              </w:r>
            </w:del>
          </w:p>
        </w:tc>
      </w:tr>
      <w:tr w:rsidRPr="00932E42" w:rsidR="4C1F70FA" w:rsidDel="00FB64BD" w:rsidTr="4C1F70FA" w14:paraId="0AB480B2" w14:textId="4EA78880">
        <w:trPr>
          <w:trHeight w:val="300"/>
          <w:del w:author="Vaught, Jacob" w:date="2023-12-08T22:29:00Z" w:id="1739"/>
        </w:trPr>
        <w:tc>
          <w:tcPr>
            <w:tcW w:w="2340" w:type="dxa"/>
          </w:tcPr>
          <w:p w:rsidRPr="009F654A" w:rsidR="4C1F70FA" w:rsidDel="00FB64BD" w:rsidP="4C1F70FA" w:rsidRDefault="4C1F70FA" w14:paraId="33036C24" w14:textId="348740AF">
            <w:pPr>
              <w:rPr>
                <w:del w:author="Vaught, Jacob" w:date="2023-12-08T22:29:00Z" w:id="1740"/>
                <w:rFonts w:ascii="Times New Roman" w:hAnsi="Times New Roman" w:cs="Times New Roman"/>
                <w:rPrChange w:author="Vaught, Jacob" w:date="2023-12-08T22:29:00Z" w:id="1741">
                  <w:rPr>
                    <w:del w:author="Vaught, Jacob" w:date="2023-12-08T22:29:00Z" w:id="1742"/>
                  </w:rPr>
                </w:rPrChange>
              </w:rPr>
            </w:pPr>
            <w:del w:author="Vaught, Jacob" w:date="2023-12-08T22:29:00Z" w:id="1743">
              <w:r w:rsidRPr="009F654A" w:rsidDel="00FB64BD">
                <w:rPr>
                  <w:rFonts w:ascii="Times New Roman" w:hAnsi="Times New Roman" w:eastAsia="system-ui" w:cs="Times New Roman"/>
                  <w:rPrChange w:author="Vaught, Jacob" w:date="2023-12-08T22:29:00Z" w:id="1744">
                    <w:rPr>
                      <w:rFonts w:ascii="system-ui" w:hAnsi="system-ui" w:eastAsia="system-ui" w:cs="system-ui"/>
                      <w:color w:val="374151"/>
                    </w:rPr>
                  </w:rPrChange>
                </w:rPr>
                <w:delText>Vishay General Semiconductor</w:delText>
              </w:r>
            </w:del>
          </w:p>
        </w:tc>
        <w:tc>
          <w:tcPr>
            <w:tcW w:w="2340" w:type="dxa"/>
          </w:tcPr>
          <w:p w:rsidRPr="009F654A" w:rsidR="4C1F70FA" w:rsidDel="00FB64BD" w:rsidP="4C1F70FA" w:rsidRDefault="4C1F70FA" w14:paraId="4E0BDC69" w14:textId="1D32FF73">
            <w:pPr>
              <w:rPr>
                <w:del w:author="Vaught, Jacob" w:date="2023-12-08T22:29:00Z" w:id="1745"/>
                <w:rFonts w:ascii="Times New Roman" w:hAnsi="Times New Roman" w:cs="Times New Roman"/>
                <w:rPrChange w:author="Vaught, Jacob" w:date="2023-12-08T22:29:00Z" w:id="1746">
                  <w:rPr>
                    <w:del w:author="Vaught, Jacob" w:date="2023-12-08T22:29:00Z" w:id="1747"/>
                  </w:rPr>
                </w:rPrChange>
              </w:rPr>
            </w:pPr>
            <w:del w:author="Vaught, Jacob" w:date="2023-12-08T22:29:00Z" w:id="1748">
              <w:r w:rsidRPr="009F654A" w:rsidDel="00FB64BD">
                <w:rPr>
                  <w:rFonts w:ascii="Times New Roman" w:hAnsi="Times New Roman" w:eastAsia="system-ui" w:cs="Times New Roman"/>
                  <w:rPrChange w:author="Vaught, Jacob" w:date="2023-12-08T22:29:00Z" w:id="1749">
                    <w:rPr>
                      <w:rFonts w:ascii="system-ui" w:hAnsi="system-ui" w:eastAsia="system-ui" w:cs="system-ui"/>
                      <w:color w:val="374151"/>
                    </w:rPr>
                  </w:rPrChange>
                </w:rPr>
                <w:delText>1N914TR</w:delText>
              </w:r>
            </w:del>
          </w:p>
        </w:tc>
        <w:tc>
          <w:tcPr>
            <w:tcW w:w="2340" w:type="dxa"/>
          </w:tcPr>
          <w:p w:rsidRPr="009F654A" w:rsidR="4C1F70FA" w:rsidDel="00FB64BD" w:rsidP="4C1F70FA" w:rsidRDefault="4C1F70FA" w14:paraId="14A339B0" w14:textId="3DCE55FB">
            <w:pPr>
              <w:rPr>
                <w:del w:author="Vaught, Jacob" w:date="2023-12-08T22:29:00Z" w:id="1750"/>
                <w:rFonts w:ascii="Times New Roman" w:hAnsi="Times New Roman" w:cs="Times New Roman"/>
                <w:rPrChange w:author="Vaught, Jacob" w:date="2023-12-08T22:29:00Z" w:id="1751">
                  <w:rPr>
                    <w:del w:author="Vaught, Jacob" w:date="2023-12-08T22:29:00Z" w:id="1752"/>
                  </w:rPr>
                </w:rPrChange>
              </w:rPr>
            </w:pPr>
            <w:del w:author="Vaught, Jacob" w:date="2023-12-08T22:29:00Z" w:id="1753">
              <w:r w:rsidRPr="009F654A" w:rsidDel="00FB64BD">
                <w:rPr>
                  <w:rFonts w:ascii="Times New Roman" w:hAnsi="Times New Roman" w:eastAsia="system-ui" w:cs="Times New Roman"/>
                  <w:rPrChange w:author="Vaught, Jacob" w:date="2023-12-08T22:29:00Z" w:id="1754">
                    <w:rPr>
                      <w:rFonts w:ascii="system-ui" w:hAnsi="system-ui" w:eastAsia="system-ui" w:cs="system-ui"/>
                      <w:color w:val="374151"/>
                    </w:rPr>
                  </w:rPrChange>
                </w:rPr>
                <w:delText>Diode Standard 75 V 200mA Through Hole DO-35 (DO-204AH)</w:delText>
              </w:r>
            </w:del>
          </w:p>
        </w:tc>
        <w:tc>
          <w:tcPr>
            <w:tcW w:w="2340" w:type="dxa"/>
          </w:tcPr>
          <w:p w:rsidRPr="009F654A" w:rsidR="4C1F70FA" w:rsidDel="00FB64BD" w:rsidP="4C1F70FA" w:rsidRDefault="4C1F70FA" w14:paraId="6393A3FF" w14:textId="3EDD663A">
            <w:pPr>
              <w:rPr>
                <w:del w:author="Vaught, Jacob" w:date="2023-12-08T22:29:00Z" w:id="1755"/>
                <w:rFonts w:ascii="Times New Roman" w:hAnsi="Times New Roman" w:cs="Times New Roman"/>
                <w:rPrChange w:author="Vaught, Jacob" w:date="2023-12-08T22:29:00Z" w:id="1756">
                  <w:rPr>
                    <w:del w:author="Vaught, Jacob" w:date="2023-12-08T22:29:00Z" w:id="1757"/>
                  </w:rPr>
                </w:rPrChange>
              </w:rPr>
            </w:pPr>
            <w:del w:author="Vaught, Jacob" w:date="2023-12-08T22:29:00Z" w:id="1758">
              <w:r w:rsidRPr="009F654A" w:rsidDel="00FB64BD">
                <w:rPr>
                  <w:rFonts w:ascii="Times New Roman" w:hAnsi="Times New Roman" w:eastAsia="system-ui" w:cs="Times New Roman"/>
                  <w:rPrChange w:author="Vaught, Jacob" w:date="2023-12-08T22:29:00Z" w:id="1759">
                    <w:rPr>
                      <w:rFonts w:ascii="system-ui" w:hAnsi="system-ui" w:eastAsia="system-ui" w:cs="system-ui"/>
                      <w:color w:val="374151"/>
                    </w:rPr>
                  </w:rPrChange>
                </w:rPr>
                <w:delText>2</w:delText>
              </w:r>
            </w:del>
          </w:p>
        </w:tc>
      </w:tr>
      <w:tr w:rsidRPr="00932E42" w:rsidR="4C1F70FA" w:rsidDel="00FB64BD" w:rsidTr="4C1F70FA" w14:paraId="03C77BD4" w14:textId="0D796A55">
        <w:trPr>
          <w:trHeight w:val="300"/>
          <w:del w:author="Vaught, Jacob" w:date="2023-12-08T22:29:00Z" w:id="1760"/>
        </w:trPr>
        <w:tc>
          <w:tcPr>
            <w:tcW w:w="2340" w:type="dxa"/>
          </w:tcPr>
          <w:p w:rsidRPr="009F654A" w:rsidR="4C1F70FA" w:rsidDel="00FB64BD" w:rsidP="4C1F70FA" w:rsidRDefault="4C1F70FA" w14:paraId="73F8DFF4" w14:textId="1FEA0AC3">
            <w:pPr>
              <w:rPr>
                <w:del w:author="Vaught, Jacob" w:date="2023-12-08T22:29:00Z" w:id="1761"/>
                <w:rFonts w:ascii="Times New Roman" w:hAnsi="Times New Roman" w:cs="Times New Roman"/>
                <w:rPrChange w:author="Vaught, Jacob" w:date="2023-12-08T22:29:00Z" w:id="1762">
                  <w:rPr>
                    <w:del w:author="Vaught, Jacob" w:date="2023-12-08T22:29:00Z" w:id="1763"/>
                  </w:rPr>
                </w:rPrChange>
              </w:rPr>
            </w:pPr>
            <w:del w:author="Vaught, Jacob" w:date="2023-12-08T22:29:00Z" w:id="1764">
              <w:r w:rsidRPr="009F654A" w:rsidDel="00FB64BD">
                <w:rPr>
                  <w:rFonts w:ascii="Times New Roman" w:hAnsi="Times New Roman" w:eastAsia="system-ui" w:cs="Times New Roman"/>
                  <w:rPrChange w:author="Vaught, Jacob" w:date="2023-12-08T22:29:00Z" w:id="1765">
                    <w:rPr>
                      <w:rFonts w:ascii="system-ui" w:hAnsi="system-ui" w:eastAsia="system-ui" w:cs="system-ui"/>
                      <w:color w:val="374151"/>
                    </w:rPr>
                  </w:rPrChange>
                </w:rPr>
                <w:delText>Vishay General Semiconductor</w:delText>
              </w:r>
            </w:del>
          </w:p>
        </w:tc>
        <w:tc>
          <w:tcPr>
            <w:tcW w:w="2340" w:type="dxa"/>
          </w:tcPr>
          <w:p w:rsidRPr="009F654A" w:rsidR="4C1F70FA" w:rsidDel="00FB64BD" w:rsidP="4C1F70FA" w:rsidRDefault="4C1F70FA" w14:paraId="10F3770E" w14:textId="03B5A61D">
            <w:pPr>
              <w:rPr>
                <w:del w:author="Vaught, Jacob" w:date="2023-12-08T22:29:00Z" w:id="1766"/>
                <w:rFonts w:ascii="Times New Roman" w:hAnsi="Times New Roman" w:cs="Times New Roman"/>
                <w:rPrChange w:author="Vaught, Jacob" w:date="2023-12-08T22:29:00Z" w:id="1767">
                  <w:rPr>
                    <w:del w:author="Vaught, Jacob" w:date="2023-12-08T22:29:00Z" w:id="1768"/>
                  </w:rPr>
                </w:rPrChange>
              </w:rPr>
            </w:pPr>
            <w:del w:author="Vaught, Jacob" w:date="2023-12-08T22:29:00Z" w:id="1769">
              <w:r w:rsidRPr="009F654A" w:rsidDel="00FB64BD">
                <w:rPr>
                  <w:rFonts w:ascii="Times New Roman" w:hAnsi="Times New Roman" w:eastAsia="system-ui" w:cs="Times New Roman"/>
                  <w:rPrChange w:author="Vaught, Jacob" w:date="2023-12-08T22:29:00Z" w:id="1770">
                    <w:rPr>
                      <w:rFonts w:ascii="system-ui" w:hAnsi="system-ui" w:eastAsia="system-ui" w:cs="system-ui"/>
                      <w:color w:val="374151"/>
                    </w:rPr>
                  </w:rPrChange>
                </w:rPr>
                <w:delText>1N5226B-TR</w:delText>
              </w:r>
            </w:del>
          </w:p>
        </w:tc>
        <w:tc>
          <w:tcPr>
            <w:tcW w:w="2340" w:type="dxa"/>
          </w:tcPr>
          <w:p w:rsidRPr="009F654A" w:rsidR="4C1F70FA" w:rsidDel="00FB64BD" w:rsidP="4C1F70FA" w:rsidRDefault="4C1F70FA" w14:paraId="4F7F1B87" w14:textId="58BAE52C">
            <w:pPr>
              <w:rPr>
                <w:del w:author="Vaught, Jacob" w:date="2023-12-08T22:29:00Z" w:id="1771"/>
                <w:rFonts w:ascii="Times New Roman" w:hAnsi="Times New Roman" w:cs="Times New Roman"/>
                <w:rPrChange w:author="Vaught, Jacob" w:date="2023-12-08T22:29:00Z" w:id="1772">
                  <w:rPr>
                    <w:del w:author="Vaught, Jacob" w:date="2023-12-08T22:29:00Z" w:id="1773"/>
                  </w:rPr>
                </w:rPrChange>
              </w:rPr>
            </w:pPr>
            <w:del w:author="Vaught, Jacob" w:date="2023-12-08T22:29:00Z" w:id="1774">
              <w:r w:rsidRPr="009F654A" w:rsidDel="00FB64BD">
                <w:rPr>
                  <w:rFonts w:ascii="Times New Roman" w:hAnsi="Times New Roman" w:eastAsia="system-ui" w:cs="Times New Roman"/>
                  <w:rPrChange w:author="Vaught, Jacob" w:date="2023-12-08T22:29:00Z" w:id="1775">
                    <w:rPr>
                      <w:rFonts w:ascii="system-ui" w:hAnsi="system-ui" w:eastAsia="system-ui" w:cs="system-ui"/>
                      <w:color w:val="374151"/>
                    </w:rPr>
                  </w:rPrChange>
                </w:rPr>
                <w:delText>Zener Diode 3.3 V 500 mW ±5% Through Hole DO-35 (DO-204AH)</w:delText>
              </w:r>
            </w:del>
          </w:p>
        </w:tc>
        <w:tc>
          <w:tcPr>
            <w:tcW w:w="2340" w:type="dxa"/>
          </w:tcPr>
          <w:p w:rsidRPr="009F654A" w:rsidR="4C1F70FA" w:rsidDel="00FB64BD" w:rsidP="4C1F70FA" w:rsidRDefault="4C1F70FA" w14:paraId="77676373" w14:textId="56FEF13C">
            <w:pPr>
              <w:rPr>
                <w:del w:author="Vaught, Jacob" w:date="2023-12-08T22:29:00Z" w:id="1776"/>
                <w:rFonts w:ascii="Times New Roman" w:hAnsi="Times New Roman" w:cs="Times New Roman"/>
                <w:rPrChange w:author="Vaught, Jacob" w:date="2023-12-08T22:29:00Z" w:id="1777">
                  <w:rPr>
                    <w:del w:author="Vaught, Jacob" w:date="2023-12-08T22:29:00Z" w:id="1778"/>
                  </w:rPr>
                </w:rPrChange>
              </w:rPr>
            </w:pPr>
            <w:del w:author="Vaught, Jacob" w:date="2023-12-08T22:29:00Z" w:id="1779">
              <w:r w:rsidRPr="009F654A" w:rsidDel="00FB64BD">
                <w:rPr>
                  <w:rFonts w:ascii="Times New Roman" w:hAnsi="Times New Roman" w:eastAsia="system-ui" w:cs="Times New Roman"/>
                  <w:rPrChange w:author="Vaught, Jacob" w:date="2023-12-08T22:29:00Z" w:id="1780">
                    <w:rPr>
                      <w:rFonts w:ascii="system-ui" w:hAnsi="system-ui" w:eastAsia="system-ui" w:cs="system-ui"/>
                      <w:color w:val="374151"/>
                    </w:rPr>
                  </w:rPrChange>
                </w:rPr>
                <w:delText>2</w:delText>
              </w:r>
            </w:del>
          </w:p>
        </w:tc>
      </w:tr>
      <w:tr w:rsidRPr="00932E42" w:rsidR="4C1F70FA" w:rsidDel="00FB64BD" w:rsidTr="4C1F70FA" w14:paraId="54753CE8" w14:textId="050C4079">
        <w:trPr>
          <w:trHeight w:val="300"/>
          <w:del w:author="Vaught, Jacob" w:date="2023-12-08T22:29:00Z" w:id="1781"/>
        </w:trPr>
        <w:tc>
          <w:tcPr>
            <w:tcW w:w="2340" w:type="dxa"/>
          </w:tcPr>
          <w:p w:rsidRPr="009F654A" w:rsidR="4C1F70FA" w:rsidDel="00FB64BD" w:rsidP="4C1F70FA" w:rsidRDefault="4C1F70FA" w14:paraId="25CC1CB7" w14:textId="0AF5578C">
            <w:pPr>
              <w:rPr>
                <w:del w:author="Vaught, Jacob" w:date="2023-12-08T22:29:00Z" w:id="1782"/>
                <w:rFonts w:ascii="Times New Roman" w:hAnsi="Times New Roman" w:cs="Times New Roman"/>
                <w:rPrChange w:author="Vaught, Jacob" w:date="2023-12-08T22:29:00Z" w:id="1783">
                  <w:rPr>
                    <w:del w:author="Vaught, Jacob" w:date="2023-12-08T22:29:00Z" w:id="1784"/>
                  </w:rPr>
                </w:rPrChange>
              </w:rPr>
            </w:pPr>
            <w:del w:author="Vaught, Jacob" w:date="2023-12-08T22:29:00Z" w:id="1785">
              <w:r w:rsidRPr="009F654A" w:rsidDel="00FB64BD">
                <w:rPr>
                  <w:rFonts w:ascii="Times New Roman" w:hAnsi="Times New Roman" w:eastAsia="system-ui" w:cs="Times New Roman"/>
                  <w:rPrChange w:author="Vaught, Jacob" w:date="2023-12-08T22:29:00Z" w:id="1786">
                    <w:rPr>
                      <w:rFonts w:ascii="system-ui" w:hAnsi="system-ui" w:eastAsia="system-ui" w:cs="system-ui"/>
                      <w:color w:val="374151"/>
                    </w:rPr>
                  </w:rPrChange>
                </w:rPr>
                <w:delText>STMicroelectronics</w:delText>
              </w:r>
            </w:del>
          </w:p>
        </w:tc>
        <w:tc>
          <w:tcPr>
            <w:tcW w:w="2340" w:type="dxa"/>
          </w:tcPr>
          <w:p w:rsidRPr="009F654A" w:rsidR="4C1F70FA" w:rsidDel="00FB64BD" w:rsidP="4C1F70FA" w:rsidRDefault="4C1F70FA" w14:paraId="794615CB" w14:textId="1D8CFCD1">
            <w:pPr>
              <w:rPr>
                <w:del w:author="Vaught, Jacob" w:date="2023-12-08T22:29:00Z" w:id="1787"/>
                <w:rFonts w:ascii="Times New Roman" w:hAnsi="Times New Roman" w:cs="Times New Roman"/>
                <w:rPrChange w:author="Vaught, Jacob" w:date="2023-12-08T22:29:00Z" w:id="1788">
                  <w:rPr>
                    <w:del w:author="Vaught, Jacob" w:date="2023-12-08T22:29:00Z" w:id="1789"/>
                  </w:rPr>
                </w:rPrChange>
              </w:rPr>
            </w:pPr>
            <w:del w:author="Vaught, Jacob" w:date="2023-12-08T22:29:00Z" w:id="1790">
              <w:r w:rsidRPr="009F654A" w:rsidDel="00FB64BD">
                <w:rPr>
                  <w:rFonts w:ascii="Times New Roman" w:hAnsi="Times New Roman" w:eastAsia="system-ui" w:cs="Times New Roman"/>
                  <w:rPrChange w:author="Vaught, Jacob" w:date="2023-12-08T22:29:00Z" w:id="1791">
                    <w:rPr>
                      <w:rFonts w:ascii="system-ui" w:hAnsi="system-ui" w:eastAsia="system-ui" w:cs="system-ui"/>
                      <w:color w:val="374151"/>
                    </w:rPr>
                  </w:rPrChange>
                </w:rPr>
                <w:delText>LD1085V50</w:delText>
              </w:r>
            </w:del>
          </w:p>
        </w:tc>
        <w:tc>
          <w:tcPr>
            <w:tcW w:w="2340" w:type="dxa"/>
          </w:tcPr>
          <w:p w:rsidRPr="009F654A" w:rsidR="4C1F70FA" w:rsidDel="00FB64BD" w:rsidP="4C1F70FA" w:rsidRDefault="4C1F70FA" w14:paraId="6D88D092" w14:textId="554A6367">
            <w:pPr>
              <w:rPr>
                <w:del w:author="Vaught, Jacob" w:date="2023-12-08T22:29:00Z" w:id="1792"/>
                <w:rFonts w:ascii="Times New Roman" w:hAnsi="Times New Roman" w:cs="Times New Roman"/>
                <w:rPrChange w:author="Vaught, Jacob" w:date="2023-12-08T22:29:00Z" w:id="1793">
                  <w:rPr>
                    <w:del w:author="Vaught, Jacob" w:date="2023-12-08T22:29:00Z" w:id="1794"/>
                  </w:rPr>
                </w:rPrChange>
              </w:rPr>
            </w:pPr>
            <w:del w:author="Vaught, Jacob" w:date="2023-12-08T22:29:00Z" w:id="1795">
              <w:r w:rsidRPr="009F654A" w:rsidDel="00FB64BD">
                <w:rPr>
                  <w:rFonts w:ascii="Times New Roman" w:hAnsi="Times New Roman" w:eastAsia="system-ui" w:cs="Times New Roman"/>
                  <w:rPrChange w:author="Vaught, Jacob" w:date="2023-12-08T22:29:00Z" w:id="1796">
                    <w:rPr>
                      <w:rFonts w:ascii="system-ui" w:hAnsi="system-ui" w:eastAsia="system-ui" w:cs="system-ui"/>
                      <w:color w:val="374151"/>
                    </w:rPr>
                  </w:rPrChange>
                </w:rPr>
                <w:delText>Linear Voltage Regulator IC Positive Fixed 1 Output 5V 3A TO-220</w:delText>
              </w:r>
            </w:del>
          </w:p>
        </w:tc>
        <w:tc>
          <w:tcPr>
            <w:tcW w:w="2340" w:type="dxa"/>
          </w:tcPr>
          <w:p w:rsidRPr="009F654A" w:rsidR="4C1F70FA" w:rsidDel="00FB64BD" w:rsidP="4C1F70FA" w:rsidRDefault="4C1F70FA" w14:paraId="7CF9D1E0" w14:textId="68C5BDB9">
            <w:pPr>
              <w:rPr>
                <w:del w:author="Vaught, Jacob" w:date="2023-12-08T22:29:00Z" w:id="1797"/>
                <w:rFonts w:ascii="Times New Roman" w:hAnsi="Times New Roman" w:cs="Times New Roman"/>
                <w:rPrChange w:author="Vaught, Jacob" w:date="2023-12-08T22:29:00Z" w:id="1798">
                  <w:rPr>
                    <w:del w:author="Vaught, Jacob" w:date="2023-12-08T22:29:00Z" w:id="1799"/>
                  </w:rPr>
                </w:rPrChange>
              </w:rPr>
            </w:pPr>
            <w:del w:author="Vaught, Jacob" w:date="2023-12-08T22:29:00Z" w:id="1800">
              <w:r w:rsidRPr="009F654A" w:rsidDel="00FB64BD">
                <w:rPr>
                  <w:rFonts w:ascii="Times New Roman" w:hAnsi="Times New Roman" w:eastAsia="system-ui" w:cs="Times New Roman"/>
                  <w:rPrChange w:author="Vaught, Jacob" w:date="2023-12-08T22:29:00Z" w:id="1801">
                    <w:rPr>
                      <w:rFonts w:ascii="system-ui" w:hAnsi="system-ui" w:eastAsia="system-ui" w:cs="system-ui"/>
                      <w:color w:val="374151"/>
                    </w:rPr>
                  </w:rPrChange>
                </w:rPr>
                <w:delText>1</w:delText>
              </w:r>
            </w:del>
          </w:p>
        </w:tc>
      </w:tr>
      <w:tr w:rsidRPr="00932E42" w:rsidR="4C1F70FA" w:rsidDel="00FB64BD" w:rsidTr="4C1F70FA" w14:paraId="3A5C054C" w14:textId="4F9CD31F">
        <w:trPr>
          <w:trHeight w:val="300"/>
          <w:del w:author="Vaught, Jacob" w:date="2023-12-08T22:29:00Z" w:id="1802"/>
        </w:trPr>
        <w:tc>
          <w:tcPr>
            <w:tcW w:w="2340" w:type="dxa"/>
          </w:tcPr>
          <w:p w:rsidRPr="009F654A" w:rsidR="4C1F70FA" w:rsidDel="00FB64BD" w:rsidP="4C1F70FA" w:rsidRDefault="4C1F70FA" w14:paraId="6477FB3C" w14:textId="47F2F5D8">
            <w:pPr>
              <w:rPr>
                <w:del w:author="Vaught, Jacob" w:date="2023-12-08T22:29:00Z" w:id="1803"/>
                <w:rFonts w:ascii="Times New Roman" w:hAnsi="Times New Roman" w:cs="Times New Roman"/>
                <w:rPrChange w:author="Vaught, Jacob" w:date="2023-12-08T22:29:00Z" w:id="1804">
                  <w:rPr>
                    <w:del w:author="Vaught, Jacob" w:date="2023-12-08T22:29:00Z" w:id="1805"/>
                  </w:rPr>
                </w:rPrChange>
              </w:rPr>
            </w:pPr>
            <w:del w:author="Vaught, Jacob" w:date="2023-12-08T22:29:00Z" w:id="1806">
              <w:r w:rsidRPr="009F654A" w:rsidDel="00FB64BD">
                <w:rPr>
                  <w:rFonts w:ascii="Times New Roman" w:hAnsi="Times New Roman" w:eastAsia="system-ui" w:cs="Times New Roman"/>
                  <w:rPrChange w:author="Vaught, Jacob" w:date="2023-12-08T22:29:00Z" w:id="1807">
                    <w:rPr>
                      <w:rFonts w:ascii="system-ui" w:hAnsi="system-ui" w:eastAsia="system-ui" w:cs="system-ui"/>
                      <w:color w:val="374151"/>
                    </w:rPr>
                  </w:rPrChange>
                </w:rPr>
                <w:delText>Optek / TT Electronics</w:delText>
              </w:r>
            </w:del>
          </w:p>
        </w:tc>
        <w:tc>
          <w:tcPr>
            <w:tcW w:w="2340" w:type="dxa"/>
          </w:tcPr>
          <w:p w:rsidRPr="009F654A" w:rsidR="4C1F70FA" w:rsidDel="00FB64BD" w:rsidP="4C1F70FA" w:rsidRDefault="4C1F70FA" w14:paraId="1D81F6F3" w14:textId="5A0BCB44">
            <w:pPr>
              <w:rPr>
                <w:del w:author="Vaught, Jacob" w:date="2023-12-08T22:29:00Z" w:id="1808"/>
                <w:rFonts w:ascii="Times New Roman" w:hAnsi="Times New Roman" w:cs="Times New Roman"/>
                <w:rPrChange w:author="Vaught, Jacob" w:date="2023-12-08T22:29:00Z" w:id="1809">
                  <w:rPr>
                    <w:del w:author="Vaught, Jacob" w:date="2023-12-08T22:29:00Z" w:id="1810"/>
                  </w:rPr>
                </w:rPrChange>
              </w:rPr>
            </w:pPr>
            <w:del w:author="Vaught, Jacob" w:date="2023-12-08T22:29:00Z" w:id="1811">
              <w:r w:rsidRPr="009F654A" w:rsidDel="00FB64BD">
                <w:rPr>
                  <w:rFonts w:ascii="Times New Roman" w:hAnsi="Times New Roman" w:eastAsia="system-ui" w:cs="Times New Roman"/>
                  <w:rPrChange w:author="Vaught, Jacob" w:date="2023-12-08T22:29:00Z" w:id="1812">
                    <w:rPr>
                      <w:rFonts w:ascii="system-ui" w:hAnsi="system-ui" w:eastAsia="system-ui" w:cs="system-ui"/>
                      <w:color w:val="374151"/>
                    </w:rPr>
                  </w:rPrChange>
                </w:rPr>
                <w:delText>OPB740WZ</w:delText>
              </w:r>
            </w:del>
          </w:p>
        </w:tc>
        <w:tc>
          <w:tcPr>
            <w:tcW w:w="2340" w:type="dxa"/>
          </w:tcPr>
          <w:p w:rsidRPr="009F654A" w:rsidR="4C1F70FA" w:rsidDel="00FB64BD" w:rsidP="4C1F70FA" w:rsidRDefault="4C1F70FA" w14:paraId="2E7D1E15" w14:textId="4915A8DA">
            <w:pPr>
              <w:rPr>
                <w:del w:author="Vaught, Jacob" w:date="2023-12-08T22:29:00Z" w:id="1813"/>
                <w:rFonts w:ascii="Times New Roman" w:hAnsi="Times New Roman" w:cs="Times New Roman"/>
                <w:rPrChange w:author="Vaught, Jacob" w:date="2023-12-08T22:29:00Z" w:id="1814">
                  <w:rPr>
                    <w:del w:author="Vaught, Jacob" w:date="2023-12-08T22:29:00Z" w:id="1815"/>
                  </w:rPr>
                </w:rPrChange>
              </w:rPr>
            </w:pPr>
            <w:del w:author="Vaught, Jacob" w:date="2023-12-08T22:29:00Z" w:id="1816">
              <w:r w:rsidRPr="009F654A" w:rsidDel="00FB64BD">
                <w:rPr>
                  <w:rFonts w:ascii="Times New Roman" w:hAnsi="Times New Roman" w:eastAsia="system-ui" w:cs="Times New Roman"/>
                  <w:rPrChange w:author="Vaught, Jacob" w:date="2023-12-08T22:29:00Z" w:id="1817">
                    <w:rPr>
                      <w:rFonts w:ascii="system-ui" w:hAnsi="system-ui" w:eastAsia="system-ui" w:cs="system-ui"/>
                      <w:color w:val="374151"/>
                    </w:rPr>
                  </w:rPrChange>
                </w:rPr>
                <w:delText>Optical Switches, Reflective, Phototransistor Output Reflective Sensor</w:delText>
              </w:r>
            </w:del>
          </w:p>
        </w:tc>
        <w:tc>
          <w:tcPr>
            <w:tcW w:w="2340" w:type="dxa"/>
          </w:tcPr>
          <w:p w:rsidRPr="009F654A" w:rsidR="4C1F70FA" w:rsidDel="00FB64BD" w:rsidP="4C1F70FA" w:rsidRDefault="4C1F70FA" w14:paraId="102DDE35" w14:textId="75EAE695">
            <w:pPr>
              <w:rPr>
                <w:del w:author="Vaught, Jacob" w:date="2023-12-08T22:29:00Z" w:id="1818"/>
                <w:rFonts w:ascii="Times New Roman" w:hAnsi="Times New Roman" w:cs="Times New Roman"/>
                <w:rPrChange w:author="Vaught, Jacob" w:date="2023-12-08T22:29:00Z" w:id="1819">
                  <w:rPr>
                    <w:del w:author="Vaught, Jacob" w:date="2023-12-08T22:29:00Z" w:id="1820"/>
                  </w:rPr>
                </w:rPrChange>
              </w:rPr>
            </w:pPr>
            <w:del w:author="Vaught, Jacob" w:date="2023-12-08T22:29:00Z" w:id="1821">
              <w:r w:rsidRPr="009F654A" w:rsidDel="00FB64BD">
                <w:rPr>
                  <w:rFonts w:ascii="Times New Roman" w:hAnsi="Times New Roman" w:eastAsia="system-ui" w:cs="Times New Roman"/>
                  <w:rPrChange w:author="Vaught, Jacob" w:date="2023-12-08T22:29:00Z" w:id="1822">
                    <w:rPr>
                      <w:rFonts w:ascii="system-ui" w:hAnsi="system-ui" w:eastAsia="system-ui" w:cs="system-ui"/>
                      <w:color w:val="374151"/>
                    </w:rPr>
                  </w:rPrChange>
                </w:rPr>
                <w:delText>2</w:delText>
              </w:r>
            </w:del>
          </w:p>
        </w:tc>
      </w:tr>
      <w:tr w:rsidRPr="00932E42" w:rsidR="4C1F70FA" w:rsidDel="00FB64BD" w:rsidTr="4C1F70FA" w14:paraId="7E81B879" w14:textId="2B372BAC">
        <w:trPr>
          <w:trHeight w:val="300"/>
          <w:del w:author="Vaught, Jacob" w:date="2023-12-08T22:29:00Z" w:id="1823"/>
        </w:trPr>
        <w:tc>
          <w:tcPr>
            <w:tcW w:w="2340" w:type="dxa"/>
          </w:tcPr>
          <w:p w:rsidRPr="009F654A" w:rsidR="4C1F70FA" w:rsidDel="00FB64BD" w:rsidP="4C1F70FA" w:rsidRDefault="4C1F70FA" w14:paraId="67DE48D1" w14:textId="3FB00ACF">
            <w:pPr>
              <w:rPr>
                <w:del w:author="Vaught, Jacob" w:date="2023-12-08T22:29:00Z" w:id="1824"/>
                <w:rFonts w:ascii="Times New Roman" w:hAnsi="Times New Roman" w:cs="Times New Roman"/>
                <w:rPrChange w:author="Vaught, Jacob" w:date="2023-12-08T22:29:00Z" w:id="1825">
                  <w:rPr>
                    <w:del w:author="Vaught, Jacob" w:date="2023-12-08T22:29:00Z" w:id="1826"/>
                  </w:rPr>
                </w:rPrChange>
              </w:rPr>
            </w:pPr>
            <w:del w:author="Vaught, Jacob" w:date="2023-12-08T22:29:00Z" w:id="1827">
              <w:r w:rsidRPr="009F654A" w:rsidDel="00FB64BD">
                <w:rPr>
                  <w:rFonts w:ascii="Times New Roman" w:hAnsi="Times New Roman" w:eastAsia="system-ui" w:cs="Times New Roman"/>
                  <w:rPrChange w:author="Vaught, Jacob" w:date="2023-12-08T22:29:00Z" w:id="1828">
                    <w:rPr>
                      <w:rFonts w:ascii="system-ui" w:hAnsi="system-ui" w:eastAsia="system-ui" w:cs="system-ui"/>
                      <w:color w:val="374151"/>
                    </w:rPr>
                  </w:rPrChange>
                </w:rPr>
                <w:delText>NXP / Freescale</w:delText>
              </w:r>
            </w:del>
          </w:p>
        </w:tc>
        <w:tc>
          <w:tcPr>
            <w:tcW w:w="2340" w:type="dxa"/>
          </w:tcPr>
          <w:p w:rsidRPr="009F654A" w:rsidR="4C1F70FA" w:rsidDel="00FB64BD" w:rsidP="4C1F70FA" w:rsidRDefault="4C1F70FA" w14:paraId="3CDD465C" w14:textId="6A0E812F">
            <w:pPr>
              <w:rPr>
                <w:del w:author="Vaught, Jacob" w:date="2023-12-08T22:29:00Z" w:id="1829"/>
                <w:rFonts w:ascii="Times New Roman" w:hAnsi="Times New Roman" w:cs="Times New Roman"/>
                <w:rPrChange w:author="Vaught, Jacob" w:date="2023-12-08T22:29:00Z" w:id="1830">
                  <w:rPr>
                    <w:del w:author="Vaught, Jacob" w:date="2023-12-08T22:29:00Z" w:id="1831"/>
                  </w:rPr>
                </w:rPrChange>
              </w:rPr>
            </w:pPr>
            <w:del w:author="Vaught, Jacob" w:date="2023-12-08T22:29:00Z" w:id="1832">
              <w:r w:rsidRPr="009F654A" w:rsidDel="00FB64BD">
                <w:rPr>
                  <w:rFonts w:ascii="Times New Roman" w:hAnsi="Times New Roman" w:eastAsia="system-ui" w:cs="Times New Roman"/>
                  <w:rPrChange w:author="Vaught, Jacob" w:date="2023-12-08T22:29:00Z" w:id="1833">
                    <w:rPr>
                      <w:rFonts w:ascii="system-ui" w:hAnsi="system-ui" w:eastAsia="system-ui" w:cs="system-ui"/>
                      <w:color w:val="374151"/>
                    </w:rPr>
                  </w:rPrChange>
                </w:rPr>
                <w:delText>TFC-KIT</w:delText>
              </w:r>
            </w:del>
          </w:p>
        </w:tc>
        <w:tc>
          <w:tcPr>
            <w:tcW w:w="2340" w:type="dxa"/>
          </w:tcPr>
          <w:p w:rsidRPr="009F654A" w:rsidR="4C1F70FA" w:rsidDel="00FB64BD" w:rsidP="4C1F70FA" w:rsidRDefault="4C1F70FA" w14:paraId="0B132F2D" w14:textId="22BED332">
            <w:pPr>
              <w:rPr>
                <w:del w:author="Vaught, Jacob" w:date="2023-12-08T22:29:00Z" w:id="1834"/>
                <w:rFonts w:ascii="Times New Roman" w:hAnsi="Times New Roman" w:cs="Times New Roman"/>
                <w:rPrChange w:author="Vaught, Jacob" w:date="2023-12-08T22:29:00Z" w:id="1835">
                  <w:rPr>
                    <w:del w:author="Vaught, Jacob" w:date="2023-12-08T22:29:00Z" w:id="1836"/>
                  </w:rPr>
                </w:rPrChange>
              </w:rPr>
            </w:pPr>
            <w:del w:author="Vaught, Jacob" w:date="2023-12-08T22:29:00Z" w:id="1837">
              <w:r w:rsidRPr="009F654A" w:rsidDel="00FB64BD">
                <w:rPr>
                  <w:rFonts w:ascii="Times New Roman" w:hAnsi="Times New Roman" w:eastAsia="system-ui" w:cs="Times New Roman"/>
                  <w:rPrChange w:author="Vaught, Jacob" w:date="2023-12-08T22:29:00Z" w:id="1838">
                    <w:rPr>
                      <w:rFonts w:ascii="system-ui" w:hAnsi="system-ui" w:eastAsia="system-ui" w:cs="system-ui"/>
                      <w:color w:val="374151"/>
                    </w:rPr>
                  </w:rPrChange>
                </w:rPr>
                <w:delText>Freescale Cup Kit Chassis</w:delText>
              </w:r>
            </w:del>
          </w:p>
        </w:tc>
        <w:tc>
          <w:tcPr>
            <w:tcW w:w="2340" w:type="dxa"/>
          </w:tcPr>
          <w:p w:rsidRPr="009F654A" w:rsidR="4C1F70FA" w:rsidDel="00FB64BD" w:rsidP="4C1F70FA" w:rsidRDefault="4C1F70FA" w14:paraId="6BD6B414" w14:textId="078F9AED">
            <w:pPr>
              <w:rPr>
                <w:del w:author="Vaught, Jacob" w:date="2023-12-08T22:29:00Z" w:id="1839"/>
                <w:rFonts w:ascii="Times New Roman" w:hAnsi="Times New Roman" w:cs="Times New Roman"/>
                <w:rPrChange w:author="Vaught, Jacob" w:date="2023-12-08T22:29:00Z" w:id="1840">
                  <w:rPr>
                    <w:del w:author="Vaught, Jacob" w:date="2023-12-08T22:29:00Z" w:id="1841"/>
                  </w:rPr>
                </w:rPrChange>
              </w:rPr>
            </w:pPr>
            <w:del w:author="Vaught, Jacob" w:date="2023-12-08T22:29:00Z" w:id="1842">
              <w:r w:rsidRPr="009F654A" w:rsidDel="00FB64BD">
                <w:rPr>
                  <w:rFonts w:ascii="Times New Roman" w:hAnsi="Times New Roman" w:eastAsia="system-ui" w:cs="Times New Roman"/>
                  <w:rPrChange w:author="Vaught, Jacob" w:date="2023-12-08T22:29:00Z" w:id="1843">
                    <w:rPr>
                      <w:rFonts w:ascii="system-ui" w:hAnsi="system-ui" w:eastAsia="system-ui" w:cs="system-ui"/>
                      <w:color w:val="374151"/>
                    </w:rPr>
                  </w:rPrChange>
                </w:rPr>
                <w:delText>1</w:delText>
              </w:r>
            </w:del>
          </w:p>
        </w:tc>
      </w:tr>
      <w:tr w:rsidRPr="00932E42" w:rsidR="4C1F70FA" w:rsidDel="00FB64BD" w:rsidTr="4C1F70FA" w14:paraId="61E40F81" w14:textId="6AD349E6">
        <w:trPr>
          <w:trHeight w:val="300"/>
          <w:del w:author="Vaught, Jacob" w:date="2023-12-08T22:29:00Z" w:id="1844"/>
        </w:trPr>
        <w:tc>
          <w:tcPr>
            <w:tcW w:w="2340" w:type="dxa"/>
          </w:tcPr>
          <w:p w:rsidRPr="009F654A" w:rsidR="4C1F70FA" w:rsidDel="00FB64BD" w:rsidP="4C1F70FA" w:rsidRDefault="4C1F70FA" w14:paraId="42CC6E55" w14:textId="71364D3A">
            <w:pPr>
              <w:rPr>
                <w:del w:author="Vaught, Jacob" w:date="2023-12-08T22:29:00Z" w:id="1845"/>
                <w:rFonts w:ascii="Times New Roman" w:hAnsi="Times New Roman" w:cs="Times New Roman"/>
                <w:rPrChange w:author="Vaught, Jacob" w:date="2023-12-08T22:29:00Z" w:id="1846">
                  <w:rPr>
                    <w:del w:author="Vaught, Jacob" w:date="2023-12-08T22:29:00Z" w:id="1847"/>
                  </w:rPr>
                </w:rPrChange>
              </w:rPr>
            </w:pPr>
            <w:del w:author="Vaught, Jacob" w:date="2023-12-08T22:29:00Z" w:id="1848">
              <w:r w:rsidRPr="009F654A" w:rsidDel="00FB64BD">
                <w:rPr>
                  <w:rFonts w:ascii="Times New Roman" w:hAnsi="Times New Roman" w:eastAsia="system-ui" w:cs="Times New Roman"/>
                  <w:rPrChange w:author="Vaught, Jacob" w:date="2023-12-08T22:29:00Z" w:id="1849">
                    <w:rPr>
                      <w:rFonts w:ascii="system-ui" w:hAnsi="system-ui" w:eastAsia="system-ui" w:cs="system-ui"/>
                      <w:color w:val="374151"/>
                    </w:rPr>
                  </w:rPrChange>
                </w:rPr>
                <w:delText>STANDARD MOTOR</w:delText>
              </w:r>
            </w:del>
          </w:p>
        </w:tc>
        <w:tc>
          <w:tcPr>
            <w:tcW w:w="2340" w:type="dxa"/>
          </w:tcPr>
          <w:p w:rsidRPr="009F654A" w:rsidR="4C1F70FA" w:rsidDel="00FB64BD" w:rsidP="4C1F70FA" w:rsidRDefault="4C1F70FA" w14:paraId="5CED02C2" w14:textId="1791D2FD">
            <w:pPr>
              <w:rPr>
                <w:del w:author="Vaught, Jacob" w:date="2023-12-08T22:29:00Z" w:id="1850"/>
                <w:rFonts w:ascii="Times New Roman" w:hAnsi="Times New Roman" w:cs="Times New Roman"/>
                <w:rPrChange w:author="Vaught, Jacob" w:date="2023-12-08T22:29:00Z" w:id="1851">
                  <w:rPr>
                    <w:del w:author="Vaught, Jacob" w:date="2023-12-08T22:29:00Z" w:id="1852"/>
                  </w:rPr>
                </w:rPrChange>
              </w:rPr>
            </w:pPr>
            <w:del w:author="Vaught, Jacob" w:date="2023-12-08T22:29:00Z" w:id="1853">
              <w:r w:rsidRPr="009F654A" w:rsidDel="00FB64BD">
                <w:rPr>
                  <w:rFonts w:ascii="Times New Roman" w:hAnsi="Times New Roman" w:eastAsia="system-ui" w:cs="Times New Roman"/>
                  <w:rPrChange w:author="Vaught, Jacob" w:date="2023-12-08T22:29:00Z" w:id="1854">
                    <w:rPr>
                      <w:rFonts w:ascii="system-ui" w:hAnsi="system-ui" w:eastAsia="system-ui" w:cs="system-ui"/>
                      <w:color w:val="374151"/>
                    </w:rPr>
                  </w:rPrChange>
                </w:rPr>
                <w:delText>RN260-CN-18130</w:delText>
              </w:r>
            </w:del>
          </w:p>
        </w:tc>
        <w:tc>
          <w:tcPr>
            <w:tcW w:w="2340" w:type="dxa"/>
          </w:tcPr>
          <w:p w:rsidRPr="009F654A" w:rsidR="4C1F70FA" w:rsidDel="00FB64BD" w:rsidP="4C1F70FA" w:rsidRDefault="4C1F70FA" w14:paraId="592B854A" w14:textId="5B344605">
            <w:pPr>
              <w:rPr>
                <w:del w:author="Vaught, Jacob" w:date="2023-12-08T22:29:00Z" w:id="1855"/>
                <w:rFonts w:ascii="Times New Roman" w:hAnsi="Times New Roman" w:cs="Times New Roman"/>
                <w:rPrChange w:author="Vaught, Jacob" w:date="2023-12-08T22:29:00Z" w:id="1856">
                  <w:rPr>
                    <w:del w:author="Vaught, Jacob" w:date="2023-12-08T22:29:00Z" w:id="1857"/>
                  </w:rPr>
                </w:rPrChange>
              </w:rPr>
            </w:pPr>
            <w:del w:author="Vaught, Jacob" w:date="2023-12-08T22:29:00Z" w:id="1858">
              <w:r w:rsidRPr="009F654A" w:rsidDel="00FB64BD">
                <w:rPr>
                  <w:rFonts w:ascii="Times New Roman" w:hAnsi="Times New Roman" w:eastAsia="system-ui" w:cs="Times New Roman"/>
                  <w:rPrChange w:author="Vaught, Jacob" w:date="2023-12-08T22:29:00Z" w:id="1859">
                    <w:rPr>
                      <w:rFonts w:ascii="system-ui" w:hAnsi="system-ui" w:eastAsia="system-ui" w:cs="system-ui"/>
                      <w:color w:val="374151"/>
                    </w:rPr>
                  </w:rPrChange>
                </w:rPr>
                <w:delText>7.2V PMDC Motor included in the TFC-KIT</w:delText>
              </w:r>
            </w:del>
          </w:p>
        </w:tc>
        <w:tc>
          <w:tcPr>
            <w:tcW w:w="2340" w:type="dxa"/>
          </w:tcPr>
          <w:p w:rsidRPr="009F654A" w:rsidR="4C1F70FA" w:rsidDel="00FB64BD" w:rsidP="4C1F70FA" w:rsidRDefault="4C1F70FA" w14:paraId="57EDC8C8" w14:textId="611B2E7D">
            <w:pPr>
              <w:rPr>
                <w:del w:author="Vaught, Jacob" w:date="2023-12-08T22:29:00Z" w:id="1860"/>
                <w:rFonts w:ascii="Times New Roman" w:hAnsi="Times New Roman" w:cs="Times New Roman"/>
                <w:rPrChange w:author="Vaught, Jacob" w:date="2023-12-08T22:29:00Z" w:id="1861">
                  <w:rPr>
                    <w:del w:author="Vaught, Jacob" w:date="2023-12-08T22:29:00Z" w:id="1862"/>
                  </w:rPr>
                </w:rPrChange>
              </w:rPr>
            </w:pPr>
            <w:del w:author="Vaught, Jacob" w:date="2023-12-08T22:29:00Z" w:id="1863">
              <w:r w:rsidRPr="009F654A" w:rsidDel="00FB64BD">
                <w:rPr>
                  <w:rFonts w:ascii="Times New Roman" w:hAnsi="Times New Roman" w:eastAsia="system-ui" w:cs="Times New Roman"/>
                  <w:rPrChange w:author="Vaught, Jacob" w:date="2023-12-08T22:29:00Z" w:id="1864">
                    <w:rPr>
                      <w:rFonts w:ascii="system-ui" w:hAnsi="system-ui" w:eastAsia="system-ui" w:cs="system-ui"/>
                      <w:color w:val="374151"/>
                    </w:rPr>
                  </w:rPrChange>
                </w:rPr>
                <w:delText>2</w:delText>
              </w:r>
            </w:del>
          </w:p>
        </w:tc>
      </w:tr>
      <w:tr w:rsidRPr="00932E42" w:rsidR="4C1F70FA" w:rsidDel="00FB64BD" w:rsidTr="4C1F70FA" w14:paraId="0420148A" w14:textId="6A1EA5F9">
        <w:trPr>
          <w:trHeight w:val="300"/>
          <w:del w:author="Vaught, Jacob" w:date="2023-12-08T22:29:00Z" w:id="1865"/>
        </w:trPr>
        <w:tc>
          <w:tcPr>
            <w:tcW w:w="2340" w:type="dxa"/>
          </w:tcPr>
          <w:p w:rsidRPr="009F654A" w:rsidR="4C1F70FA" w:rsidDel="00FB64BD" w:rsidP="4C1F70FA" w:rsidRDefault="4C1F70FA" w14:paraId="11105DE6" w14:textId="58157017">
            <w:pPr>
              <w:rPr>
                <w:del w:author="Vaught, Jacob" w:date="2023-12-08T22:29:00Z" w:id="1866"/>
                <w:rFonts w:ascii="Times New Roman" w:hAnsi="Times New Roman" w:cs="Times New Roman"/>
                <w:rPrChange w:author="Vaught, Jacob" w:date="2023-12-08T22:29:00Z" w:id="1867">
                  <w:rPr>
                    <w:del w:author="Vaught, Jacob" w:date="2023-12-08T22:29:00Z" w:id="1868"/>
                  </w:rPr>
                </w:rPrChange>
              </w:rPr>
            </w:pPr>
            <w:del w:author="Vaught, Jacob" w:date="2023-12-08T22:29:00Z" w:id="1869">
              <w:r w:rsidRPr="009F654A" w:rsidDel="00FB64BD">
                <w:rPr>
                  <w:rFonts w:ascii="Times New Roman" w:hAnsi="Times New Roman" w:eastAsia="system-ui" w:cs="Times New Roman"/>
                  <w:rPrChange w:author="Vaught, Jacob" w:date="2023-12-08T22:29:00Z" w:id="1870">
                    <w:rPr>
                      <w:rFonts w:ascii="system-ui" w:hAnsi="system-ui" w:eastAsia="system-ui" w:cs="system-ui"/>
                      <w:color w:val="374151"/>
                    </w:rPr>
                  </w:rPrChange>
                </w:rPr>
                <w:delText>Adafruit Industries LLC</w:delText>
              </w:r>
            </w:del>
          </w:p>
        </w:tc>
        <w:tc>
          <w:tcPr>
            <w:tcW w:w="2340" w:type="dxa"/>
          </w:tcPr>
          <w:p w:rsidRPr="009F654A" w:rsidR="4C1F70FA" w:rsidDel="00FB64BD" w:rsidP="4C1F70FA" w:rsidRDefault="4C1F70FA" w14:paraId="7822C274" w14:textId="6ACC594E">
            <w:pPr>
              <w:rPr>
                <w:del w:author="Vaught, Jacob" w:date="2023-12-08T22:29:00Z" w:id="1871"/>
                <w:rFonts w:ascii="Times New Roman" w:hAnsi="Times New Roman" w:cs="Times New Roman"/>
                <w:rPrChange w:author="Vaught, Jacob" w:date="2023-12-08T22:29:00Z" w:id="1872">
                  <w:rPr>
                    <w:del w:author="Vaught, Jacob" w:date="2023-12-08T22:29:00Z" w:id="1873"/>
                  </w:rPr>
                </w:rPrChange>
              </w:rPr>
            </w:pPr>
            <w:del w:author="Vaught, Jacob" w:date="2023-12-08T22:29:00Z" w:id="1874">
              <w:r w:rsidRPr="009F654A" w:rsidDel="00FB64BD">
                <w:rPr>
                  <w:rFonts w:ascii="Times New Roman" w:hAnsi="Times New Roman" w:eastAsia="system-ui" w:cs="Times New Roman"/>
                  <w:rPrChange w:author="Vaught, Jacob" w:date="2023-12-08T22:29:00Z" w:id="1875">
                    <w:rPr>
                      <w:rFonts w:ascii="system-ui" w:hAnsi="system-ui" w:eastAsia="system-ui" w:cs="system-ui"/>
                      <w:color w:val="374151"/>
                    </w:rPr>
                  </w:rPrChange>
                </w:rPr>
                <w:delText>155</w:delText>
              </w:r>
            </w:del>
          </w:p>
        </w:tc>
        <w:tc>
          <w:tcPr>
            <w:tcW w:w="2340" w:type="dxa"/>
          </w:tcPr>
          <w:p w:rsidRPr="009F654A" w:rsidR="4C1F70FA" w:rsidDel="00FB64BD" w:rsidP="4C1F70FA" w:rsidRDefault="4C1F70FA" w14:paraId="3C80E70E" w14:textId="6A63F10A">
            <w:pPr>
              <w:rPr>
                <w:del w:author="Vaught, Jacob" w:date="2023-12-08T22:29:00Z" w:id="1876"/>
                <w:rFonts w:ascii="Times New Roman" w:hAnsi="Times New Roman" w:cs="Times New Roman"/>
                <w:rPrChange w:author="Vaught, Jacob" w:date="2023-12-08T22:29:00Z" w:id="1877">
                  <w:rPr>
                    <w:del w:author="Vaught, Jacob" w:date="2023-12-08T22:29:00Z" w:id="1878"/>
                  </w:rPr>
                </w:rPrChange>
              </w:rPr>
            </w:pPr>
            <w:del w:author="Vaught, Jacob" w:date="2023-12-08T22:29:00Z" w:id="1879">
              <w:r w:rsidRPr="009F654A" w:rsidDel="00FB64BD">
                <w:rPr>
                  <w:rFonts w:ascii="Times New Roman" w:hAnsi="Times New Roman" w:eastAsia="system-ui" w:cs="Times New Roman"/>
                  <w:rPrChange w:author="Vaught, Jacob" w:date="2023-12-08T22:29:00Z" w:id="1880">
                    <w:rPr>
                      <w:rFonts w:ascii="system-ui" w:hAnsi="system-ui" w:eastAsia="system-ui" w:cs="system-ui"/>
                      <w:color w:val="374151"/>
                    </w:rPr>
                  </w:rPrChange>
                </w:rPr>
                <w:delText>Positional Rotation DC Motor Servomotor, RC (Hobby) 5VDC. Replacement for the Servo-Motor provided in TFC-KIT.</w:delText>
              </w:r>
            </w:del>
          </w:p>
        </w:tc>
        <w:tc>
          <w:tcPr>
            <w:tcW w:w="2340" w:type="dxa"/>
          </w:tcPr>
          <w:p w:rsidRPr="009F654A" w:rsidR="4C1F70FA" w:rsidDel="00FB64BD" w:rsidP="4C1F70FA" w:rsidRDefault="4C1F70FA" w14:paraId="6C033AD1" w14:textId="3243B25F">
            <w:pPr>
              <w:rPr>
                <w:del w:author="Vaught, Jacob" w:date="2023-12-08T22:29:00Z" w:id="1881"/>
                <w:rFonts w:ascii="Times New Roman" w:hAnsi="Times New Roman" w:cs="Times New Roman"/>
                <w:rPrChange w:author="Vaught, Jacob" w:date="2023-12-08T22:29:00Z" w:id="1882">
                  <w:rPr>
                    <w:del w:author="Vaught, Jacob" w:date="2023-12-08T22:29:00Z" w:id="1883"/>
                  </w:rPr>
                </w:rPrChange>
              </w:rPr>
            </w:pPr>
            <w:del w:author="Vaught, Jacob" w:date="2023-12-08T22:29:00Z" w:id="1884">
              <w:r w:rsidRPr="009F654A" w:rsidDel="00FB64BD">
                <w:rPr>
                  <w:rFonts w:ascii="Times New Roman" w:hAnsi="Times New Roman" w:eastAsia="system-ui" w:cs="Times New Roman"/>
                  <w:rPrChange w:author="Vaught, Jacob" w:date="2023-12-08T22:29:00Z" w:id="1885">
                    <w:rPr>
                      <w:rFonts w:ascii="system-ui" w:hAnsi="system-ui" w:eastAsia="system-ui" w:cs="system-ui"/>
                      <w:color w:val="374151"/>
                    </w:rPr>
                  </w:rPrChange>
                </w:rPr>
                <w:delText>1</w:delText>
              </w:r>
            </w:del>
          </w:p>
        </w:tc>
      </w:tr>
      <w:tr w:rsidRPr="00932E42" w:rsidR="4C1F70FA" w:rsidDel="00FB64BD" w:rsidTr="4C1F70FA" w14:paraId="289B883F" w14:textId="6BA9FC69">
        <w:trPr>
          <w:trHeight w:val="300"/>
          <w:del w:author="Vaught, Jacob" w:date="2023-12-08T22:29:00Z" w:id="1886"/>
        </w:trPr>
        <w:tc>
          <w:tcPr>
            <w:tcW w:w="2340" w:type="dxa"/>
          </w:tcPr>
          <w:p w:rsidRPr="009F654A" w:rsidR="4C1F70FA" w:rsidDel="00FB64BD" w:rsidP="4C1F70FA" w:rsidRDefault="4C1F70FA" w14:paraId="7682FF2F" w14:textId="00506C07">
            <w:pPr>
              <w:rPr>
                <w:del w:author="Vaught, Jacob" w:date="2023-12-08T22:29:00Z" w:id="1887"/>
                <w:rFonts w:ascii="Times New Roman" w:hAnsi="Times New Roman" w:cs="Times New Roman"/>
                <w:rPrChange w:author="Vaught, Jacob" w:date="2023-12-08T22:29:00Z" w:id="1888">
                  <w:rPr>
                    <w:del w:author="Vaught, Jacob" w:date="2023-12-08T22:29:00Z" w:id="1889"/>
                  </w:rPr>
                </w:rPrChange>
              </w:rPr>
            </w:pPr>
            <w:del w:author="Vaught, Jacob" w:date="2023-12-08T22:29:00Z" w:id="1890">
              <w:r w:rsidRPr="009F654A" w:rsidDel="00FB64BD">
                <w:rPr>
                  <w:rFonts w:ascii="Times New Roman" w:hAnsi="Times New Roman" w:eastAsia="system-ui" w:cs="Times New Roman"/>
                  <w:rPrChange w:author="Vaught, Jacob" w:date="2023-12-08T22:29:00Z" w:id="1891">
                    <w:rPr>
                      <w:rFonts w:ascii="system-ui" w:hAnsi="system-ui" w:eastAsia="system-ui" w:cs="system-ui"/>
                      <w:color w:val="374151"/>
                    </w:rPr>
                  </w:rPrChange>
                </w:rPr>
                <w:delText>Littelfuse Inc.</w:delText>
              </w:r>
            </w:del>
          </w:p>
        </w:tc>
        <w:tc>
          <w:tcPr>
            <w:tcW w:w="2340" w:type="dxa"/>
          </w:tcPr>
          <w:p w:rsidRPr="009F654A" w:rsidR="4C1F70FA" w:rsidDel="00FB64BD" w:rsidP="4C1F70FA" w:rsidRDefault="4C1F70FA" w14:paraId="4FF1DD71" w14:textId="2DEB6C4A">
            <w:pPr>
              <w:rPr>
                <w:del w:author="Vaught, Jacob" w:date="2023-12-08T22:29:00Z" w:id="1892"/>
                <w:rFonts w:ascii="Times New Roman" w:hAnsi="Times New Roman" w:cs="Times New Roman"/>
                <w:rPrChange w:author="Vaught, Jacob" w:date="2023-12-08T22:29:00Z" w:id="1893">
                  <w:rPr>
                    <w:del w:author="Vaught, Jacob" w:date="2023-12-08T22:29:00Z" w:id="1894"/>
                  </w:rPr>
                </w:rPrChange>
              </w:rPr>
            </w:pPr>
            <w:del w:author="Vaught, Jacob" w:date="2023-12-08T22:29:00Z" w:id="1895">
              <w:r w:rsidRPr="009F654A" w:rsidDel="00FB64BD">
                <w:rPr>
                  <w:rFonts w:ascii="Times New Roman" w:hAnsi="Times New Roman" w:eastAsia="system-ui" w:cs="Times New Roman"/>
                  <w:rPrChange w:author="Vaught, Jacob" w:date="2023-12-08T22:29:00Z" w:id="1896">
                    <w:rPr>
                      <w:rFonts w:ascii="system-ui" w:hAnsi="system-ui" w:eastAsia="system-ui" w:cs="system-ui"/>
                      <w:color w:val="374151"/>
                    </w:rPr>
                  </w:rPrChange>
                </w:rPr>
                <w:delText>03540001ZXGY</w:delText>
              </w:r>
            </w:del>
          </w:p>
        </w:tc>
        <w:tc>
          <w:tcPr>
            <w:tcW w:w="2340" w:type="dxa"/>
          </w:tcPr>
          <w:p w:rsidRPr="009F654A" w:rsidR="4C1F70FA" w:rsidDel="00FB64BD" w:rsidP="4C1F70FA" w:rsidRDefault="4C1F70FA" w14:paraId="5EF2AF22" w14:textId="5C77DB1F">
            <w:pPr>
              <w:rPr>
                <w:del w:author="Vaught, Jacob" w:date="2023-12-08T22:29:00Z" w:id="1897"/>
                <w:rFonts w:ascii="Times New Roman" w:hAnsi="Times New Roman" w:cs="Times New Roman"/>
                <w:rPrChange w:author="Vaught, Jacob" w:date="2023-12-08T22:29:00Z" w:id="1898">
                  <w:rPr>
                    <w:del w:author="Vaught, Jacob" w:date="2023-12-08T22:29:00Z" w:id="1899"/>
                  </w:rPr>
                </w:rPrChange>
              </w:rPr>
            </w:pPr>
            <w:del w:author="Vaught, Jacob" w:date="2023-12-08T22:29:00Z" w:id="1900">
              <w:r w:rsidRPr="009F654A" w:rsidDel="00FB64BD">
                <w:rPr>
                  <w:rFonts w:ascii="Times New Roman" w:hAnsi="Times New Roman" w:eastAsia="system-ui" w:cs="Times New Roman"/>
                  <w:rPrChange w:author="Vaught, Jacob" w:date="2023-12-08T22:29:00Z" w:id="1901">
                    <w:rPr>
                      <w:rFonts w:ascii="system-ui" w:hAnsi="system-ui" w:eastAsia="system-ui" w:cs="system-ui"/>
                      <w:color w:val="374151"/>
                    </w:rPr>
                  </w:rPrChange>
                </w:rPr>
                <w:delText xml:space="preserve">Fuse Block 30 A 600V 1 Circuit </w:delText>
              </w:r>
            </w:del>
            <w:del w:author="Vaught, Jacob" w:date="2023-12-08T20:30:00Z" w:id="1902">
              <w:r w:rsidRPr="009F654A" w:rsidDel="00317A96">
                <w:rPr>
                  <w:rFonts w:ascii="Times New Roman" w:hAnsi="Times New Roman" w:eastAsia="system-ui" w:cs="Times New Roman"/>
                  <w:rPrChange w:author="Vaught, Jacob" w:date="2023-12-08T22:29:00Z" w:id="1903">
                    <w:rPr>
                      <w:rFonts w:ascii="system-ui" w:hAnsi="system-ui" w:eastAsia="system-ui" w:cs="system-ui"/>
                      <w:color w:val="374151"/>
                    </w:rPr>
                  </w:rPrChange>
                </w:rPr>
                <w:delText>Car</w:delText>
              </w:r>
            </w:del>
            <w:del w:author="Vaught, Jacob" w:date="2023-12-08T22:29:00Z" w:id="1904">
              <w:r w:rsidRPr="009F654A" w:rsidDel="00FB64BD">
                <w:rPr>
                  <w:rFonts w:ascii="Times New Roman" w:hAnsi="Times New Roman" w:eastAsia="system-ui" w:cs="Times New Roman"/>
                  <w:rPrChange w:author="Vaught, Jacob" w:date="2023-12-08T22:29:00Z" w:id="1905">
                    <w:rPr>
                      <w:rFonts w:ascii="system-ui" w:hAnsi="system-ui" w:eastAsia="system-ui" w:cs="system-ui"/>
                      <w:color w:val="374151"/>
                    </w:rPr>
                  </w:rPrChange>
                </w:rPr>
                <w:delText>tridge Chassis Mount</w:delText>
              </w:r>
            </w:del>
          </w:p>
        </w:tc>
        <w:tc>
          <w:tcPr>
            <w:tcW w:w="2340" w:type="dxa"/>
          </w:tcPr>
          <w:p w:rsidRPr="009F654A" w:rsidR="4C1F70FA" w:rsidDel="00FB64BD" w:rsidP="4C1F70FA" w:rsidRDefault="4C1F70FA" w14:paraId="63D48079" w14:textId="055D69A1">
            <w:pPr>
              <w:rPr>
                <w:del w:author="Vaught, Jacob" w:date="2023-12-08T22:29:00Z" w:id="1906"/>
                <w:rFonts w:ascii="Times New Roman" w:hAnsi="Times New Roman" w:cs="Times New Roman"/>
                <w:rPrChange w:author="Vaught, Jacob" w:date="2023-12-08T22:29:00Z" w:id="1907">
                  <w:rPr>
                    <w:del w:author="Vaught, Jacob" w:date="2023-12-08T22:29:00Z" w:id="1908"/>
                  </w:rPr>
                </w:rPrChange>
              </w:rPr>
            </w:pPr>
            <w:del w:author="Vaught, Jacob" w:date="2023-12-08T22:29:00Z" w:id="1909">
              <w:r w:rsidRPr="009F654A" w:rsidDel="00FB64BD">
                <w:rPr>
                  <w:rFonts w:ascii="Times New Roman" w:hAnsi="Times New Roman" w:eastAsia="system-ui" w:cs="Times New Roman"/>
                  <w:rPrChange w:author="Vaught, Jacob" w:date="2023-12-08T22:29:00Z" w:id="1910">
                    <w:rPr>
                      <w:rFonts w:ascii="system-ui" w:hAnsi="system-ui" w:eastAsia="system-ui" w:cs="system-ui"/>
                      <w:color w:val="374151"/>
                    </w:rPr>
                  </w:rPrChange>
                </w:rPr>
                <w:delText>1</w:delText>
              </w:r>
            </w:del>
          </w:p>
        </w:tc>
      </w:tr>
      <w:tr w:rsidRPr="00932E42" w:rsidR="4C1F70FA" w:rsidDel="00FB64BD" w:rsidTr="4C1F70FA" w14:paraId="2253BB35" w14:textId="5AE1B671">
        <w:trPr>
          <w:trHeight w:val="300"/>
          <w:del w:author="Vaught, Jacob" w:date="2023-12-08T22:29:00Z" w:id="1911"/>
        </w:trPr>
        <w:tc>
          <w:tcPr>
            <w:tcW w:w="2340" w:type="dxa"/>
          </w:tcPr>
          <w:p w:rsidRPr="009F654A" w:rsidR="4C1F70FA" w:rsidDel="00FB64BD" w:rsidP="4C1F70FA" w:rsidRDefault="4C1F70FA" w14:paraId="2C1482DE" w14:textId="3F0768C7">
            <w:pPr>
              <w:rPr>
                <w:del w:author="Vaught, Jacob" w:date="2023-12-08T22:29:00Z" w:id="1912"/>
                <w:rFonts w:ascii="Times New Roman" w:hAnsi="Times New Roman" w:cs="Times New Roman"/>
                <w:rPrChange w:author="Vaught, Jacob" w:date="2023-12-08T22:29:00Z" w:id="1913">
                  <w:rPr>
                    <w:del w:author="Vaught, Jacob" w:date="2023-12-08T22:29:00Z" w:id="1914"/>
                  </w:rPr>
                </w:rPrChange>
              </w:rPr>
            </w:pPr>
            <w:del w:author="Vaught, Jacob" w:date="2023-12-08T22:29:00Z" w:id="1915">
              <w:r w:rsidRPr="009F654A" w:rsidDel="00FB64BD">
                <w:rPr>
                  <w:rFonts w:ascii="Times New Roman" w:hAnsi="Times New Roman" w:eastAsia="system-ui" w:cs="Times New Roman"/>
                  <w:rPrChange w:author="Vaught, Jacob" w:date="2023-12-08T22:29:00Z" w:id="1916">
                    <w:rPr>
                      <w:rFonts w:ascii="system-ui" w:hAnsi="system-ui" w:eastAsia="system-ui" w:cs="system-ui"/>
                      <w:color w:val="374151"/>
                    </w:rPr>
                  </w:rPrChange>
                </w:rPr>
                <w:delText>Littelfuse Inc.</w:delText>
              </w:r>
            </w:del>
          </w:p>
        </w:tc>
        <w:tc>
          <w:tcPr>
            <w:tcW w:w="2340" w:type="dxa"/>
          </w:tcPr>
          <w:p w:rsidRPr="009F654A" w:rsidR="4C1F70FA" w:rsidDel="00FB64BD" w:rsidP="4C1F70FA" w:rsidRDefault="4C1F70FA" w14:paraId="4BCF2306" w14:textId="5C8D8431">
            <w:pPr>
              <w:rPr>
                <w:del w:author="Vaught, Jacob" w:date="2023-12-08T22:29:00Z" w:id="1917"/>
                <w:rFonts w:ascii="Times New Roman" w:hAnsi="Times New Roman" w:cs="Times New Roman"/>
                <w:rPrChange w:author="Vaught, Jacob" w:date="2023-12-08T22:29:00Z" w:id="1918">
                  <w:rPr>
                    <w:del w:author="Vaught, Jacob" w:date="2023-12-08T22:29:00Z" w:id="1919"/>
                  </w:rPr>
                </w:rPrChange>
              </w:rPr>
            </w:pPr>
            <w:del w:author="Vaught, Jacob" w:date="2023-12-08T22:29:00Z" w:id="1920">
              <w:r w:rsidRPr="009F654A" w:rsidDel="00FB64BD">
                <w:rPr>
                  <w:rFonts w:ascii="Times New Roman" w:hAnsi="Times New Roman" w:eastAsia="system-ui" w:cs="Times New Roman"/>
                  <w:rPrChange w:author="Vaught, Jacob" w:date="2023-12-08T22:29:00Z" w:id="1921">
                    <w:rPr>
                      <w:rFonts w:ascii="system-ui" w:hAnsi="system-ui" w:eastAsia="system-ui" w:cs="system-ui"/>
                      <w:color w:val="374151"/>
                    </w:rPr>
                  </w:rPrChange>
                </w:rPr>
                <w:delText>0314010.MXP</w:delText>
              </w:r>
            </w:del>
          </w:p>
        </w:tc>
        <w:tc>
          <w:tcPr>
            <w:tcW w:w="2340" w:type="dxa"/>
          </w:tcPr>
          <w:p w:rsidRPr="009F654A" w:rsidR="4C1F70FA" w:rsidDel="00FB64BD" w:rsidP="4C1F70FA" w:rsidRDefault="4C1F70FA" w14:paraId="0E96020F" w14:textId="2DF74D5F">
            <w:pPr>
              <w:rPr>
                <w:del w:author="Vaught, Jacob" w:date="2023-12-08T22:29:00Z" w:id="1922"/>
                <w:rFonts w:ascii="Times New Roman" w:hAnsi="Times New Roman" w:cs="Times New Roman"/>
                <w:rPrChange w:author="Vaught, Jacob" w:date="2023-12-08T22:29:00Z" w:id="1923">
                  <w:rPr>
                    <w:del w:author="Vaught, Jacob" w:date="2023-12-08T22:29:00Z" w:id="1924"/>
                  </w:rPr>
                </w:rPrChange>
              </w:rPr>
            </w:pPr>
            <w:del w:author="Vaught, Jacob" w:date="2023-12-08T22:29:00Z" w:id="1925">
              <w:r w:rsidRPr="009F654A" w:rsidDel="00FB64BD">
                <w:rPr>
                  <w:rFonts w:ascii="Times New Roman" w:hAnsi="Times New Roman" w:eastAsia="system-ui" w:cs="Times New Roman"/>
                  <w:rPrChange w:author="Vaught, Jacob" w:date="2023-12-08T22:29:00Z" w:id="1926">
                    <w:rPr>
                      <w:rFonts w:ascii="system-ui" w:hAnsi="system-ui" w:eastAsia="system-ui" w:cs="system-ui"/>
                      <w:color w:val="374151"/>
                    </w:rPr>
                  </w:rPrChange>
                </w:rPr>
                <w:delText xml:space="preserve">10 A 250 V AC 125 V DC Fuse </w:delText>
              </w:r>
            </w:del>
            <w:del w:author="Vaught, Jacob" w:date="2023-12-08T20:30:00Z" w:id="1927">
              <w:r w:rsidRPr="009F654A" w:rsidDel="00317A96">
                <w:rPr>
                  <w:rFonts w:ascii="Times New Roman" w:hAnsi="Times New Roman" w:eastAsia="system-ui" w:cs="Times New Roman"/>
                  <w:rPrChange w:author="Vaught, Jacob" w:date="2023-12-08T22:29:00Z" w:id="1928">
                    <w:rPr>
                      <w:rFonts w:ascii="system-ui" w:hAnsi="system-ui" w:eastAsia="system-ui" w:cs="system-ui"/>
                      <w:color w:val="374151"/>
                    </w:rPr>
                  </w:rPrChange>
                </w:rPr>
                <w:delText>Car</w:delText>
              </w:r>
            </w:del>
            <w:del w:author="Vaught, Jacob" w:date="2023-12-08T22:29:00Z" w:id="1929">
              <w:r w:rsidRPr="009F654A" w:rsidDel="00FB64BD">
                <w:rPr>
                  <w:rFonts w:ascii="Times New Roman" w:hAnsi="Times New Roman" w:eastAsia="system-ui" w:cs="Times New Roman"/>
                  <w:rPrChange w:author="Vaught, Jacob" w:date="2023-12-08T22:29:00Z" w:id="1930">
                    <w:rPr>
                      <w:rFonts w:ascii="system-ui" w:hAnsi="system-ui" w:eastAsia="system-ui" w:cs="system-ui"/>
                      <w:color w:val="374151"/>
                    </w:rPr>
                  </w:rPrChange>
                </w:rPr>
                <w:delText>tridge, Ceramic Holder 3AB, 3AG, 1/4" x 1-1/4"</w:delText>
              </w:r>
            </w:del>
          </w:p>
        </w:tc>
        <w:tc>
          <w:tcPr>
            <w:tcW w:w="2340" w:type="dxa"/>
          </w:tcPr>
          <w:p w:rsidRPr="009F654A" w:rsidR="4C1F70FA" w:rsidDel="00FB64BD" w:rsidP="4C1F70FA" w:rsidRDefault="4C1F70FA" w14:paraId="04CD3BF5" w14:textId="169E885B">
            <w:pPr>
              <w:rPr>
                <w:del w:author="Vaught, Jacob" w:date="2023-12-08T22:29:00Z" w:id="1931"/>
                <w:rFonts w:ascii="Times New Roman" w:hAnsi="Times New Roman" w:cs="Times New Roman"/>
                <w:rPrChange w:author="Vaught, Jacob" w:date="2023-12-08T22:29:00Z" w:id="1932">
                  <w:rPr>
                    <w:del w:author="Vaught, Jacob" w:date="2023-12-08T22:29:00Z" w:id="1933"/>
                  </w:rPr>
                </w:rPrChange>
              </w:rPr>
            </w:pPr>
            <w:del w:author="Vaught, Jacob" w:date="2023-12-08T22:29:00Z" w:id="1934">
              <w:r w:rsidRPr="009F654A" w:rsidDel="00FB64BD">
                <w:rPr>
                  <w:rFonts w:ascii="Times New Roman" w:hAnsi="Times New Roman" w:eastAsia="system-ui" w:cs="Times New Roman"/>
                  <w:rPrChange w:author="Vaught, Jacob" w:date="2023-12-08T22:29:00Z" w:id="1935">
                    <w:rPr>
                      <w:rFonts w:ascii="system-ui" w:hAnsi="system-ui" w:eastAsia="system-ui" w:cs="system-ui"/>
                      <w:color w:val="374151"/>
                    </w:rPr>
                  </w:rPrChange>
                </w:rPr>
                <w:delText>1</w:delText>
              </w:r>
            </w:del>
          </w:p>
        </w:tc>
      </w:tr>
      <w:tr w:rsidRPr="00932E42" w:rsidR="4C1F70FA" w:rsidDel="00FB64BD" w:rsidTr="4C1F70FA" w14:paraId="2529F7C1" w14:textId="0E62723B">
        <w:trPr>
          <w:trHeight w:val="300"/>
          <w:del w:author="Vaught, Jacob" w:date="2023-12-08T22:29:00Z" w:id="1936"/>
        </w:trPr>
        <w:tc>
          <w:tcPr>
            <w:tcW w:w="2340" w:type="dxa"/>
          </w:tcPr>
          <w:p w:rsidRPr="009F654A" w:rsidR="4C1F70FA" w:rsidDel="00FB64BD" w:rsidP="4C1F70FA" w:rsidRDefault="4C1F70FA" w14:paraId="1959B796" w14:textId="2A409F40">
            <w:pPr>
              <w:rPr>
                <w:del w:author="Vaught, Jacob" w:date="2023-12-08T22:29:00Z" w:id="1937"/>
                <w:rFonts w:ascii="Times New Roman" w:hAnsi="Times New Roman" w:cs="Times New Roman"/>
                <w:rPrChange w:author="Vaught, Jacob" w:date="2023-12-08T22:29:00Z" w:id="1938">
                  <w:rPr>
                    <w:del w:author="Vaught, Jacob" w:date="2023-12-08T22:29:00Z" w:id="1939"/>
                  </w:rPr>
                </w:rPrChange>
              </w:rPr>
            </w:pPr>
            <w:del w:author="Vaught, Jacob" w:date="2023-12-08T22:29:00Z" w:id="1940">
              <w:r w:rsidRPr="009F654A" w:rsidDel="00FB64BD">
                <w:rPr>
                  <w:rFonts w:ascii="Times New Roman" w:hAnsi="Times New Roman" w:eastAsia="system-ui" w:cs="Times New Roman"/>
                  <w:rPrChange w:author="Vaught, Jacob" w:date="2023-12-08T22:29:00Z" w:id="1941">
                    <w:rPr>
                      <w:rFonts w:ascii="system-ui" w:hAnsi="system-ui" w:eastAsia="system-ui" w:cs="system-ui"/>
                      <w:color w:val="374151"/>
                    </w:rPr>
                  </w:rPrChange>
                </w:rPr>
                <w:delText>NKK Switches</w:delText>
              </w:r>
            </w:del>
          </w:p>
        </w:tc>
        <w:tc>
          <w:tcPr>
            <w:tcW w:w="2340" w:type="dxa"/>
          </w:tcPr>
          <w:p w:rsidRPr="009F654A" w:rsidR="4C1F70FA" w:rsidDel="00FB64BD" w:rsidP="4C1F70FA" w:rsidRDefault="4C1F70FA" w14:paraId="055F2F08" w14:textId="480F1FB2">
            <w:pPr>
              <w:rPr>
                <w:del w:author="Vaught, Jacob" w:date="2023-12-08T22:29:00Z" w:id="1942"/>
                <w:rFonts w:ascii="Times New Roman" w:hAnsi="Times New Roman" w:cs="Times New Roman"/>
                <w:rPrChange w:author="Vaught, Jacob" w:date="2023-12-08T22:29:00Z" w:id="1943">
                  <w:rPr>
                    <w:del w:author="Vaught, Jacob" w:date="2023-12-08T22:29:00Z" w:id="1944"/>
                  </w:rPr>
                </w:rPrChange>
              </w:rPr>
            </w:pPr>
            <w:del w:author="Vaught, Jacob" w:date="2023-12-08T22:29:00Z" w:id="1945">
              <w:r w:rsidRPr="009F654A" w:rsidDel="00FB64BD">
                <w:rPr>
                  <w:rFonts w:ascii="Times New Roman" w:hAnsi="Times New Roman" w:eastAsia="system-ui" w:cs="Times New Roman"/>
                  <w:rPrChange w:author="Vaught, Jacob" w:date="2023-12-08T22:29:00Z" w:id="1946">
                    <w:rPr>
                      <w:rFonts w:ascii="system-ui" w:hAnsi="system-ui" w:eastAsia="system-ui" w:cs="system-ui"/>
                      <w:color w:val="374151"/>
                    </w:rPr>
                  </w:rPrChange>
                </w:rPr>
                <w:delText>S301</w:delText>
              </w:r>
            </w:del>
          </w:p>
        </w:tc>
        <w:tc>
          <w:tcPr>
            <w:tcW w:w="2340" w:type="dxa"/>
          </w:tcPr>
          <w:p w:rsidRPr="009F654A" w:rsidR="4C1F70FA" w:rsidDel="00FB64BD" w:rsidP="4C1F70FA" w:rsidRDefault="4C1F70FA" w14:paraId="06F8FFE0" w14:textId="3319E2F2">
            <w:pPr>
              <w:rPr>
                <w:del w:author="Vaught, Jacob" w:date="2023-12-08T22:29:00Z" w:id="1947"/>
                <w:rFonts w:ascii="Times New Roman" w:hAnsi="Times New Roman" w:cs="Times New Roman"/>
                <w:rPrChange w:author="Vaught, Jacob" w:date="2023-12-08T22:29:00Z" w:id="1948">
                  <w:rPr>
                    <w:del w:author="Vaught, Jacob" w:date="2023-12-08T22:29:00Z" w:id="1949"/>
                  </w:rPr>
                </w:rPrChange>
              </w:rPr>
            </w:pPr>
            <w:del w:author="Vaught, Jacob" w:date="2023-12-08T22:29:00Z" w:id="1950">
              <w:r w:rsidRPr="009F654A" w:rsidDel="00FB64BD">
                <w:rPr>
                  <w:rFonts w:ascii="Times New Roman" w:hAnsi="Times New Roman" w:eastAsia="system-ui" w:cs="Times New Roman"/>
                  <w:rPrChange w:author="Vaught, Jacob" w:date="2023-12-08T22:29:00Z" w:id="1951">
                    <w:rPr>
                      <w:rFonts w:ascii="system-ui" w:hAnsi="system-ui" w:eastAsia="system-ui" w:cs="system-ui"/>
                      <w:color w:val="374151"/>
                    </w:rPr>
                  </w:rPrChange>
                </w:rPr>
                <w:delText>Toggle Switch SPST Panel Mount 15A 125V</w:delText>
              </w:r>
            </w:del>
          </w:p>
        </w:tc>
        <w:tc>
          <w:tcPr>
            <w:tcW w:w="2340" w:type="dxa"/>
          </w:tcPr>
          <w:p w:rsidRPr="009F654A" w:rsidR="4C1F70FA" w:rsidDel="00FB64BD" w:rsidP="4C1F70FA" w:rsidRDefault="4C1F70FA" w14:paraId="1A84C20F" w14:textId="1C373E6C">
            <w:pPr>
              <w:rPr>
                <w:del w:author="Vaught, Jacob" w:date="2023-12-08T22:29:00Z" w:id="1952"/>
                <w:rFonts w:ascii="Times New Roman" w:hAnsi="Times New Roman" w:cs="Times New Roman"/>
                <w:rPrChange w:author="Vaught, Jacob" w:date="2023-12-08T22:29:00Z" w:id="1953">
                  <w:rPr>
                    <w:del w:author="Vaught, Jacob" w:date="2023-12-08T22:29:00Z" w:id="1954"/>
                  </w:rPr>
                </w:rPrChange>
              </w:rPr>
            </w:pPr>
            <w:del w:author="Vaught, Jacob" w:date="2023-12-08T22:29:00Z" w:id="1955">
              <w:r w:rsidRPr="009F654A" w:rsidDel="00FB64BD">
                <w:rPr>
                  <w:rFonts w:ascii="Times New Roman" w:hAnsi="Times New Roman" w:eastAsia="system-ui" w:cs="Times New Roman"/>
                  <w:rPrChange w:author="Vaught, Jacob" w:date="2023-12-08T22:29:00Z" w:id="1956">
                    <w:rPr>
                      <w:rFonts w:ascii="system-ui" w:hAnsi="system-ui" w:eastAsia="system-ui" w:cs="system-ui"/>
                      <w:color w:val="374151"/>
                    </w:rPr>
                  </w:rPrChange>
                </w:rPr>
                <w:delText>1</w:delText>
              </w:r>
            </w:del>
          </w:p>
        </w:tc>
      </w:tr>
      <w:tr w:rsidRPr="00932E42" w:rsidR="4C1F70FA" w:rsidDel="00FB64BD" w:rsidTr="4C1F70FA" w14:paraId="76F3B256" w14:textId="2D304A02">
        <w:trPr>
          <w:trHeight w:val="300"/>
          <w:del w:author="Vaught, Jacob" w:date="2023-12-08T22:29:00Z" w:id="1957"/>
        </w:trPr>
        <w:tc>
          <w:tcPr>
            <w:tcW w:w="2340" w:type="dxa"/>
          </w:tcPr>
          <w:p w:rsidRPr="009F654A" w:rsidR="4C1F70FA" w:rsidDel="00FB64BD" w:rsidP="4C1F70FA" w:rsidRDefault="4C1F70FA" w14:paraId="6ABF37E6" w14:textId="2E92222F">
            <w:pPr>
              <w:rPr>
                <w:del w:author="Vaught, Jacob" w:date="2023-12-08T22:29:00Z" w:id="1958"/>
                <w:rFonts w:ascii="Times New Roman" w:hAnsi="Times New Roman" w:cs="Times New Roman"/>
                <w:rPrChange w:author="Vaught, Jacob" w:date="2023-12-08T22:29:00Z" w:id="1959">
                  <w:rPr>
                    <w:del w:author="Vaught, Jacob" w:date="2023-12-08T22:29:00Z" w:id="1960"/>
                  </w:rPr>
                </w:rPrChange>
              </w:rPr>
            </w:pPr>
            <w:del w:author="Vaught, Jacob" w:date="2023-12-08T22:29:00Z" w:id="1961">
              <w:r w:rsidRPr="009F654A" w:rsidDel="00FB64BD">
                <w:rPr>
                  <w:rFonts w:ascii="Times New Roman" w:hAnsi="Times New Roman" w:eastAsia="system-ui" w:cs="Times New Roman"/>
                  <w:rPrChange w:author="Vaught, Jacob" w:date="2023-12-08T22:29:00Z" w:id="1962">
                    <w:rPr>
                      <w:rFonts w:ascii="system-ui" w:hAnsi="system-ui" w:eastAsia="system-ui" w:cs="system-ui"/>
                      <w:color w:val="374151"/>
                    </w:rPr>
                  </w:rPrChange>
                </w:rPr>
                <w:delText>OSEPP Electronics LTD</w:delText>
              </w:r>
            </w:del>
          </w:p>
        </w:tc>
        <w:tc>
          <w:tcPr>
            <w:tcW w:w="2340" w:type="dxa"/>
          </w:tcPr>
          <w:p w:rsidRPr="009F654A" w:rsidR="4C1F70FA" w:rsidDel="00FB64BD" w:rsidP="4C1F70FA" w:rsidRDefault="4C1F70FA" w14:paraId="6F9030EE" w14:textId="36DEEB44">
            <w:pPr>
              <w:rPr>
                <w:del w:author="Vaught, Jacob" w:date="2023-12-08T22:29:00Z" w:id="1963"/>
                <w:rFonts w:ascii="Times New Roman" w:hAnsi="Times New Roman" w:cs="Times New Roman"/>
                <w:rPrChange w:author="Vaught, Jacob" w:date="2023-12-08T22:29:00Z" w:id="1964">
                  <w:rPr>
                    <w:del w:author="Vaught, Jacob" w:date="2023-12-08T22:29:00Z" w:id="1965"/>
                  </w:rPr>
                </w:rPrChange>
              </w:rPr>
            </w:pPr>
            <w:del w:author="Vaught, Jacob" w:date="2023-12-08T22:29:00Z" w:id="1966">
              <w:r w:rsidRPr="009F654A" w:rsidDel="00FB64BD">
                <w:rPr>
                  <w:rFonts w:ascii="Times New Roman" w:hAnsi="Times New Roman" w:eastAsia="system-ui" w:cs="Times New Roman"/>
                  <w:rPrChange w:author="Vaught, Jacob" w:date="2023-12-08T22:29:00Z" w:id="1967">
                    <w:rPr>
                      <w:rFonts w:ascii="system-ui" w:hAnsi="system-ui" w:eastAsia="system-ui" w:cs="system-ui"/>
                      <w:color w:val="374151"/>
                    </w:rPr>
                  </w:rPrChange>
                </w:rPr>
                <w:delText>BTM-01</w:delText>
              </w:r>
            </w:del>
          </w:p>
        </w:tc>
        <w:tc>
          <w:tcPr>
            <w:tcW w:w="2340" w:type="dxa"/>
          </w:tcPr>
          <w:p w:rsidRPr="009F654A" w:rsidR="4C1F70FA" w:rsidDel="00FB64BD" w:rsidP="4C1F70FA" w:rsidRDefault="4C1F70FA" w14:paraId="739F799F" w14:textId="5C4B021D">
            <w:pPr>
              <w:rPr>
                <w:del w:author="Vaught, Jacob" w:date="2023-12-08T22:29:00Z" w:id="1968"/>
                <w:rFonts w:ascii="Times New Roman" w:hAnsi="Times New Roman" w:cs="Times New Roman"/>
                <w:rPrChange w:author="Vaught, Jacob" w:date="2023-12-08T22:29:00Z" w:id="1969">
                  <w:rPr>
                    <w:del w:author="Vaught, Jacob" w:date="2023-12-08T22:29:00Z" w:id="1970"/>
                  </w:rPr>
                </w:rPrChange>
              </w:rPr>
            </w:pPr>
            <w:del w:author="Vaught, Jacob" w:date="2023-12-08T22:29:00Z" w:id="1971">
              <w:r w:rsidRPr="009F654A" w:rsidDel="00FB64BD">
                <w:rPr>
                  <w:rFonts w:ascii="Times New Roman" w:hAnsi="Times New Roman" w:eastAsia="system-ui" w:cs="Times New Roman"/>
                  <w:rPrChange w:author="Vaught, Jacob" w:date="2023-12-08T22:29:00Z" w:id="1972">
                    <w:rPr>
                      <w:rFonts w:ascii="system-ui" w:hAnsi="system-ui" w:eastAsia="system-ui" w:cs="system-ui"/>
                      <w:color w:val="374151"/>
                    </w:rPr>
                  </w:rPrChange>
                </w:rPr>
                <w:delText>Bluetooth Transceiver Module 2.5GHz, 5GHz Antenna Not Included Chassis Mount</w:delText>
              </w:r>
            </w:del>
          </w:p>
        </w:tc>
        <w:tc>
          <w:tcPr>
            <w:tcW w:w="2340" w:type="dxa"/>
          </w:tcPr>
          <w:p w:rsidRPr="009F654A" w:rsidR="4C1F70FA" w:rsidDel="00FB64BD" w:rsidP="4C1F70FA" w:rsidRDefault="4C1F70FA" w14:paraId="0A14BF02" w14:textId="55D6D182">
            <w:pPr>
              <w:rPr>
                <w:del w:author="Vaught, Jacob" w:date="2023-12-08T22:29:00Z" w:id="1973"/>
                <w:rFonts w:ascii="Times New Roman" w:hAnsi="Times New Roman" w:cs="Times New Roman"/>
                <w:rPrChange w:author="Vaught, Jacob" w:date="2023-12-08T22:29:00Z" w:id="1974">
                  <w:rPr>
                    <w:del w:author="Vaught, Jacob" w:date="2023-12-08T22:29:00Z" w:id="1975"/>
                  </w:rPr>
                </w:rPrChange>
              </w:rPr>
            </w:pPr>
            <w:del w:author="Vaught, Jacob" w:date="2023-12-08T22:29:00Z" w:id="1976">
              <w:r w:rsidRPr="009F654A" w:rsidDel="00FB64BD">
                <w:rPr>
                  <w:rFonts w:ascii="Times New Roman" w:hAnsi="Times New Roman" w:eastAsia="system-ui" w:cs="Times New Roman"/>
                  <w:rPrChange w:author="Vaught, Jacob" w:date="2023-12-08T22:29:00Z" w:id="1977">
                    <w:rPr>
                      <w:rFonts w:ascii="system-ui" w:hAnsi="system-ui" w:eastAsia="system-ui" w:cs="system-ui"/>
                      <w:color w:val="374151"/>
                    </w:rPr>
                  </w:rPrChange>
                </w:rPr>
                <w:delText>1</w:delText>
              </w:r>
            </w:del>
          </w:p>
        </w:tc>
      </w:tr>
      <w:tr w:rsidRPr="00932E42" w:rsidR="4C1F70FA" w:rsidDel="00FB64BD" w:rsidTr="4C1F70FA" w14:paraId="3669E261" w14:textId="6B66595E">
        <w:trPr>
          <w:trHeight w:val="300"/>
          <w:del w:author="Vaught, Jacob" w:date="2023-12-08T22:29:00Z" w:id="1978"/>
        </w:trPr>
        <w:tc>
          <w:tcPr>
            <w:tcW w:w="2340" w:type="dxa"/>
          </w:tcPr>
          <w:p w:rsidRPr="009F654A" w:rsidR="4C1F70FA" w:rsidDel="00FB64BD" w:rsidP="4C1F70FA" w:rsidRDefault="4C1F70FA" w14:paraId="15C05A35" w14:textId="3A55D1A2">
            <w:pPr>
              <w:rPr>
                <w:del w:author="Vaught, Jacob" w:date="2023-12-08T22:29:00Z" w:id="1979"/>
                <w:rFonts w:ascii="Times New Roman" w:hAnsi="Times New Roman" w:cs="Times New Roman"/>
                <w:rPrChange w:author="Vaught, Jacob" w:date="2023-12-08T22:29:00Z" w:id="1980">
                  <w:rPr>
                    <w:del w:author="Vaught, Jacob" w:date="2023-12-08T22:29:00Z" w:id="1981"/>
                  </w:rPr>
                </w:rPrChange>
              </w:rPr>
            </w:pPr>
            <w:del w:author="Vaught, Jacob" w:date="2023-12-08T22:29:00Z" w:id="1982">
              <w:r w:rsidRPr="009F654A" w:rsidDel="00FB64BD">
                <w:rPr>
                  <w:rFonts w:ascii="Times New Roman" w:hAnsi="Times New Roman" w:eastAsia="system-ui" w:cs="Times New Roman"/>
                  <w:rPrChange w:author="Vaught, Jacob" w:date="2023-12-08T22:29:00Z" w:id="1983">
                    <w:rPr>
                      <w:rFonts w:ascii="system-ui" w:hAnsi="system-ui" w:eastAsia="system-ui" w:cs="system-ui"/>
                      <w:color w:val="374151"/>
                    </w:rPr>
                  </w:rPrChange>
                </w:rPr>
                <w:delText>Honeywell</w:delText>
              </w:r>
            </w:del>
          </w:p>
        </w:tc>
        <w:tc>
          <w:tcPr>
            <w:tcW w:w="2340" w:type="dxa"/>
          </w:tcPr>
          <w:p w:rsidRPr="009F654A" w:rsidR="4C1F70FA" w:rsidDel="00FB64BD" w:rsidP="4C1F70FA" w:rsidRDefault="4C1F70FA" w14:paraId="536BF318" w14:textId="108842B2">
            <w:pPr>
              <w:rPr>
                <w:del w:author="Vaught, Jacob" w:date="2023-12-08T22:29:00Z" w:id="1984"/>
                <w:rFonts w:ascii="Times New Roman" w:hAnsi="Times New Roman" w:cs="Times New Roman"/>
                <w:rPrChange w:author="Vaught, Jacob" w:date="2023-12-08T22:29:00Z" w:id="1985">
                  <w:rPr>
                    <w:del w:author="Vaught, Jacob" w:date="2023-12-08T22:29:00Z" w:id="1986"/>
                  </w:rPr>
                </w:rPrChange>
              </w:rPr>
            </w:pPr>
            <w:del w:author="Vaught, Jacob" w:date="2023-12-08T22:29:00Z" w:id="1987">
              <w:r w:rsidRPr="009F654A" w:rsidDel="00FB64BD">
                <w:rPr>
                  <w:rFonts w:ascii="Times New Roman" w:hAnsi="Times New Roman" w:eastAsia="system-ui" w:cs="Times New Roman"/>
                  <w:rPrChange w:author="Vaught, Jacob" w:date="2023-12-08T22:29:00Z" w:id="1988">
                    <w:rPr>
                      <w:rFonts w:ascii="system-ui" w:hAnsi="system-ui" w:eastAsia="system-ui" w:cs="system-ui"/>
                      <w:color w:val="374151"/>
                    </w:rPr>
                  </w:rPrChange>
                </w:rPr>
                <w:delText>BZ-RW84-A2</w:delText>
              </w:r>
            </w:del>
          </w:p>
        </w:tc>
        <w:tc>
          <w:tcPr>
            <w:tcW w:w="2340" w:type="dxa"/>
          </w:tcPr>
          <w:p w:rsidRPr="009F654A" w:rsidR="4C1F70FA" w:rsidDel="00FB64BD" w:rsidP="4C1F70FA" w:rsidRDefault="4C1F70FA" w14:paraId="0A676D59" w14:textId="20A3DC48">
            <w:pPr>
              <w:rPr>
                <w:del w:author="Vaught, Jacob" w:date="2023-12-08T22:29:00Z" w:id="1989"/>
                <w:rFonts w:ascii="Times New Roman" w:hAnsi="Times New Roman" w:cs="Times New Roman"/>
                <w:rPrChange w:author="Vaught, Jacob" w:date="2023-12-08T22:29:00Z" w:id="1990">
                  <w:rPr>
                    <w:del w:author="Vaught, Jacob" w:date="2023-12-08T22:29:00Z" w:id="1991"/>
                  </w:rPr>
                </w:rPrChange>
              </w:rPr>
            </w:pPr>
            <w:del w:author="Vaught, Jacob" w:date="2023-12-08T22:29:00Z" w:id="1992">
              <w:r w:rsidRPr="009F654A" w:rsidDel="00FB64BD">
                <w:rPr>
                  <w:rFonts w:ascii="Times New Roman" w:hAnsi="Times New Roman" w:eastAsia="system-ui" w:cs="Times New Roman"/>
                  <w:rPrChange w:author="Vaught, Jacob" w:date="2023-12-08T22:29:00Z" w:id="1993">
                    <w:rPr>
                      <w:rFonts w:ascii="system-ui" w:hAnsi="system-ui" w:eastAsia="system-ui" w:cs="system-ui"/>
                      <w:color w:val="374151"/>
                    </w:rPr>
                  </w:rPrChange>
                </w:rPr>
                <w:delText>SWITCH SNAP ACTION SPDT 15A 125V</w:delText>
              </w:r>
            </w:del>
          </w:p>
        </w:tc>
        <w:tc>
          <w:tcPr>
            <w:tcW w:w="2340" w:type="dxa"/>
          </w:tcPr>
          <w:p w:rsidRPr="009F654A" w:rsidR="4C1F70FA" w:rsidDel="00FB64BD" w:rsidP="4C1F70FA" w:rsidRDefault="4C1F70FA" w14:paraId="20043824" w14:textId="2E82CFB0">
            <w:pPr>
              <w:rPr>
                <w:del w:author="Vaught, Jacob" w:date="2023-12-08T22:29:00Z" w:id="1994"/>
                <w:rFonts w:ascii="Times New Roman" w:hAnsi="Times New Roman" w:cs="Times New Roman"/>
                <w:rPrChange w:author="Vaught, Jacob" w:date="2023-12-08T22:29:00Z" w:id="1995">
                  <w:rPr>
                    <w:del w:author="Vaught, Jacob" w:date="2023-12-08T22:29:00Z" w:id="1996"/>
                  </w:rPr>
                </w:rPrChange>
              </w:rPr>
            </w:pPr>
            <w:del w:author="Vaught, Jacob" w:date="2023-12-08T22:29:00Z" w:id="1997">
              <w:r w:rsidRPr="009F654A" w:rsidDel="00FB64BD">
                <w:rPr>
                  <w:rFonts w:ascii="Times New Roman" w:hAnsi="Times New Roman" w:eastAsia="system-ui" w:cs="Times New Roman"/>
                  <w:rPrChange w:author="Vaught, Jacob" w:date="2023-12-08T22:29:00Z" w:id="1998">
                    <w:rPr>
                      <w:rFonts w:ascii="system-ui" w:hAnsi="system-ui" w:eastAsia="system-ui" w:cs="system-ui"/>
                      <w:color w:val="374151"/>
                    </w:rPr>
                  </w:rPrChange>
                </w:rPr>
                <w:delText>2</w:delText>
              </w:r>
            </w:del>
          </w:p>
        </w:tc>
      </w:tr>
    </w:tbl>
    <w:p w:rsidRPr="00932E42" w:rsidR="00022ED2" w:rsidP="00C6371F" w:rsidRDefault="6C2AEA49" w14:paraId="47B69583" w14:textId="0F7CBBEC">
      <w:pPr>
        <w:pStyle w:val="Heading1"/>
        <w:rPr>
          <w:rStyle w:val="Heading2Char"/>
          <w:rFonts w:ascii="Times New Roman" w:hAnsi="Times New Roman" w:eastAsia="Calibri Light" w:cs="Times New Roman"/>
          <w:b/>
          <w:color w:val="1F3864" w:themeColor="accent1" w:themeShade="80"/>
          <w:rPrChange w:author="Vaught, Jacob" w:date="2023-12-08T20:45:00Z" w:id="1999">
            <w:rPr>
              <w:rStyle w:val="Heading2Char"/>
              <w:rFonts w:ascii="Calibri Light" w:hAnsi="Calibri Light" w:eastAsia="Calibri Light" w:cs="Calibri Light"/>
              <w:b/>
              <w:color w:val="1F3864" w:themeColor="accent1" w:themeShade="80"/>
            </w:rPr>
          </w:rPrChange>
        </w:rPr>
      </w:pPr>
      <w:del w:author="Vaught, Jacob" w:date="2023-12-09T00:31:00Z" w:id="2000">
        <w:r w:rsidRPr="00932E42" w:rsidDel="004E6425">
          <w:rPr>
            <w:rFonts w:ascii="Times New Roman" w:hAnsi="Times New Roman" w:cs="Times New Roman"/>
            <w:rPrChange w:author="Vaught, Jacob" w:date="2023-12-08T20:45:00Z" w:id="2001">
              <w:rPr>
                <w:sz w:val="26"/>
                <w:szCs w:val="26"/>
              </w:rPr>
            </w:rPrChange>
          </w:rPr>
          <w:delText>6</w:delText>
        </w:r>
      </w:del>
      <w:bookmarkStart w:name="_Toc152974367" w:id="2002"/>
      <w:ins w:author="Vaught, Jacob" w:date="2023-12-09T00:31:00Z" w:id="2003">
        <w:r w:rsidR="004E6425">
          <w:rPr>
            <w:rFonts w:ascii="Times New Roman" w:hAnsi="Times New Roman" w:cs="Times New Roman"/>
          </w:rPr>
          <w:t>4</w:t>
        </w:r>
      </w:ins>
      <w:r w:rsidRPr="00932E42">
        <w:rPr>
          <w:rFonts w:ascii="Times New Roman" w:hAnsi="Times New Roman" w:cs="Times New Roman"/>
          <w:rPrChange w:author="Vaught, Jacob" w:date="2023-12-08T20:45:00Z" w:id="2004">
            <w:rPr/>
          </w:rPrChange>
        </w:rPr>
        <w:t>. Circuit Diagram</w:t>
      </w:r>
      <w:bookmarkEnd w:id="2002"/>
    </w:p>
    <w:p w:rsidRPr="0065323F" w:rsidR="00471D4E" w:rsidP="00084AFF" w:rsidRDefault="45C58920" w14:paraId="6BD501C1" w14:textId="79360337">
      <w:pPr>
        <w:pStyle w:val="Heading2"/>
        <w:rPr>
          <w:ins w:author="Vaught, Jacob" w:date="2023-12-08T23:12:00Z" w:id="2005"/>
          <w:rFonts w:ascii="Times New Roman" w:hAnsi="Times New Roman" w:cs="Times New Roman"/>
          <w:rPrChange w:author="Vaught, Jacob" w:date="2023-12-08T23:15:00Z" w:id="2006">
            <w:rPr>
              <w:ins w:author="Vaught, Jacob" w:date="2023-12-08T23:12:00Z" w:id="2007"/>
            </w:rPr>
          </w:rPrChange>
        </w:rPr>
      </w:pPr>
      <w:del w:author="Vaught, Jacob" w:date="2023-12-08T23:12:00Z" w:id="2008">
        <w:r w:rsidRPr="0065323F" w:rsidDel="00EE5077">
          <w:rPr>
            <w:rFonts w:ascii="Times New Roman" w:hAnsi="Times New Roman" w:cs="Times New Roman"/>
            <w:rPrChange w:author="Vaught, Jacob" w:date="2023-12-08T23:15:00Z" w:id="2009">
              <w:rPr/>
            </w:rPrChange>
          </w:rPr>
          <w:delText>(Description of each component with visual representations</w:delText>
        </w:r>
        <w:r w:rsidRPr="0065323F" w:rsidDel="00EE5077" w:rsidR="0164F54D">
          <w:rPr>
            <w:rFonts w:ascii="Times New Roman" w:hAnsi="Times New Roman" w:cs="Times New Roman"/>
            <w:rPrChange w:author="Vaught, Jacob" w:date="2023-12-08T23:15:00Z" w:id="2010">
              <w:rPr/>
            </w:rPrChange>
          </w:rPr>
          <w:delText xml:space="preserve">: Buck Converter Circuit, Tachometer Circuit, Magnetic Distance Sensor Circuit, </w:delText>
        </w:r>
        <w:r w:rsidRPr="0065323F" w:rsidDel="00EE5077" w:rsidR="671DFE49">
          <w:rPr>
            <w:rFonts w:ascii="Times New Roman" w:hAnsi="Times New Roman" w:cs="Times New Roman"/>
            <w:rPrChange w:author="Vaught, Jacob" w:date="2023-12-08T23:15:00Z" w:id="2011">
              <w:rPr/>
            </w:rPrChange>
          </w:rPr>
          <w:delText>Steering Voltage regulator with servo motor and potentiometer connections, Comparator for Battery Voltage Level</w:delText>
        </w:r>
        <w:r w:rsidRPr="0065323F" w:rsidDel="00EE5077">
          <w:rPr>
            <w:rFonts w:ascii="Times New Roman" w:hAnsi="Times New Roman" w:cs="Times New Roman"/>
            <w:rPrChange w:author="Vaught, Jacob" w:date="2023-12-08T23:15:00Z" w:id="2012">
              <w:rPr/>
            </w:rPrChange>
          </w:rPr>
          <w:delText>)</w:delText>
        </w:r>
      </w:del>
      <w:bookmarkStart w:name="_Toc152974368" w:id="2013"/>
      <w:ins w:author="Vaught, Jacob" w:date="2023-12-09T00:31:00Z" w:id="2014">
        <w:r w:rsidR="004E6425">
          <w:rPr>
            <w:rFonts w:ascii="Times New Roman" w:hAnsi="Times New Roman" w:cs="Times New Roman"/>
          </w:rPr>
          <w:t>4</w:t>
        </w:r>
      </w:ins>
      <w:ins w:author="Vaught, Jacob" w:date="2023-12-08T23:12:00Z" w:id="2015">
        <w:r w:rsidRPr="0065323F" w:rsidR="00084AFF">
          <w:rPr>
            <w:rFonts w:ascii="Times New Roman" w:hAnsi="Times New Roman" w:cs="Times New Roman"/>
            <w:rPrChange w:author="Vaught, Jacob" w:date="2023-12-08T23:15:00Z" w:id="2016">
              <w:rPr/>
            </w:rPrChange>
          </w:rPr>
          <w:t xml:space="preserve">.1 </w:t>
        </w:r>
        <w:r w:rsidRPr="0065323F" w:rsidR="001A6401">
          <w:rPr>
            <w:rFonts w:ascii="Times New Roman" w:hAnsi="Times New Roman" w:cs="Times New Roman"/>
            <w:rPrChange w:author="Vaught, Jacob" w:date="2023-12-08T23:15:00Z" w:id="2017">
              <w:rPr/>
            </w:rPrChange>
          </w:rPr>
          <w:t>System Overview</w:t>
        </w:r>
        <w:bookmarkEnd w:id="2013"/>
      </w:ins>
    </w:p>
    <w:p w:rsidRPr="0065323F" w:rsidR="0065323F" w:rsidP="0065323F" w:rsidRDefault="0065323F" w14:paraId="30A37F1A" w14:textId="77777777">
      <w:pPr>
        <w:rPr>
          <w:ins w:author="Vaught, Jacob" w:date="2023-12-08T23:15:00Z" w:id="2018"/>
          <w:rFonts w:ascii="Times New Roman" w:hAnsi="Times New Roman" w:cs="Times New Roman"/>
          <w:rPrChange w:author="Vaught, Jacob" w:date="2023-12-08T23:15:00Z" w:id="2019">
            <w:rPr>
              <w:ins w:author="Vaught, Jacob" w:date="2023-12-08T23:15:00Z" w:id="2020"/>
            </w:rPr>
          </w:rPrChange>
        </w:rPr>
      </w:pPr>
      <w:ins w:author="Vaught, Jacob" w:date="2023-12-08T23:15:00Z" w:id="2021">
        <w:r w:rsidRPr="0065323F">
          <w:rPr>
            <w:rFonts w:ascii="Times New Roman" w:hAnsi="Times New Roman" w:cs="Times New Roman"/>
            <w:rPrChange w:author="Vaught, Jacob" w:date="2023-12-08T23:15:00Z" w:id="2022">
              <w:rPr/>
            </w:rPrChange>
          </w:rPr>
          <w:t xml:space="preserve">The abstract circuit diagram provided represents the vehicle's power system. It features larger red connections symbolizing 14.8V from the Battery, alongside smaller red connections for 5V low-voltage links. Additionally, </w:t>
        </w:r>
        <w:proofErr w:type="gramStart"/>
        <w:r w:rsidRPr="0065323F">
          <w:rPr>
            <w:rFonts w:ascii="Times New Roman" w:hAnsi="Times New Roman" w:cs="Times New Roman"/>
            <w:rPrChange w:author="Vaught, Jacob" w:date="2023-12-08T23:15:00Z" w:id="2023">
              <w:rPr/>
            </w:rPrChange>
          </w:rPr>
          <w:t>blue</w:t>
        </w:r>
        <w:proofErr w:type="gramEnd"/>
        <w:r w:rsidRPr="0065323F">
          <w:rPr>
            <w:rFonts w:ascii="Times New Roman" w:hAnsi="Times New Roman" w:cs="Times New Roman"/>
            <w:rPrChange w:author="Vaught, Jacob" w:date="2023-12-08T23:15:00Z" w:id="2024">
              <w:rPr/>
            </w:rPrChange>
          </w:rPr>
          <w:t xml:space="preserve"> and purple connections are shown, denoting the control circuitry for sensors and indicators.</w:t>
        </w:r>
      </w:ins>
    </w:p>
    <w:p w:rsidR="0065323F" w:rsidRDefault="00084AFF" w14:paraId="7386DBD2" w14:textId="77777777">
      <w:pPr>
        <w:keepNext/>
        <w:jc w:val="center"/>
        <w:rPr>
          <w:ins w:author="Vaught, Jacob" w:date="2023-12-08T23:15:00Z" w:id="2025"/>
        </w:rPr>
        <w:pPrChange w:author="Vaught, Jacob" w:date="2023-12-08T23:15:00Z" w:id="2026">
          <w:pPr>
            <w:jc w:val="center"/>
          </w:pPr>
        </w:pPrChange>
      </w:pPr>
      <w:ins w:author="Vaught, Jacob" w:date="2023-12-08T23:12:00Z" w:id="2027">
        <w:r w:rsidRPr="00084AFF">
          <w:rPr>
            <w:rFonts w:ascii="Times New Roman" w:hAnsi="Times New Roman" w:cs="Times New Roman"/>
            <w:noProof/>
          </w:rPr>
          <w:drawing>
            <wp:inline distT="0" distB="0" distL="0" distR="0" wp14:anchorId="342B5000" wp14:editId="31D23E62">
              <wp:extent cx="5341553" cy="2818104"/>
              <wp:effectExtent l="0" t="0" r="0" b="1905"/>
              <wp:docPr id="675011518" name="Picture 675011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11518"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41553" cy="2818104"/>
                      </a:xfrm>
                      <a:prstGeom prst="rect">
                        <a:avLst/>
                      </a:prstGeom>
                    </pic:spPr>
                  </pic:pic>
                </a:graphicData>
              </a:graphic>
            </wp:inline>
          </w:drawing>
        </w:r>
      </w:ins>
    </w:p>
    <w:p w:rsidRPr="00D27879" w:rsidR="00084AFF" w:rsidP="0065323F" w:rsidRDefault="0065323F" w14:paraId="17221E08" w14:textId="58379E18">
      <w:pPr>
        <w:pStyle w:val="Caption"/>
        <w:jc w:val="center"/>
        <w:rPr>
          <w:ins w:author="Vaught, Jacob" w:date="2023-12-08T23:36:00Z" w:id="2028"/>
          <w:rFonts w:ascii="Times New Roman" w:hAnsi="Times New Roman" w:cs="Times New Roman"/>
          <w:i w:val="0"/>
          <w:iCs w:val="0"/>
          <w:color w:val="auto"/>
          <w:rPrChange w:author="Vaught, Jacob" w:date="2023-12-08T23:38:00Z" w:id="2029">
            <w:rPr>
              <w:ins w:author="Vaught, Jacob" w:date="2023-12-08T23:36:00Z" w:id="2030"/>
              <w:i w:val="0"/>
              <w:iCs w:val="0"/>
            </w:rPr>
          </w:rPrChange>
        </w:rPr>
      </w:pPr>
      <w:ins w:author="Vaught, Jacob" w:date="2023-12-08T23:15:00Z" w:id="2031">
        <w:r w:rsidRPr="00D27879">
          <w:rPr>
            <w:rFonts w:ascii="Times New Roman" w:hAnsi="Times New Roman" w:cs="Times New Roman"/>
            <w:i w:val="0"/>
            <w:iCs w:val="0"/>
            <w:color w:val="auto"/>
            <w:rPrChange w:author="Vaught, Jacob" w:date="2023-12-08T23:38:00Z" w:id="2032">
              <w:rPr/>
            </w:rPrChange>
          </w:rPr>
          <w:t xml:space="preserve">Figure </w:t>
        </w:r>
        <w:r w:rsidRPr="00D27879">
          <w:rPr>
            <w:rFonts w:ascii="Times New Roman" w:hAnsi="Times New Roman" w:cs="Times New Roman"/>
            <w:i w:val="0"/>
            <w:iCs w:val="0"/>
            <w:color w:val="auto"/>
            <w:rPrChange w:author="Vaught, Jacob" w:date="2023-12-08T23:38:00Z" w:id="2033">
              <w:rPr/>
            </w:rPrChange>
          </w:rPr>
          <w:fldChar w:fldCharType="begin"/>
        </w:r>
        <w:r w:rsidRPr="00D27879">
          <w:rPr>
            <w:rFonts w:ascii="Times New Roman" w:hAnsi="Times New Roman" w:cs="Times New Roman"/>
            <w:i w:val="0"/>
            <w:iCs w:val="0"/>
            <w:color w:val="auto"/>
            <w:rPrChange w:author="Vaught, Jacob" w:date="2023-12-08T23:38:00Z" w:id="2034">
              <w:rPr/>
            </w:rPrChange>
          </w:rPr>
          <w:instrText xml:space="preserve"> SEQ Figure \* ARABIC </w:instrText>
        </w:r>
      </w:ins>
      <w:r w:rsidRPr="00D27879">
        <w:rPr>
          <w:rFonts w:ascii="Times New Roman" w:hAnsi="Times New Roman" w:cs="Times New Roman"/>
          <w:i w:val="0"/>
          <w:iCs w:val="0"/>
          <w:color w:val="auto"/>
          <w:rPrChange w:author="Vaught, Jacob" w:date="2023-12-08T23:38:00Z" w:id="2035">
            <w:rPr/>
          </w:rPrChange>
        </w:rPr>
        <w:fldChar w:fldCharType="separate"/>
      </w:r>
      <w:r w:rsidR="00FF7883">
        <w:rPr>
          <w:rFonts w:ascii="Times New Roman" w:hAnsi="Times New Roman" w:cs="Times New Roman"/>
          <w:i w:val="0"/>
          <w:iCs w:val="0"/>
          <w:noProof/>
          <w:color w:val="auto"/>
        </w:rPr>
        <w:t>1</w:t>
      </w:r>
      <w:ins w:author="Vaught, Jacob" w:date="2023-12-08T23:15:00Z" w:id="2036">
        <w:r w:rsidRPr="00D27879">
          <w:rPr>
            <w:rFonts w:ascii="Times New Roman" w:hAnsi="Times New Roman" w:cs="Times New Roman"/>
            <w:i w:val="0"/>
            <w:iCs w:val="0"/>
            <w:color w:val="auto"/>
            <w:rPrChange w:author="Vaught, Jacob" w:date="2023-12-08T23:38:00Z" w:id="2037">
              <w:rPr/>
            </w:rPrChange>
          </w:rPr>
          <w:fldChar w:fldCharType="end"/>
        </w:r>
        <w:r w:rsidRPr="00D27879">
          <w:rPr>
            <w:rFonts w:ascii="Times New Roman" w:hAnsi="Times New Roman" w:cs="Times New Roman"/>
            <w:i w:val="0"/>
            <w:iCs w:val="0"/>
            <w:color w:val="auto"/>
            <w:rPrChange w:author="Vaught, Jacob" w:date="2023-12-08T23:38:00Z" w:id="2038">
              <w:rPr/>
            </w:rPrChange>
          </w:rPr>
          <w:t>: Overall Vehicle Power System</w:t>
        </w:r>
      </w:ins>
    </w:p>
    <w:p w:rsidRPr="00D27879" w:rsidR="00D27879" w:rsidP="00D27879" w:rsidRDefault="004E6425" w14:paraId="7076053C" w14:textId="21EF2273">
      <w:pPr>
        <w:pStyle w:val="Heading2"/>
        <w:rPr>
          <w:ins w:author="Vaught, Jacob" w:date="2023-12-08T23:37:00Z" w:id="2039"/>
          <w:rFonts w:ascii="Times New Roman" w:hAnsi="Times New Roman" w:cs="Times New Roman"/>
          <w:rPrChange w:author="Vaught, Jacob" w:date="2023-12-08T23:38:00Z" w:id="2040">
            <w:rPr>
              <w:ins w:author="Vaught, Jacob" w:date="2023-12-08T23:37:00Z" w:id="2041"/>
            </w:rPr>
          </w:rPrChange>
        </w:rPr>
      </w:pPr>
      <w:bookmarkStart w:name="_Toc152974369" w:id="2042"/>
      <w:ins w:author="Vaught, Jacob" w:date="2023-12-09T00:32:00Z" w:id="2043">
        <w:r>
          <w:rPr>
            <w:rFonts w:ascii="Times New Roman" w:hAnsi="Times New Roman" w:cs="Times New Roman"/>
          </w:rPr>
          <w:t>4</w:t>
        </w:r>
      </w:ins>
      <w:ins w:author="Vaught, Jacob" w:date="2023-12-08T23:37:00Z" w:id="2044">
        <w:r w:rsidRPr="00D27879" w:rsidR="00D27879">
          <w:rPr>
            <w:rFonts w:ascii="Times New Roman" w:hAnsi="Times New Roman" w:cs="Times New Roman"/>
            <w:rPrChange w:author="Vaught, Jacob" w:date="2023-12-08T23:38:00Z" w:id="2045">
              <w:rPr/>
            </w:rPrChange>
          </w:rPr>
          <w:t>.2 Drivetrain System</w:t>
        </w:r>
        <w:bookmarkEnd w:id="2042"/>
      </w:ins>
    </w:p>
    <w:p w:rsidR="00D27879" w:rsidRDefault="00D27879" w14:paraId="5A991DD0" w14:textId="77777777">
      <w:pPr>
        <w:keepNext/>
        <w:jc w:val="center"/>
        <w:rPr>
          <w:ins w:author="Vaught, Jacob" w:date="2023-12-08T23:38:00Z" w:id="2046"/>
        </w:rPr>
        <w:pPrChange w:author="Vaught, Jacob" w:date="2023-12-08T23:38:00Z" w:id="2047">
          <w:pPr>
            <w:jc w:val="center"/>
          </w:pPr>
        </w:pPrChange>
      </w:pPr>
      <w:ins w:author="Vaught, Jacob" w:date="2023-12-08T23:37:00Z" w:id="2048">
        <w:r>
          <w:rPr>
            <w:noProof/>
          </w:rPr>
          <w:drawing>
            <wp:inline distT="0" distB="0" distL="0" distR="0" wp14:anchorId="4BAC3E51" wp14:editId="53DCC0BE">
              <wp:extent cx="3314487" cy="2957867"/>
              <wp:effectExtent l="0" t="0" r="635" b="0"/>
              <wp:docPr id="2081693914" name="Picture 2081693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693914" name="Picture 1"/>
                      <pic:cNvPicPr/>
                    </pic:nvPicPr>
                    <pic:blipFill>
                      <a:blip r:embed="rId10">
                        <a:extLst>
                          <a:ext uri="{28A0092B-C50C-407E-A947-70E740481C1C}">
                            <a14:useLocalDpi xmlns:a14="http://schemas.microsoft.com/office/drawing/2010/main" val="0"/>
                          </a:ext>
                        </a:extLst>
                      </a:blip>
                      <a:srcRect t="1888" b="1888"/>
                      <a:stretch>
                        <a:fillRect/>
                      </a:stretch>
                    </pic:blipFill>
                    <pic:spPr bwMode="auto">
                      <a:xfrm>
                        <a:off x="0" y="0"/>
                        <a:ext cx="3314487" cy="2957867"/>
                      </a:xfrm>
                      <a:prstGeom prst="rect">
                        <a:avLst/>
                      </a:prstGeom>
                      <a:ln>
                        <a:noFill/>
                      </a:ln>
                      <a:extLst>
                        <a:ext uri="{53640926-AAD7-44D8-BBD7-CCE9431645EC}">
                          <a14:shadowObscured xmlns:a14="http://schemas.microsoft.com/office/drawing/2010/main"/>
                        </a:ext>
                      </a:extLst>
                    </pic:spPr>
                  </pic:pic>
                </a:graphicData>
              </a:graphic>
            </wp:inline>
          </w:drawing>
        </w:r>
      </w:ins>
    </w:p>
    <w:p w:rsidR="00D27879" w:rsidP="00D27879" w:rsidRDefault="00D27879" w14:paraId="26A7C406" w14:textId="3F6CAA5B">
      <w:pPr>
        <w:pStyle w:val="Caption"/>
        <w:jc w:val="center"/>
        <w:rPr>
          <w:ins w:author="Vaught, Jacob" w:date="2023-12-08T23:38:00Z" w:id="2049"/>
          <w:rFonts w:ascii="Times New Roman" w:hAnsi="Times New Roman" w:cs="Times New Roman"/>
          <w:i w:val="0"/>
          <w:iCs w:val="0"/>
          <w:color w:val="auto"/>
        </w:rPr>
      </w:pPr>
      <w:ins w:author="Vaught, Jacob" w:date="2023-12-08T23:38:00Z" w:id="2050">
        <w:r w:rsidRPr="00D27879">
          <w:rPr>
            <w:rFonts w:ascii="Times New Roman" w:hAnsi="Times New Roman" w:cs="Times New Roman"/>
            <w:i w:val="0"/>
            <w:iCs w:val="0"/>
            <w:color w:val="auto"/>
            <w:rPrChange w:author="Vaught, Jacob" w:date="2023-12-08T23:38:00Z" w:id="2051">
              <w:rPr/>
            </w:rPrChange>
          </w:rPr>
          <w:t xml:space="preserve">Figure </w:t>
        </w:r>
        <w:r w:rsidRPr="00D27879">
          <w:rPr>
            <w:rFonts w:ascii="Times New Roman" w:hAnsi="Times New Roman" w:cs="Times New Roman"/>
            <w:i w:val="0"/>
            <w:iCs w:val="0"/>
            <w:color w:val="auto"/>
            <w:rPrChange w:author="Vaught, Jacob" w:date="2023-12-08T23:38:00Z" w:id="2052">
              <w:rPr/>
            </w:rPrChange>
          </w:rPr>
          <w:fldChar w:fldCharType="begin"/>
        </w:r>
        <w:r w:rsidRPr="00D27879">
          <w:rPr>
            <w:rFonts w:ascii="Times New Roman" w:hAnsi="Times New Roman" w:cs="Times New Roman"/>
            <w:i w:val="0"/>
            <w:iCs w:val="0"/>
            <w:color w:val="auto"/>
            <w:rPrChange w:author="Vaught, Jacob" w:date="2023-12-08T23:38:00Z" w:id="2053">
              <w:rPr/>
            </w:rPrChange>
          </w:rPr>
          <w:instrText xml:space="preserve"> SEQ Figure \* ARABIC </w:instrText>
        </w:r>
      </w:ins>
      <w:r w:rsidRPr="00D27879">
        <w:rPr>
          <w:rFonts w:ascii="Times New Roman" w:hAnsi="Times New Roman" w:cs="Times New Roman"/>
          <w:i w:val="0"/>
          <w:iCs w:val="0"/>
          <w:color w:val="auto"/>
          <w:rPrChange w:author="Vaught, Jacob" w:date="2023-12-08T23:38:00Z" w:id="2054">
            <w:rPr/>
          </w:rPrChange>
        </w:rPr>
        <w:fldChar w:fldCharType="separate"/>
      </w:r>
      <w:r w:rsidR="00FF7883">
        <w:rPr>
          <w:rFonts w:ascii="Times New Roman" w:hAnsi="Times New Roman" w:cs="Times New Roman"/>
          <w:i w:val="0"/>
          <w:iCs w:val="0"/>
          <w:noProof/>
          <w:color w:val="auto"/>
        </w:rPr>
        <w:t>2</w:t>
      </w:r>
      <w:ins w:author="Vaught, Jacob" w:date="2023-12-08T23:38:00Z" w:id="2055">
        <w:r w:rsidRPr="00D27879">
          <w:rPr>
            <w:rFonts w:ascii="Times New Roman" w:hAnsi="Times New Roman" w:cs="Times New Roman"/>
            <w:i w:val="0"/>
            <w:iCs w:val="0"/>
            <w:color w:val="auto"/>
            <w:rPrChange w:author="Vaught, Jacob" w:date="2023-12-08T23:38:00Z" w:id="2056">
              <w:rPr/>
            </w:rPrChange>
          </w:rPr>
          <w:fldChar w:fldCharType="end"/>
        </w:r>
        <w:r w:rsidRPr="00D27879">
          <w:rPr>
            <w:rFonts w:ascii="Times New Roman" w:hAnsi="Times New Roman" w:cs="Times New Roman"/>
            <w:i w:val="0"/>
            <w:iCs w:val="0"/>
            <w:color w:val="auto"/>
            <w:rPrChange w:author="Vaught, Jacob" w:date="2023-12-08T23:38:00Z" w:id="2057">
              <w:rPr/>
            </w:rPrChange>
          </w:rPr>
          <w:t>: Drivetrain System with Gate Driver to Controller</w:t>
        </w:r>
      </w:ins>
    </w:p>
    <w:p w:rsidR="00D27879" w:rsidP="005C0731" w:rsidRDefault="004E6425" w14:paraId="5CE18B0C" w14:textId="4BE5E886">
      <w:pPr>
        <w:pStyle w:val="Heading2"/>
        <w:rPr>
          <w:ins w:author="Vaught, Jacob" w:date="2023-12-08T23:42:00Z" w:id="2058"/>
          <w:rFonts w:ascii="Times New Roman" w:hAnsi="Times New Roman" w:cs="Times New Roman"/>
        </w:rPr>
      </w:pPr>
      <w:bookmarkStart w:name="_Toc152974370" w:id="2059"/>
      <w:ins w:author="Vaught, Jacob" w:date="2023-12-09T00:32:00Z" w:id="2060">
        <w:r>
          <w:rPr>
            <w:rFonts w:ascii="Times New Roman" w:hAnsi="Times New Roman" w:cs="Times New Roman"/>
          </w:rPr>
          <w:t>4</w:t>
        </w:r>
      </w:ins>
      <w:ins w:author="Vaught, Jacob" w:date="2023-12-08T23:41:00Z" w:id="2061">
        <w:r w:rsidRPr="005C0731" w:rsidR="007708F6">
          <w:rPr>
            <w:rFonts w:ascii="Times New Roman" w:hAnsi="Times New Roman" w:cs="Times New Roman"/>
            <w:rPrChange w:author="Vaught, Jacob" w:date="2023-12-08T23:42:00Z" w:id="2062">
              <w:rPr/>
            </w:rPrChange>
          </w:rPr>
          <w:t xml:space="preserve">.3 </w:t>
        </w:r>
        <w:r w:rsidRPr="005C0731" w:rsidR="005C0731">
          <w:rPr>
            <w:rFonts w:ascii="Times New Roman" w:hAnsi="Times New Roman" w:cs="Times New Roman"/>
            <w:rPrChange w:author="Vaught, Jacob" w:date="2023-12-08T23:42:00Z" w:id="2063">
              <w:rPr/>
            </w:rPrChange>
          </w:rPr>
          <w:t>Tachometer</w:t>
        </w:r>
      </w:ins>
      <w:ins w:author="Vaught, Jacob" w:date="2023-12-08T23:42:00Z" w:id="2064">
        <w:r w:rsidRPr="005C0731" w:rsidR="005C0731">
          <w:rPr>
            <w:rFonts w:ascii="Times New Roman" w:hAnsi="Times New Roman" w:cs="Times New Roman"/>
            <w:rPrChange w:author="Vaught, Jacob" w:date="2023-12-08T23:42:00Z" w:id="2065">
              <w:rPr/>
            </w:rPrChange>
          </w:rPr>
          <w:t>/Frequency to Voltage Converter</w:t>
        </w:r>
        <w:bookmarkEnd w:id="2059"/>
      </w:ins>
    </w:p>
    <w:p w:rsidR="00A95D1B" w:rsidRDefault="00A95D1B" w14:paraId="037D9D1F" w14:textId="0866D535">
      <w:pPr>
        <w:keepNext/>
        <w:jc w:val="center"/>
        <w:rPr>
          <w:ins w:author="Vaught, Jacob" w:date="2023-12-09T00:06:00Z" w:id="2066"/>
        </w:rPr>
        <w:pPrChange w:author="Vaught, Jacob" w:date="2023-12-09T00:06:00Z" w:id="2067">
          <w:pPr>
            <w:jc w:val="center"/>
          </w:pPr>
        </w:pPrChange>
      </w:pPr>
      <w:ins w:author="Vaught, Jacob" w:date="2023-12-09T00:05:00Z" w:id="2068">
        <w:r>
          <w:rPr>
            <w:noProof/>
          </w:rPr>
          <w:drawing>
            <wp:inline distT="0" distB="0" distL="0" distR="0" wp14:anchorId="7CC3BD2D" wp14:editId="6C0DF88A">
              <wp:extent cx="5943070" cy="3241675"/>
              <wp:effectExtent l="0" t="0" r="635" b="0"/>
              <wp:docPr id="1951079304" name="Picture 1951079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79304"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5943070" cy="3241675"/>
                      </a:xfrm>
                      <a:prstGeom prst="rect">
                        <a:avLst/>
                      </a:prstGeom>
                    </pic:spPr>
                  </pic:pic>
                </a:graphicData>
              </a:graphic>
            </wp:inline>
          </w:drawing>
        </w:r>
      </w:ins>
    </w:p>
    <w:p w:rsidRPr="00056703" w:rsidR="005C0731" w:rsidRDefault="00A95D1B" w14:paraId="1E9ED750" w14:textId="770AEC99">
      <w:pPr>
        <w:pStyle w:val="Caption"/>
        <w:jc w:val="center"/>
        <w:rPr>
          <w:ins w:author="Vaught, Jacob" w:date="2023-12-08T23:15:00Z" w:id="2069"/>
          <w:rFonts w:ascii="Times New Roman" w:hAnsi="Times New Roman" w:cs="Times New Roman"/>
        </w:rPr>
        <w:pPrChange w:author="Vaught, Jacob" w:date="2023-12-09T00:06:00Z" w:id="2070">
          <w:pPr>
            <w:jc w:val="center"/>
          </w:pPr>
        </w:pPrChange>
      </w:pPr>
      <w:ins w:author="Vaught, Jacob" w:date="2023-12-09T00:06:00Z" w:id="2071">
        <w:r w:rsidRPr="00A95D1B">
          <w:rPr>
            <w:rFonts w:ascii="Times New Roman" w:hAnsi="Times New Roman" w:cs="Times New Roman"/>
            <w:i w:val="0"/>
            <w:iCs w:val="0"/>
            <w:color w:val="auto"/>
            <w:rPrChange w:author="Vaught, Jacob" w:date="2023-12-09T00:06:00Z" w:id="2072">
              <w:rPr>
                <w:i/>
                <w:iCs/>
              </w:rPr>
            </w:rPrChange>
          </w:rPr>
          <w:t xml:space="preserve">Figure </w:t>
        </w:r>
        <w:r w:rsidRPr="00A95D1B">
          <w:rPr>
            <w:rFonts w:ascii="Times New Roman" w:hAnsi="Times New Roman" w:cs="Times New Roman"/>
            <w:i w:val="0"/>
            <w:iCs w:val="0"/>
            <w:color w:val="auto"/>
            <w:rPrChange w:author="Vaught, Jacob" w:date="2023-12-09T00:06:00Z" w:id="2073">
              <w:rPr>
                <w:i/>
                <w:iCs/>
              </w:rPr>
            </w:rPrChange>
          </w:rPr>
          <w:fldChar w:fldCharType="begin"/>
        </w:r>
        <w:r w:rsidRPr="00A95D1B">
          <w:rPr>
            <w:rFonts w:ascii="Times New Roman" w:hAnsi="Times New Roman" w:cs="Times New Roman"/>
            <w:i w:val="0"/>
            <w:iCs w:val="0"/>
            <w:color w:val="auto"/>
            <w:rPrChange w:author="Vaught, Jacob" w:date="2023-12-09T00:06:00Z" w:id="2074">
              <w:rPr>
                <w:i/>
                <w:iCs/>
              </w:rPr>
            </w:rPrChange>
          </w:rPr>
          <w:instrText xml:space="preserve"> SEQ Figure \* ARABIC </w:instrText>
        </w:r>
      </w:ins>
      <w:r w:rsidRPr="00A95D1B">
        <w:rPr>
          <w:rFonts w:ascii="Times New Roman" w:hAnsi="Times New Roman" w:cs="Times New Roman"/>
          <w:i w:val="0"/>
          <w:iCs w:val="0"/>
          <w:color w:val="auto"/>
          <w:rPrChange w:author="Vaught, Jacob" w:date="2023-12-09T00:06:00Z" w:id="2075">
            <w:rPr>
              <w:i/>
              <w:iCs/>
            </w:rPr>
          </w:rPrChange>
        </w:rPr>
        <w:fldChar w:fldCharType="separate"/>
      </w:r>
      <w:r w:rsidR="00FF7883">
        <w:rPr>
          <w:rFonts w:ascii="Times New Roman" w:hAnsi="Times New Roman" w:cs="Times New Roman"/>
          <w:i w:val="0"/>
          <w:iCs w:val="0"/>
          <w:noProof/>
          <w:color w:val="auto"/>
        </w:rPr>
        <w:t>3</w:t>
      </w:r>
      <w:ins w:author="Vaught, Jacob" w:date="2023-12-09T00:06:00Z" w:id="2076">
        <w:r w:rsidRPr="00A95D1B">
          <w:rPr>
            <w:rFonts w:ascii="Times New Roman" w:hAnsi="Times New Roman" w:cs="Times New Roman"/>
            <w:i w:val="0"/>
            <w:iCs w:val="0"/>
            <w:color w:val="auto"/>
            <w:rPrChange w:author="Vaught, Jacob" w:date="2023-12-09T00:06:00Z" w:id="2077">
              <w:rPr>
                <w:i/>
                <w:iCs/>
              </w:rPr>
            </w:rPrChange>
          </w:rPr>
          <w:fldChar w:fldCharType="end"/>
        </w:r>
        <w:r w:rsidRPr="00A95D1B">
          <w:rPr>
            <w:rFonts w:ascii="Times New Roman" w:hAnsi="Times New Roman" w:cs="Times New Roman"/>
            <w:i w:val="0"/>
            <w:iCs w:val="0"/>
            <w:color w:val="auto"/>
            <w:rPrChange w:author="Vaught, Jacob" w:date="2023-12-09T00:06:00Z" w:id="2078">
              <w:rPr>
                <w:i/>
                <w:iCs/>
              </w:rPr>
            </w:rPrChange>
          </w:rPr>
          <w:t>: The Frequency to Voltage Converter circuit</w:t>
        </w:r>
      </w:ins>
    </w:p>
    <w:p w:rsidRPr="001A5E89" w:rsidR="0065323F" w:rsidDel="007708F6" w:rsidRDefault="004E6425" w14:paraId="642208CE" w14:textId="55BB1583">
      <w:pPr>
        <w:pStyle w:val="Heading2"/>
        <w:rPr>
          <w:del w:author="Vaught, Jacob" w:date="2023-12-08T23:19:00Z" w:id="2079"/>
          <w:rFonts w:ascii="Times New Roman" w:hAnsi="Times New Roman" w:cs="Times New Roman"/>
          <w:rPrChange w:author="Vaught, Jacob" w:date="2023-12-09T00:10:00Z" w:id="2080">
            <w:rPr>
              <w:del w:author="Vaught, Jacob" w:date="2023-12-08T23:19:00Z" w:id="2081"/>
            </w:rPr>
          </w:rPrChange>
        </w:rPr>
        <w:pPrChange w:author="Vaught, Jacob" w:date="2023-12-09T00:10:00Z" w:id="2082">
          <w:pPr>
            <w:pStyle w:val="Heading1"/>
          </w:pPr>
        </w:pPrChange>
      </w:pPr>
      <w:bookmarkStart w:name="_Toc152974371" w:id="2083"/>
      <w:ins w:author="Vaught, Jacob" w:date="2023-12-09T00:32:00Z" w:id="2084">
        <w:r>
          <w:rPr>
            <w:rFonts w:ascii="Times New Roman" w:hAnsi="Times New Roman" w:cs="Times New Roman"/>
          </w:rPr>
          <w:t>4</w:t>
        </w:r>
      </w:ins>
      <w:ins w:author="Vaught, Jacob" w:date="2023-12-09T00:09:00Z" w:id="2085">
        <w:r w:rsidRPr="001A5E89" w:rsidR="0050589F">
          <w:rPr>
            <w:rFonts w:ascii="Times New Roman" w:hAnsi="Times New Roman" w:cs="Times New Roman"/>
            <w:rPrChange w:author="Vaught, Jacob" w:date="2023-12-09T00:10:00Z" w:id="2086">
              <w:rPr/>
            </w:rPrChange>
          </w:rPr>
          <w:t xml:space="preserve">.4 State Inputs &amp; </w:t>
        </w:r>
        <w:r w:rsidRPr="001A5E89" w:rsidR="001A5E89">
          <w:rPr>
            <w:rFonts w:ascii="Times New Roman" w:hAnsi="Times New Roman" w:cs="Times New Roman"/>
            <w:rPrChange w:author="Vaught, Jacob" w:date="2023-12-09T00:10:00Z" w:id="2087">
              <w:rPr/>
            </w:rPrChange>
          </w:rPr>
          <w:t xml:space="preserve">Outputs [LEDs </w:t>
        </w:r>
      </w:ins>
      <w:ins w:author="Vaught, Jacob" w:date="2023-12-09T00:10:00Z" w:id="2088">
        <w:r w:rsidRPr="001A5E89" w:rsidR="001A5E89">
          <w:rPr>
            <w:rFonts w:ascii="Times New Roman" w:hAnsi="Times New Roman" w:cs="Times New Roman"/>
            <w:rPrChange w:author="Vaught, Jacob" w:date="2023-12-09T00:10:00Z" w:id="2089">
              <w:rPr/>
            </w:rPrChange>
          </w:rPr>
          <w:t>&amp;</w:t>
        </w:r>
      </w:ins>
      <w:ins w:author="Vaught, Jacob" w:date="2023-12-09T00:09:00Z" w:id="2090">
        <w:r w:rsidRPr="001A5E89" w:rsidR="001A5E89">
          <w:rPr>
            <w:rFonts w:ascii="Times New Roman" w:hAnsi="Times New Roman" w:cs="Times New Roman"/>
            <w:rPrChange w:author="Vaught, Jacob" w:date="2023-12-09T00:10:00Z" w:id="2091">
              <w:rPr/>
            </w:rPrChange>
          </w:rPr>
          <w:t xml:space="preserve"> Buttons]</w:t>
        </w:r>
      </w:ins>
      <w:bookmarkEnd w:id="2083"/>
    </w:p>
    <w:p w:rsidR="007708F6" w:rsidRDefault="007708F6" w14:paraId="4C1A4DCF" w14:textId="77777777">
      <w:pPr>
        <w:pStyle w:val="Heading2"/>
        <w:rPr>
          <w:ins w:author="Vaught, Jacob" w:date="2023-12-08T23:41:00Z" w:id="2092"/>
        </w:rPr>
        <w:pPrChange w:author="Vaught, Jacob" w:date="2023-12-09T00:10:00Z" w:id="2093">
          <w:pPr/>
        </w:pPrChange>
      </w:pPr>
    </w:p>
    <w:p w:rsidR="001A5E89" w:rsidRDefault="001A5E89" w14:paraId="22932EF6" w14:textId="77777777">
      <w:pPr>
        <w:keepNext/>
        <w:jc w:val="center"/>
        <w:rPr>
          <w:ins w:author="Vaught, Jacob" w:date="2023-12-09T00:10:00Z" w:id="2094"/>
        </w:rPr>
        <w:pPrChange w:author="Vaught, Jacob" w:date="2023-12-09T00:10:00Z" w:id="2095">
          <w:pPr>
            <w:jc w:val="center"/>
          </w:pPr>
        </w:pPrChange>
      </w:pPr>
      <w:ins w:author="Vaught, Jacob" w:date="2023-12-09T00:10:00Z" w:id="2096">
        <w:r w:rsidRPr="00A836ED">
          <w:rPr>
            <w:rFonts w:ascii="Times New Roman" w:hAnsi="Times New Roman" w:cs="Times New Roman"/>
            <w:noProof/>
          </w:rPr>
          <w:drawing>
            <wp:inline distT="0" distB="0" distL="0" distR="0" wp14:anchorId="30C70F30" wp14:editId="4DFBB344">
              <wp:extent cx="5142865" cy="3202940"/>
              <wp:effectExtent l="0" t="0" r="635" b="0"/>
              <wp:docPr id="1251700369" name="Picture 1251700369" descr="A diagram of a microcontroll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5142865" cy="3202940"/>
                      </a:xfrm>
                      <a:prstGeom prst="rect">
                        <a:avLst/>
                      </a:prstGeom>
                    </pic:spPr>
                  </pic:pic>
                </a:graphicData>
              </a:graphic>
            </wp:inline>
          </w:drawing>
        </w:r>
      </w:ins>
    </w:p>
    <w:p w:rsidR="007708F6" w:rsidP="001A5E89" w:rsidRDefault="001A5E89" w14:paraId="4ED5983B" w14:textId="1DC9FE64">
      <w:pPr>
        <w:pStyle w:val="Caption"/>
        <w:jc w:val="center"/>
        <w:rPr>
          <w:ins w:author="Vaught, Jacob" w:date="2023-12-09T00:11:00Z" w:id="2097"/>
          <w:rFonts w:ascii="Times New Roman" w:hAnsi="Times New Roman" w:cs="Times New Roman"/>
          <w:i w:val="0"/>
          <w:iCs w:val="0"/>
          <w:color w:val="auto"/>
        </w:rPr>
      </w:pPr>
      <w:ins w:author="Vaught, Jacob" w:date="2023-12-09T00:10:00Z" w:id="2098">
        <w:r w:rsidRPr="001A5E89">
          <w:rPr>
            <w:rFonts w:ascii="Times New Roman" w:hAnsi="Times New Roman" w:cs="Times New Roman"/>
            <w:i w:val="0"/>
            <w:iCs w:val="0"/>
            <w:color w:val="auto"/>
            <w:rPrChange w:author="Vaught, Jacob" w:date="2023-12-09T00:10:00Z" w:id="2099">
              <w:rPr/>
            </w:rPrChange>
          </w:rPr>
          <w:t xml:space="preserve">Figure </w:t>
        </w:r>
        <w:r w:rsidRPr="001A5E89">
          <w:rPr>
            <w:rFonts w:ascii="Times New Roman" w:hAnsi="Times New Roman" w:cs="Times New Roman"/>
            <w:i w:val="0"/>
            <w:iCs w:val="0"/>
            <w:color w:val="auto"/>
            <w:rPrChange w:author="Vaught, Jacob" w:date="2023-12-09T00:10:00Z" w:id="2100">
              <w:rPr/>
            </w:rPrChange>
          </w:rPr>
          <w:fldChar w:fldCharType="begin"/>
        </w:r>
        <w:r w:rsidRPr="001A5E89">
          <w:rPr>
            <w:rFonts w:ascii="Times New Roman" w:hAnsi="Times New Roman" w:cs="Times New Roman"/>
            <w:i w:val="0"/>
            <w:iCs w:val="0"/>
            <w:color w:val="auto"/>
            <w:rPrChange w:author="Vaught, Jacob" w:date="2023-12-09T00:10:00Z" w:id="2101">
              <w:rPr/>
            </w:rPrChange>
          </w:rPr>
          <w:instrText xml:space="preserve"> SEQ Figure \* ARABIC </w:instrText>
        </w:r>
      </w:ins>
      <w:r w:rsidRPr="001A5E89">
        <w:rPr>
          <w:rFonts w:ascii="Times New Roman" w:hAnsi="Times New Roman" w:cs="Times New Roman"/>
          <w:i w:val="0"/>
          <w:iCs w:val="0"/>
          <w:color w:val="auto"/>
          <w:rPrChange w:author="Vaught, Jacob" w:date="2023-12-09T00:10:00Z" w:id="2102">
            <w:rPr/>
          </w:rPrChange>
        </w:rPr>
        <w:fldChar w:fldCharType="separate"/>
      </w:r>
      <w:r w:rsidR="00FF7883">
        <w:rPr>
          <w:rFonts w:ascii="Times New Roman" w:hAnsi="Times New Roman" w:cs="Times New Roman"/>
          <w:i w:val="0"/>
          <w:iCs w:val="0"/>
          <w:noProof/>
          <w:color w:val="auto"/>
        </w:rPr>
        <w:t>4</w:t>
      </w:r>
      <w:ins w:author="Vaught, Jacob" w:date="2023-12-09T00:10:00Z" w:id="2103">
        <w:r w:rsidRPr="001A5E89">
          <w:rPr>
            <w:rFonts w:ascii="Times New Roman" w:hAnsi="Times New Roman" w:cs="Times New Roman"/>
            <w:i w:val="0"/>
            <w:iCs w:val="0"/>
            <w:color w:val="auto"/>
            <w:rPrChange w:author="Vaught, Jacob" w:date="2023-12-09T00:10:00Z" w:id="2104">
              <w:rPr/>
            </w:rPrChange>
          </w:rPr>
          <w:fldChar w:fldCharType="end"/>
        </w:r>
        <w:r w:rsidRPr="001A5E89">
          <w:rPr>
            <w:rFonts w:ascii="Times New Roman" w:hAnsi="Times New Roman" w:cs="Times New Roman"/>
            <w:i w:val="0"/>
            <w:iCs w:val="0"/>
            <w:color w:val="auto"/>
            <w:rPrChange w:author="Vaught, Jacob" w:date="2023-12-09T00:10:00Z" w:id="2105">
              <w:rPr/>
            </w:rPrChange>
          </w:rPr>
          <w:t>: Buttons and LED Circuit</w:t>
        </w:r>
      </w:ins>
    </w:p>
    <w:p w:rsidRPr="008B5848" w:rsidR="008B5848" w:rsidRDefault="008B5848" w14:paraId="6852829C" w14:textId="77777777">
      <w:pPr>
        <w:rPr>
          <w:ins w:author="Vaught, Jacob" w:date="2023-12-09T00:10:00Z" w:id="2106"/>
        </w:rPr>
        <w:pPrChange w:author="Vaught, Jacob" w:date="2023-12-09T00:11:00Z" w:id="2107">
          <w:pPr>
            <w:jc w:val="center"/>
          </w:pPr>
        </w:pPrChange>
      </w:pPr>
    </w:p>
    <w:p w:rsidRPr="00763E84" w:rsidR="001A5E89" w:rsidRDefault="004E6425" w14:paraId="51B39F07" w14:textId="7CD2DC8E">
      <w:pPr>
        <w:pStyle w:val="Heading2"/>
        <w:rPr>
          <w:ins w:author="Vaught, Jacob" w:date="2023-12-09T00:23:00Z" w:id="2108"/>
          <w:rFonts w:ascii="Times New Roman" w:hAnsi="Times New Roman" w:cs="Times New Roman"/>
          <w:rPrChange w:author="Vaught, Jacob" w:date="2023-12-09T00:23:00Z" w:id="2109">
            <w:rPr>
              <w:ins w:author="Vaught, Jacob" w:date="2023-12-09T00:23:00Z" w:id="2110"/>
            </w:rPr>
          </w:rPrChange>
        </w:rPr>
        <w:pPrChange w:author="Vaught, Jacob" w:date="2023-12-09T00:23:00Z" w:id="2111">
          <w:pPr/>
        </w:pPrChange>
      </w:pPr>
      <w:bookmarkStart w:name="_Toc152974372" w:id="2112"/>
      <w:ins w:author="Vaught, Jacob" w:date="2023-12-09T00:32:00Z" w:id="2113">
        <w:r>
          <w:rPr>
            <w:rFonts w:ascii="Times New Roman" w:hAnsi="Times New Roman" w:cs="Times New Roman"/>
          </w:rPr>
          <w:t>4</w:t>
        </w:r>
      </w:ins>
      <w:ins w:author="Vaught, Jacob" w:date="2023-12-09T00:23:00Z" w:id="2114">
        <w:r w:rsidRPr="00763E84" w:rsidR="00763E84">
          <w:rPr>
            <w:rFonts w:ascii="Times New Roman" w:hAnsi="Times New Roman" w:cs="Times New Roman"/>
            <w:rPrChange w:author="Vaught, Jacob" w:date="2023-12-09T00:23:00Z" w:id="2115">
              <w:rPr/>
            </w:rPrChange>
          </w:rPr>
          <w:t>.5 Magnetic Distance Sensors</w:t>
        </w:r>
        <w:bookmarkEnd w:id="2112"/>
      </w:ins>
    </w:p>
    <w:p w:rsidR="00763E84" w:rsidRDefault="00763E84" w14:paraId="6761D3E6" w14:textId="77777777">
      <w:pPr>
        <w:keepNext/>
        <w:jc w:val="center"/>
        <w:rPr>
          <w:ins w:author="Vaught, Jacob" w:date="2023-12-09T00:23:00Z" w:id="2116"/>
        </w:rPr>
        <w:pPrChange w:author="Vaught, Jacob" w:date="2023-12-09T00:23:00Z" w:id="2117">
          <w:pPr/>
        </w:pPrChange>
      </w:pPr>
      <w:ins w:author="Vaught, Jacob" w:date="2023-12-09T00:23:00Z" w:id="2118">
        <w:r>
          <w:rPr>
            <w:noProof/>
          </w:rPr>
          <w:drawing>
            <wp:inline distT="0" distB="0" distL="0" distR="0" wp14:anchorId="309BC9F6" wp14:editId="7AB44B99">
              <wp:extent cx="5934075" cy="2581275"/>
              <wp:effectExtent l="0" t="0" r="9525" b="9525"/>
              <wp:docPr id="1090007342" name="Picture 1090007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4075" cy="2581275"/>
                      </a:xfrm>
                      <a:prstGeom prst="rect">
                        <a:avLst/>
                      </a:prstGeom>
                      <a:noFill/>
                      <a:ln>
                        <a:noFill/>
                      </a:ln>
                    </pic:spPr>
                  </pic:pic>
                </a:graphicData>
              </a:graphic>
            </wp:inline>
          </w:drawing>
        </w:r>
      </w:ins>
    </w:p>
    <w:p w:rsidR="00763E84" w:rsidP="00763E84" w:rsidRDefault="00763E84" w14:paraId="666B684E" w14:textId="0EDE6207">
      <w:pPr>
        <w:pStyle w:val="Caption"/>
        <w:jc w:val="center"/>
        <w:rPr>
          <w:ins w:author="Vaught, Jacob" w:date="2023-12-09T00:24:00Z" w:id="2119"/>
          <w:rFonts w:ascii="Times New Roman" w:hAnsi="Times New Roman" w:cs="Times New Roman"/>
          <w:i w:val="0"/>
          <w:iCs w:val="0"/>
          <w:color w:val="auto"/>
        </w:rPr>
      </w:pPr>
      <w:ins w:author="Vaught, Jacob" w:date="2023-12-09T00:23:00Z" w:id="2120">
        <w:r w:rsidRPr="00763E84">
          <w:rPr>
            <w:rFonts w:ascii="Times New Roman" w:hAnsi="Times New Roman" w:cs="Times New Roman"/>
            <w:i w:val="0"/>
            <w:iCs w:val="0"/>
            <w:color w:val="auto"/>
            <w:rPrChange w:author="Vaught, Jacob" w:date="2023-12-09T00:23:00Z" w:id="2121">
              <w:rPr/>
            </w:rPrChange>
          </w:rPr>
          <w:t xml:space="preserve">Figure </w:t>
        </w:r>
        <w:r w:rsidRPr="00763E84">
          <w:rPr>
            <w:rFonts w:ascii="Times New Roman" w:hAnsi="Times New Roman" w:cs="Times New Roman"/>
            <w:i w:val="0"/>
            <w:iCs w:val="0"/>
            <w:color w:val="auto"/>
            <w:rPrChange w:author="Vaught, Jacob" w:date="2023-12-09T00:23:00Z" w:id="2122">
              <w:rPr/>
            </w:rPrChange>
          </w:rPr>
          <w:fldChar w:fldCharType="begin"/>
        </w:r>
        <w:r w:rsidRPr="00763E84">
          <w:rPr>
            <w:rFonts w:ascii="Times New Roman" w:hAnsi="Times New Roman" w:cs="Times New Roman"/>
            <w:i w:val="0"/>
            <w:iCs w:val="0"/>
            <w:color w:val="auto"/>
            <w:rPrChange w:author="Vaught, Jacob" w:date="2023-12-09T00:23:00Z" w:id="2123">
              <w:rPr/>
            </w:rPrChange>
          </w:rPr>
          <w:instrText xml:space="preserve"> SEQ Figure \* ARABIC </w:instrText>
        </w:r>
      </w:ins>
      <w:r w:rsidRPr="00763E84">
        <w:rPr>
          <w:rFonts w:ascii="Times New Roman" w:hAnsi="Times New Roman" w:cs="Times New Roman"/>
          <w:i w:val="0"/>
          <w:iCs w:val="0"/>
          <w:color w:val="auto"/>
          <w:rPrChange w:author="Vaught, Jacob" w:date="2023-12-09T00:23:00Z" w:id="2124">
            <w:rPr/>
          </w:rPrChange>
        </w:rPr>
        <w:fldChar w:fldCharType="separate"/>
      </w:r>
      <w:r w:rsidR="00FF7883">
        <w:rPr>
          <w:rFonts w:ascii="Times New Roman" w:hAnsi="Times New Roman" w:cs="Times New Roman"/>
          <w:i w:val="0"/>
          <w:iCs w:val="0"/>
          <w:noProof/>
          <w:color w:val="auto"/>
        </w:rPr>
        <w:t>5</w:t>
      </w:r>
      <w:ins w:author="Vaught, Jacob" w:date="2023-12-09T00:23:00Z" w:id="2125">
        <w:r w:rsidRPr="00763E84">
          <w:rPr>
            <w:rFonts w:ascii="Times New Roman" w:hAnsi="Times New Roman" w:cs="Times New Roman"/>
            <w:i w:val="0"/>
            <w:iCs w:val="0"/>
            <w:color w:val="auto"/>
            <w:rPrChange w:author="Vaught, Jacob" w:date="2023-12-09T00:23:00Z" w:id="2126">
              <w:rPr/>
            </w:rPrChange>
          </w:rPr>
          <w:fldChar w:fldCharType="end"/>
        </w:r>
        <w:r w:rsidRPr="00763E84">
          <w:rPr>
            <w:rFonts w:ascii="Times New Roman" w:hAnsi="Times New Roman" w:cs="Times New Roman"/>
            <w:i w:val="0"/>
            <w:iCs w:val="0"/>
            <w:color w:val="auto"/>
            <w:rPrChange w:author="Vaught, Jacob" w:date="2023-12-09T00:23:00Z" w:id="2127">
              <w:rPr/>
            </w:rPrChange>
          </w:rPr>
          <w:t>: Magnetic Sensor Circuit</w:t>
        </w:r>
      </w:ins>
    </w:p>
    <w:p w:rsidRPr="00A23A19" w:rsidR="00A23A19" w:rsidRDefault="004E6425" w14:paraId="2E8DA2E9" w14:textId="66049752">
      <w:pPr>
        <w:pStyle w:val="Heading2"/>
        <w:rPr>
          <w:ins w:author="Vaught, Jacob" w:date="2023-12-09T00:23:00Z" w:id="2128"/>
          <w:rFonts w:ascii="Times New Roman" w:hAnsi="Times New Roman" w:cs="Times New Roman"/>
          <w:i/>
          <w:iCs/>
          <w:rPrChange w:author="Vaught, Jacob" w:date="2023-12-09T00:24:00Z" w:id="2129">
            <w:rPr>
              <w:ins w:author="Vaught, Jacob" w:date="2023-12-09T00:23:00Z" w:id="2130"/>
              <w:rFonts w:ascii="Times New Roman" w:hAnsi="Times New Roman" w:cs="Times New Roman"/>
              <w:i w:val="0"/>
              <w:iCs w:val="0"/>
              <w:color w:val="auto"/>
            </w:rPr>
          </w:rPrChange>
        </w:rPr>
        <w:pPrChange w:author="Vaught, Jacob" w:date="2023-12-09T00:24:00Z" w:id="2131">
          <w:pPr>
            <w:pStyle w:val="Caption"/>
            <w:jc w:val="center"/>
          </w:pPr>
        </w:pPrChange>
      </w:pPr>
      <w:bookmarkStart w:name="_Toc152974373" w:id="2132"/>
      <w:ins w:author="Vaught, Jacob" w:date="2023-12-09T00:32:00Z" w:id="2133">
        <w:r>
          <w:rPr>
            <w:rFonts w:ascii="Times New Roman" w:hAnsi="Times New Roman" w:cs="Times New Roman"/>
          </w:rPr>
          <w:t>4.</w:t>
        </w:r>
      </w:ins>
      <w:ins w:author="Vaught, Jacob" w:date="2023-12-09T00:24:00Z" w:id="2134">
        <w:r w:rsidRPr="00A23A19" w:rsidR="00A23A19">
          <w:rPr>
            <w:rFonts w:ascii="Times New Roman" w:hAnsi="Times New Roman" w:cs="Times New Roman"/>
            <w:rPrChange w:author="Vaught, Jacob" w:date="2023-12-09T00:24:00Z" w:id="2135">
              <w:rPr>
                <w:i w:val="0"/>
                <w:iCs w:val="0"/>
              </w:rPr>
            </w:rPrChange>
          </w:rPr>
          <w:t>6 Full Circuit Diagram</w:t>
        </w:r>
      </w:ins>
      <w:bookmarkEnd w:id="2132"/>
    </w:p>
    <w:p w:rsidRPr="00A23A19" w:rsidR="00A23A19" w:rsidRDefault="00A23A19" w14:paraId="62EE9371" w14:textId="77777777">
      <w:pPr>
        <w:keepNext/>
        <w:jc w:val="center"/>
        <w:rPr>
          <w:ins w:author="Vaught, Jacob" w:date="2023-12-09T00:24:00Z" w:id="2136"/>
          <w:rFonts w:ascii="Times New Roman" w:hAnsi="Times New Roman" w:cs="Times New Roman"/>
          <w:rPrChange w:author="Vaught, Jacob" w:date="2023-12-09T00:24:00Z" w:id="2137">
            <w:rPr>
              <w:ins w:author="Vaught, Jacob" w:date="2023-12-09T00:24:00Z" w:id="2138"/>
            </w:rPr>
          </w:rPrChange>
        </w:rPr>
        <w:pPrChange w:author="Vaught, Jacob" w:date="2023-12-09T00:24:00Z" w:id="2139">
          <w:pPr/>
        </w:pPrChange>
      </w:pPr>
      <w:ins w:author="Vaught, Jacob" w:date="2023-12-09T00:24:00Z" w:id="2140">
        <w:r w:rsidRPr="00A23A19">
          <w:rPr>
            <w:rFonts w:ascii="Times New Roman" w:hAnsi="Times New Roman" w:cs="Times New Roman"/>
            <w:noProof/>
          </w:rPr>
          <w:drawing>
            <wp:inline distT="0" distB="0" distL="0" distR="0" wp14:anchorId="114437D8" wp14:editId="3C7A9863">
              <wp:extent cx="5943600" cy="3875681"/>
              <wp:effectExtent l="0" t="0" r="0" b="0"/>
              <wp:docPr id="1269397242" name="Picture 1269397242" descr="A diagram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537301" name="Picture 1841537301" descr="A diagram of a machin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3600" cy="3875681"/>
                      </a:xfrm>
                      <a:prstGeom prst="rect">
                        <a:avLst/>
                      </a:prstGeom>
                    </pic:spPr>
                  </pic:pic>
                </a:graphicData>
              </a:graphic>
            </wp:inline>
          </w:drawing>
        </w:r>
      </w:ins>
    </w:p>
    <w:p w:rsidRPr="00A23A19" w:rsidR="00763E84" w:rsidRDefault="00A23A19" w14:paraId="34F02ABC" w14:textId="26920FF3">
      <w:pPr>
        <w:pStyle w:val="Caption"/>
        <w:jc w:val="center"/>
        <w:rPr>
          <w:ins w:author="Vaught, Jacob" w:date="2023-12-08T23:41:00Z" w:id="2141"/>
          <w:rFonts w:ascii="Times New Roman" w:hAnsi="Times New Roman" w:cs="Times New Roman"/>
          <w:rPrChange w:author="Vaught, Jacob" w:date="2023-12-09T00:24:00Z" w:id="2142">
            <w:rPr>
              <w:ins w:author="Vaught, Jacob" w:date="2023-12-08T23:41:00Z" w:id="2143"/>
            </w:rPr>
          </w:rPrChange>
        </w:rPr>
        <w:pPrChange w:author="Vaught, Jacob" w:date="2023-12-09T00:24:00Z" w:id="2144">
          <w:pPr/>
        </w:pPrChange>
      </w:pPr>
      <w:ins w:author="Vaught, Jacob" w:date="2023-12-09T00:24:00Z" w:id="2145">
        <w:r w:rsidRPr="00A23A19">
          <w:rPr>
            <w:rFonts w:ascii="Times New Roman" w:hAnsi="Times New Roman" w:cs="Times New Roman"/>
            <w:i w:val="0"/>
            <w:iCs w:val="0"/>
            <w:color w:val="auto"/>
            <w:rPrChange w:author="Vaught, Jacob" w:date="2023-12-09T00:24:00Z" w:id="2146">
              <w:rPr>
                <w:i/>
                <w:iCs/>
              </w:rPr>
            </w:rPrChange>
          </w:rPr>
          <w:t xml:space="preserve">Figure </w:t>
        </w:r>
        <w:r w:rsidRPr="00A23A19">
          <w:rPr>
            <w:rFonts w:ascii="Times New Roman" w:hAnsi="Times New Roman" w:cs="Times New Roman"/>
            <w:i w:val="0"/>
            <w:iCs w:val="0"/>
            <w:color w:val="auto"/>
            <w:rPrChange w:author="Vaught, Jacob" w:date="2023-12-09T00:24:00Z" w:id="2147">
              <w:rPr>
                <w:i/>
                <w:iCs/>
              </w:rPr>
            </w:rPrChange>
          </w:rPr>
          <w:fldChar w:fldCharType="begin"/>
        </w:r>
        <w:r w:rsidRPr="00A23A19">
          <w:rPr>
            <w:rFonts w:ascii="Times New Roman" w:hAnsi="Times New Roman" w:cs="Times New Roman"/>
            <w:i w:val="0"/>
            <w:iCs w:val="0"/>
            <w:color w:val="auto"/>
            <w:rPrChange w:author="Vaught, Jacob" w:date="2023-12-09T00:24:00Z" w:id="2148">
              <w:rPr>
                <w:i/>
                <w:iCs/>
              </w:rPr>
            </w:rPrChange>
          </w:rPr>
          <w:instrText xml:space="preserve"> SEQ Figure \* ARABIC </w:instrText>
        </w:r>
      </w:ins>
      <w:r w:rsidRPr="00A23A19">
        <w:rPr>
          <w:rFonts w:ascii="Times New Roman" w:hAnsi="Times New Roman" w:cs="Times New Roman"/>
          <w:i w:val="0"/>
          <w:iCs w:val="0"/>
          <w:color w:val="auto"/>
          <w:rPrChange w:author="Vaught, Jacob" w:date="2023-12-09T00:24:00Z" w:id="2149">
            <w:rPr>
              <w:i/>
              <w:iCs/>
            </w:rPr>
          </w:rPrChange>
        </w:rPr>
        <w:fldChar w:fldCharType="separate"/>
      </w:r>
      <w:r w:rsidR="00FF7883">
        <w:rPr>
          <w:rFonts w:ascii="Times New Roman" w:hAnsi="Times New Roman" w:cs="Times New Roman"/>
          <w:i w:val="0"/>
          <w:iCs w:val="0"/>
          <w:noProof/>
          <w:color w:val="auto"/>
        </w:rPr>
        <w:t>6</w:t>
      </w:r>
      <w:ins w:author="Vaught, Jacob" w:date="2023-12-09T00:24:00Z" w:id="2150">
        <w:r w:rsidRPr="00A23A19">
          <w:rPr>
            <w:rFonts w:ascii="Times New Roman" w:hAnsi="Times New Roman" w:cs="Times New Roman"/>
            <w:i w:val="0"/>
            <w:iCs w:val="0"/>
            <w:color w:val="auto"/>
            <w:rPrChange w:author="Vaught, Jacob" w:date="2023-12-09T00:24:00Z" w:id="2151">
              <w:rPr>
                <w:i/>
                <w:iCs/>
              </w:rPr>
            </w:rPrChange>
          </w:rPr>
          <w:fldChar w:fldCharType="end"/>
        </w:r>
        <w:r w:rsidRPr="00A23A19">
          <w:rPr>
            <w:rFonts w:ascii="Times New Roman" w:hAnsi="Times New Roman" w:cs="Times New Roman"/>
            <w:i w:val="0"/>
            <w:iCs w:val="0"/>
            <w:color w:val="auto"/>
            <w:rPrChange w:author="Vaught, Jacob" w:date="2023-12-09T00:24:00Z" w:id="2152">
              <w:rPr>
                <w:i/>
                <w:iCs/>
              </w:rPr>
            </w:rPrChange>
          </w:rPr>
          <w:t>: Overall System Circuit</w:t>
        </w:r>
      </w:ins>
    </w:p>
    <w:p w:rsidRPr="00932E42" w:rsidR="4EB30B3A" w:rsidDel="007B56CB" w:rsidP="18DA6B1B" w:rsidRDefault="4EB30B3A" w14:paraId="760B758A" w14:textId="12B7911C">
      <w:pPr>
        <w:rPr>
          <w:del w:author="Vaught, Jacob" w:date="2023-12-08T23:19:00Z" w:id="2153"/>
          <w:rFonts w:ascii="Times New Roman" w:hAnsi="Times New Roman" w:cs="Times New Roman"/>
          <w:b/>
          <w:bCs/>
          <w:u w:val="single"/>
          <w:rPrChange w:author="Vaught, Jacob" w:date="2023-12-08T20:45:00Z" w:id="2154">
            <w:rPr>
              <w:del w:author="Vaught, Jacob" w:date="2023-12-08T23:19:00Z" w:id="2155"/>
              <w:b/>
              <w:bCs/>
              <w:u w:val="single"/>
            </w:rPr>
          </w:rPrChange>
        </w:rPr>
      </w:pPr>
      <w:del w:author="Vaught, Jacob" w:date="2023-12-08T23:16:00Z" w:id="2156">
        <w:r w:rsidRPr="00932E42" w:rsidDel="0065323F">
          <w:rPr>
            <w:rFonts w:ascii="Times New Roman" w:hAnsi="Times New Roman" w:cs="Times New Roman"/>
            <w:b/>
            <w:bCs/>
            <w:u w:val="single"/>
            <w:rPrChange w:author="Vaught, Jacob" w:date="2023-12-08T20:45:00Z" w:id="2157">
              <w:rPr>
                <w:b/>
                <w:bCs/>
                <w:u w:val="single"/>
              </w:rPr>
            </w:rPrChange>
          </w:rPr>
          <w:delText>Buck Converter</w:delText>
        </w:r>
      </w:del>
    </w:p>
    <w:p w:rsidRPr="00932E42" w:rsidR="4EB30B3A" w:rsidDel="007B56CB" w:rsidP="18DA6B1B" w:rsidRDefault="4EB30B3A" w14:paraId="1E472A4D" w14:textId="66AEF150">
      <w:pPr>
        <w:rPr>
          <w:del w:author="Vaught, Jacob" w:date="2023-12-08T23:19:00Z" w:id="2158"/>
          <w:rFonts w:ascii="Times New Roman" w:hAnsi="Times New Roman" w:cs="Times New Roman"/>
          <w:rPrChange w:author="Vaught, Jacob" w:date="2023-12-08T20:45:00Z" w:id="2159">
            <w:rPr>
              <w:del w:author="Vaught, Jacob" w:date="2023-12-08T23:19:00Z" w:id="2160"/>
            </w:rPr>
          </w:rPrChange>
        </w:rPr>
      </w:pPr>
      <w:del w:author="Vaught, Jacob" w:date="2023-12-08T23:19:00Z" w:id="2161">
        <w:r w:rsidRPr="00932E42" w:rsidDel="007B56CB">
          <w:rPr>
            <w:rFonts w:ascii="Times New Roman" w:hAnsi="Times New Roman" w:cs="Times New Roman"/>
            <w:noProof/>
            <w:rPrChange w:author="Vaught, Jacob" w:date="2023-12-08T20:45:00Z" w:id="2162">
              <w:rPr>
                <w:noProof/>
              </w:rPr>
            </w:rPrChange>
          </w:rPr>
          <w:drawing>
            <wp:inline distT="0" distB="0" distL="0" distR="0" wp14:anchorId="5FBFDC4F" wp14:editId="7A94775E">
              <wp:extent cx="3084051" cy="2622542"/>
              <wp:effectExtent l="0" t="0" r="0" b="0"/>
              <wp:docPr id="440045161" name="Picture 440045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3084051" cy="2622542"/>
                      </a:xfrm>
                      <a:prstGeom prst="rect">
                        <a:avLst/>
                      </a:prstGeom>
                    </pic:spPr>
                  </pic:pic>
                </a:graphicData>
              </a:graphic>
            </wp:inline>
          </w:drawing>
        </w:r>
      </w:del>
    </w:p>
    <w:p w:rsidRPr="00932E42" w:rsidR="49C940C6" w:rsidDel="007B56CB" w:rsidP="18DA6B1B" w:rsidRDefault="49C940C6" w14:paraId="60501C08" w14:textId="3A2D1BFC">
      <w:pPr>
        <w:rPr>
          <w:del w:author="Vaught, Jacob" w:date="2023-12-08T23:19:00Z" w:id="2163"/>
          <w:rFonts w:ascii="Times New Roman" w:hAnsi="Times New Roman" w:cs="Times New Roman"/>
          <w:b/>
          <w:bCs/>
          <w:u w:val="single"/>
          <w:rPrChange w:author="Vaught, Jacob" w:date="2023-12-08T20:45:00Z" w:id="2164">
            <w:rPr>
              <w:del w:author="Vaught, Jacob" w:date="2023-12-08T23:19:00Z" w:id="2165"/>
              <w:b/>
              <w:bCs/>
              <w:u w:val="single"/>
            </w:rPr>
          </w:rPrChange>
        </w:rPr>
      </w:pPr>
      <w:del w:author="Vaught, Jacob" w:date="2023-12-08T23:19:00Z" w:id="2166">
        <w:r w:rsidRPr="00932E42" w:rsidDel="007B56CB">
          <w:rPr>
            <w:rFonts w:ascii="Times New Roman" w:hAnsi="Times New Roman" w:cs="Times New Roman"/>
            <w:b/>
            <w:bCs/>
            <w:u w:val="single"/>
            <w:rPrChange w:author="Vaught, Jacob" w:date="2023-12-08T20:45:00Z" w:id="2167">
              <w:rPr>
                <w:b/>
                <w:bCs/>
                <w:u w:val="single"/>
              </w:rPr>
            </w:rPrChange>
          </w:rPr>
          <w:delText>Tachometer</w:delText>
        </w:r>
      </w:del>
    </w:p>
    <w:p w:rsidRPr="00932E42" w:rsidR="18DA6B1B" w:rsidDel="007B56CB" w:rsidP="18DA6B1B" w:rsidRDefault="18DA6B1B" w14:paraId="37B79D50" w14:textId="6F977347">
      <w:pPr>
        <w:rPr>
          <w:del w:author="Vaught, Jacob" w:date="2023-12-08T23:19:00Z" w:id="2168"/>
          <w:rFonts w:ascii="Times New Roman" w:hAnsi="Times New Roman" w:cs="Times New Roman"/>
          <w:rPrChange w:author="Vaught, Jacob" w:date="2023-12-08T20:45:00Z" w:id="2169">
            <w:rPr>
              <w:del w:author="Vaught, Jacob" w:date="2023-12-08T23:19:00Z" w:id="2170"/>
            </w:rPr>
          </w:rPrChange>
        </w:rPr>
      </w:pPr>
    </w:p>
    <w:p w:rsidRPr="00932E42" w:rsidR="49C940C6" w:rsidDel="007B56CB" w:rsidP="18DA6B1B" w:rsidRDefault="49C940C6" w14:paraId="38B75A2F" w14:textId="3443467D">
      <w:pPr>
        <w:rPr>
          <w:del w:author="Vaught, Jacob" w:date="2023-12-08T23:19:00Z" w:id="2171"/>
          <w:rFonts w:ascii="Times New Roman" w:hAnsi="Times New Roman" w:cs="Times New Roman"/>
          <w:rPrChange w:author="Vaught, Jacob" w:date="2023-12-08T20:45:00Z" w:id="2172">
            <w:rPr>
              <w:del w:author="Vaught, Jacob" w:date="2023-12-08T23:19:00Z" w:id="2173"/>
            </w:rPr>
          </w:rPrChange>
        </w:rPr>
      </w:pPr>
      <w:del w:author="Vaught, Jacob" w:date="2023-12-08T23:19:00Z" w:id="2174">
        <w:r w:rsidRPr="00932E42" w:rsidDel="007B56CB">
          <w:rPr>
            <w:rFonts w:ascii="Times New Roman" w:hAnsi="Times New Roman" w:cs="Times New Roman"/>
            <w:noProof/>
            <w:rPrChange w:author="Vaught, Jacob" w:date="2023-12-08T20:45:00Z" w:id="2175">
              <w:rPr>
                <w:noProof/>
              </w:rPr>
            </w:rPrChange>
          </w:rPr>
          <w:drawing>
            <wp:inline distT="0" distB="0" distL="0" distR="0" wp14:anchorId="0247AAA1" wp14:editId="56251D2D">
              <wp:extent cx="3962400" cy="3888105"/>
              <wp:effectExtent l="0" t="0" r="0" b="0"/>
              <wp:docPr id="1720066236" name="Picture 1720066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3962400" cy="3888105"/>
                      </a:xfrm>
                      <a:prstGeom prst="rect">
                        <a:avLst/>
                      </a:prstGeom>
                    </pic:spPr>
                  </pic:pic>
                </a:graphicData>
              </a:graphic>
            </wp:inline>
          </w:drawing>
        </w:r>
      </w:del>
    </w:p>
    <w:p w:rsidRPr="00932E42" w:rsidR="0A4BAD50" w:rsidDel="007B56CB" w:rsidP="18DA6B1B" w:rsidRDefault="0A4BAD50" w14:paraId="5AC50AE6" w14:textId="139D9AE2">
      <w:pPr>
        <w:rPr>
          <w:del w:author="Vaught, Jacob" w:date="2023-12-08T23:19:00Z" w:id="2176"/>
          <w:rFonts w:ascii="Times New Roman" w:hAnsi="Times New Roman" w:cs="Times New Roman"/>
          <w:b/>
          <w:bCs/>
          <w:u w:val="single"/>
          <w:rPrChange w:author="Vaught, Jacob" w:date="2023-12-08T20:45:00Z" w:id="2177">
            <w:rPr>
              <w:del w:author="Vaught, Jacob" w:date="2023-12-08T23:19:00Z" w:id="2178"/>
              <w:b/>
              <w:bCs/>
              <w:u w:val="single"/>
            </w:rPr>
          </w:rPrChange>
        </w:rPr>
      </w:pPr>
      <w:del w:author="Vaught, Jacob" w:date="2023-12-08T23:19:00Z" w:id="2179">
        <w:r w:rsidRPr="00932E42" w:rsidDel="007B56CB">
          <w:rPr>
            <w:rFonts w:ascii="Times New Roman" w:hAnsi="Times New Roman" w:cs="Times New Roman"/>
            <w:b/>
            <w:bCs/>
            <w:u w:val="single"/>
            <w:rPrChange w:author="Vaught, Jacob" w:date="2023-12-08T20:45:00Z" w:id="2180">
              <w:rPr>
                <w:b/>
                <w:bCs/>
                <w:u w:val="single"/>
              </w:rPr>
            </w:rPrChange>
          </w:rPr>
          <w:delText>Driving Circuit (Full Diagram)</w:delText>
        </w:r>
      </w:del>
    </w:p>
    <w:p w:rsidRPr="00932E42" w:rsidR="0A4BAD50" w:rsidDel="007B56CB" w:rsidP="18DA6B1B" w:rsidRDefault="0A4BAD50" w14:paraId="5849BADC" w14:textId="51B49F85">
      <w:pPr>
        <w:rPr>
          <w:del w:author="Vaught, Jacob" w:date="2023-12-08T23:19:00Z" w:id="2181"/>
          <w:rFonts w:ascii="Times New Roman" w:hAnsi="Times New Roman" w:cs="Times New Roman"/>
          <w:rPrChange w:author="Vaught, Jacob" w:date="2023-12-08T20:45:00Z" w:id="2182">
            <w:rPr>
              <w:del w:author="Vaught, Jacob" w:date="2023-12-08T23:19:00Z" w:id="2183"/>
            </w:rPr>
          </w:rPrChange>
        </w:rPr>
      </w:pPr>
      <w:del w:author="Vaught, Jacob" w:date="2023-12-08T23:19:00Z" w:id="2184">
        <w:r w:rsidRPr="00932E42" w:rsidDel="007B56CB">
          <w:rPr>
            <w:rFonts w:ascii="Times New Roman" w:hAnsi="Times New Roman" w:cs="Times New Roman"/>
            <w:noProof/>
            <w:rPrChange w:author="Vaught, Jacob" w:date="2023-12-08T20:45:00Z" w:id="2185">
              <w:rPr>
                <w:noProof/>
              </w:rPr>
            </w:rPrChange>
          </w:rPr>
          <w:drawing>
            <wp:inline distT="0" distB="0" distL="0" distR="0" wp14:anchorId="41B7CCEE" wp14:editId="6E7E4E2E">
              <wp:extent cx="5391152" cy="3515479"/>
              <wp:effectExtent l="0" t="0" r="0" b="0"/>
              <wp:docPr id="1841537301" name="Picture 1841537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1537301"/>
                      <pic:cNvPicPr/>
                    </pic:nvPicPr>
                    <pic:blipFill>
                      <a:blip r:embed="rId14">
                        <a:extLst>
                          <a:ext uri="{28A0092B-C50C-407E-A947-70E740481C1C}">
                            <a14:useLocalDpi xmlns:a14="http://schemas.microsoft.com/office/drawing/2010/main" val="0"/>
                          </a:ext>
                        </a:extLst>
                      </a:blip>
                      <a:stretch>
                        <a:fillRect/>
                      </a:stretch>
                    </pic:blipFill>
                    <pic:spPr>
                      <a:xfrm>
                        <a:off x="0" y="0"/>
                        <a:ext cx="5391152" cy="3515479"/>
                      </a:xfrm>
                      <a:prstGeom prst="rect">
                        <a:avLst/>
                      </a:prstGeom>
                    </pic:spPr>
                  </pic:pic>
                </a:graphicData>
              </a:graphic>
            </wp:inline>
          </w:drawing>
        </w:r>
      </w:del>
    </w:p>
    <w:p w:rsidRPr="00932E42" w:rsidR="666BFA97" w:rsidDel="007B56CB" w:rsidRDefault="666BFA97" w14:paraId="40F22956" w14:textId="195889A9">
      <w:pPr>
        <w:rPr>
          <w:del w:author="Vaught, Jacob" w:date="2023-12-08T23:19:00Z" w:id="2186"/>
          <w:rFonts w:ascii="Times New Roman" w:hAnsi="Times New Roman" w:cs="Times New Roman"/>
          <w:rPrChange w:author="Vaught, Jacob" w:date="2023-12-08T20:45:00Z" w:id="2187">
            <w:rPr>
              <w:del w:author="Vaught, Jacob" w:date="2023-12-08T23:19:00Z" w:id="2188"/>
            </w:rPr>
          </w:rPrChange>
        </w:rPr>
      </w:pPr>
    </w:p>
    <w:p w:rsidRPr="00932E42" w:rsidR="00385FCC" w:rsidDel="007B56CB" w:rsidP="18DA6B1B" w:rsidRDefault="00385FCC" w14:paraId="4C47D380" w14:textId="5DFF58CC">
      <w:pPr>
        <w:rPr>
          <w:del w:author="Vaught, Jacob" w:date="2023-12-08T23:19:00Z" w:id="2189"/>
          <w:rFonts w:ascii="Times New Roman" w:hAnsi="Times New Roman" w:cs="Times New Roman"/>
          <w:rPrChange w:author="Vaught, Jacob" w:date="2023-12-08T20:45:00Z" w:id="2190">
            <w:rPr>
              <w:del w:author="Vaught, Jacob" w:date="2023-12-08T23:19:00Z" w:id="2191"/>
            </w:rPr>
          </w:rPrChange>
        </w:rPr>
      </w:pPr>
      <w:del w:author="Vaught, Jacob" w:date="2023-12-08T23:19:00Z" w:id="2192">
        <w:r w:rsidRPr="00932E42" w:rsidDel="007B56CB">
          <w:rPr>
            <w:rFonts w:ascii="Times New Roman" w:hAnsi="Times New Roman" w:cs="Times New Roman"/>
            <w:noProof/>
            <w:rPrChange w:author="Vaught, Jacob" w:date="2023-12-08T20:45:00Z" w:id="2193">
              <w:rPr>
                <w:noProof/>
              </w:rPr>
            </w:rPrChange>
          </w:rPr>
          <w:drawing>
            <wp:inline distT="0" distB="0" distL="0" distR="0" wp14:anchorId="209DE5B1" wp14:editId="770455E0">
              <wp:extent cx="4952307" cy="3083891"/>
              <wp:effectExtent l="0" t="0" r="0" b="0"/>
              <wp:docPr id="311773600" name="Picture 311773600" descr="A diagram of a microcontroll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4952307" cy="3083891"/>
                      </a:xfrm>
                      <a:prstGeom prst="rect">
                        <a:avLst/>
                      </a:prstGeom>
                    </pic:spPr>
                  </pic:pic>
                </a:graphicData>
              </a:graphic>
            </wp:inline>
          </w:drawing>
        </w:r>
      </w:del>
    </w:p>
    <w:p w:rsidRPr="00932E42" w:rsidR="18DA6B1B" w:rsidDel="007B56CB" w:rsidP="18DA6B1B" w:rsidRDefault="18DA6B1B" w14:paraId="6E823889" w14:textId="27FE6C44">
      <w:pPr>
        <w:rPr>
          <w:del w:author="Vaught, Jacob" w:date="2023-12-08T23:19:00Z" w:id="2194"/>
          <w:rFonts w:ascii="Times New Roman" w:hAnsi="Times New Roman" w:cs="Times New Roman"/>
          <w:rPrChange w:author="Vaught, Jacob" w:date="2023-12-08T20:45:00Z" w:id="2195">
            <w:rPr>
              <w:del w:author="Vaught, Jacob" w:date="2023-12-08T23:19:00Z" w:id="2196"/>
            </w:rPr>
          </w:rPrChange>
        </w:rPr>
      </w:pPr>
    </w:p>
    <w:p w:rsidRPr="00932E42" w:rsidR="00022ED2" w:rsidDel="00D660A2" w:rsidP="00C6371F" w:rsidRDefault="6C2AEA49" w14:paraId="3E424E7B" w14:textId="0523140D">
      <w:pPr>
        <w:pStyle w:val="Heading1"/>
        <w:rPr>
          <w:del w:author="Vaught, Jacob" w:date="2023-12-09T00:25:00Z" w:id="2197"/>
          <w:rFonts w:ascii="Times New Roman" w:hAnsi="Times New Roman" w:eastAsia="Calibri" w:cs="Times New Roman"/>
          <w:rPrChange w:author="Vaught, Jacob" w:date="2023-12-08T20:45:00Z" w:id="2198">
            <w:rPr>
              <w:del w:author="Vaught, Jacob" w:date="2023-12-09T00:25:00Z" w:id="2199"/>
              <w:rFonts w:ascii="Calibri" w:hAnsi="Calibri" w:eastAsia="Calibri" w:cs="Calibri"/>
            </w:rPr>
          </w:rPrChange>
        </w:rPr>
      </w:pPr>
      <w:del w:author="Vaught, Jacob" w:date="2023-12-09T00:25:00Z" w:id="2200">
        <w:r w:rsidRPr="00932E42" w:rsidDel="00D660A2">
          <w:rPr>
            <w:rFonts w:ascii="Times New Roman" w:hAnsi="Times New Roman" w:cs="Times New Roman"/>
            <w:rPrChange w:author="Vaught, Jacob" w:date="2023-12-08T20:45:00Z" w:id="2201">
              <w:rPr/>
            </w:rPrChange>
          </w:rPr>
          <w:delText xml:space="preserve">7. </w:delText>
        </w:r>
        <w:r w:rsidRPr="00932E42" w:rsidDel="00D660A2" w:rsidR="7EAEBFAF">
          <w:rPr>
            <w:rFonts w:ascii="Times New Roman" w:hAnsi="Times New Roman" w:cs="Times New Roman"/>
            <w:rPrChange w:author="Vaught, Jacob" w:date="2023-12-08T20:45:00Z" w:id="2202">
              <w:rPr/>
            </w:rPrChange>
          </w:rPr>
          <w:delText xml:space="preserve">Arduino Microcontroller </w:delText>
        </w:r>
        <w:r w:rsidRPr="00932E42" w:rsidDel="00D660A2">
          <w:rPr>
            <w:rFonts w:ascii="Times New Roman" w:hAnsi="Times New Roman" w:cs="Times New Roman"/>
            <w:rPrChange w:author="Vaught, Jacob" w:date="2023-12-08T20:45:00Z" w:id="2203">
              <w:rPr/>
            </w:rPrChange>
          </w:rPr>
          <w:delText>C/C++ Code</w:delText>
        </w:r>
      </w:del>
    </w:p>
    <w:p w:rsidRPr="00932E42" w:rsidR="00022ED2" w:rsidDel="00D660A2" w:rsidP="00E00838" w:rsidRDefault="6C2AEA49" w14:paraId="51164C1F" w14:textId="4D36D7C6">
      <w:pPr>
        <w:pStyle w:val="Heading2"/>
        <w:rPr>
          <w:del w:author="Vaught, Jacob" w:date="2023-12-09T00:25:00Z" w:id="2204"/>
          <w:rStyle w:val="Heading2Char"/>
          <w:rFonts w:ascii="Times New Roman" w:hAnsi="Times New Roman" w:eastAsia="Calibri Light" w:cs="Times New Roman"/>
          <w:rPrChange w:author="Vaught, Jacob" w:date="2023-12-08T20:45:00Z" w:id="2205">
            <w:rPr>
              <w:del w:author="Vaught, Jacob" w:date="2023-12-09T00:25:00Z" w:id="2206"/>
              <w:rStyle w:val="Heading2Char"/>
              <w:rFonts w:ascii="Calibri Light" w:hAnsi="Calibri Light" w:eastAsia="Calibri Light" w:cs="Calibri Light"/>
            </w:rPr>
          </w:rPrChange>
        </w:rPr>
      </w:pPr>
      <w:del w:author="Vaught, Jacob" w:date="2023-12-09T00:25:00Z" w:id="2207">
        <w:r w:rsidRPr="00932E42" w:rsidDel="00D660A2">
          <w:rPr>
            <w:rStyle w:val="Heading2Char"/>
            <w:rFonts w:ascii="Times New Roman" w:hAnsi="Times New Roman" w:eastAsia="Calibri Light" w:cs="Times New Roman"/>
            <w:rPrChange w:author="Vaught, Jacob" w:date="2023-12-08T20:45:00Z" w:id="2208">
              <w:rPr>
                <w:rStyle w:val="Heading2Char"/>
                <w:rFonts w:ascii="Calibri Light" w:hAnsi="Calibri Light" w:eastAsia="Calibri Light" w:cs="Calibri Light"/>
              </w:rPr>
            </w:rPrChange>
          </w:rPr>
          <w:delText>7.1 Software Overview</w:delText>
        </w:r>
      </w:del>
    </w:p>
    <w:p w:rsidRPr="00932E42" w:rsidR="1CDCD470" w:rsidDel="00D660A2" w:rsidP="5ED0E4E5" w:rsidRDefault="1CDCD470" w14:paraId="6FD33DDF" w14:textId="2F96F76C">
      <w:pPr>
        <w:ind w:firstLine="720"/>
        <w:rPr>
          <w:del w:author="Vaught, Jacob" w:date="2023-12-09T00:25:00Z" w:id="2209"/>
          <w:rFonts w:ascii="Times New Roman" w:hAnsi="Times New Roman" w:cs="Times New Roman"/>
          <w:rPrChange w:author="Vaught, Jacob" w:date="2023-12-08T20:45:00Z" w:id="2210">
            <w:rPr>
              <w:del w:author="Vaught, Jacob" w:date="2023-12-09T00:25:00Z" w:id="2211"/>
            </w:rPr>
          </w:rPrChange>
        </w:rPr>
      </w:pPr>
      <w:del w:author="Vaught, Jacob" w:date="2023-12-09T00:25:00Z" w:id="2212">
        <w:r w:rsidRPr="00932E42" w:rsidDel="00D660A2">
          <w:rPr>
            <w:rFonts w:ascii="Times New Roman" w:hAnsi="Times New Roman" w:cs="Times New Roman"/>
            <w:rPrChange w:author="Vaught, Jacob" w:date="2023-12-08T20:45:00Z" w:id="2213">
              <w:rPr/>
            </w:rPrChange>
          </w:rPr>
          <w:delText>This code is designed for controlling an autonomous vehicle, featuring a mix of sensor inputs, button controls, and motor management. It starts by initializing various components: button pins for user interaction, PID control constants for navigation accuracy, and sensor pins for environmental feedback. The setup function configures these pins and sets up the necessary registers for motor control, ensuring that the vehicle can respond appropriately to both user commands and sensor data.</w:delText>
        </w:r>
      </w:del>
    </w:p>
    <w:p w:rsidRPr="00932E42" w:rsidR="1CDCD470" w:rsidDel="00D660A2" w:rsidP="6080EF12" w:rsidRDefault="1CDCD470" w14:paraId="770E1874" w14:textId="0493EC1D">
      <w:pPr>
        <w:ind w:firstLine="720"/>
        <w:rPr>
          <w:del w:author="Vaught, Jacob" w:date="2023-12-09T00:25:00Z" w:id="2214"/>
          <w:rFonts w:ascii="Times New Roman" w:hAnsi="Times New Roman" w:cs="Times New Roman"/>
          <w:rPrChange w:author="Vaught, Jacob" w:date="2023-12-08T20:45:00Z" w:id="2215">
            <w:rPr>
              <w:del w:author="Vaught, Jacob" w:date="2023-12-09T00:25:00Z" w:id="2216"/>
            </w:rPr>
          </w:rPrChange>
        </w:rPr>
      </w:pPr>
      <w:del w:author="Vaught, Jacob" w:date="2023-12-09T00:25:00Z" w:id="2217">
        <w:r w:rsidRPr="00932E42" w:rsidDel="00D660A2">
          <w:rPr>
            <w:rFonts w:ascii="Times New Roman" w:hAnsi="Times New Roman" w:cs="Times New Roman"/>
            <w:rPrChange w:author="Vaught, Jacob" w:date="2023-12-08T20:45:00Z" w:id="2218">
              <w:rPr/>
            </w:rPrChange>
          </w:rPr>
          <w:delText>In the main loop of the program, the vehicle continuously checks for user input through button presses and handles these commands. This involves reading and processing data from left and right sensors, crucial for the vehicle's understanding of its surroundings. Based on this data, the vehicle adjusts its servo position and motor speeds. These adjustments are crucial for navigating turns and maintaining a steady course, with the PID (Proportional, Integral, Derivative) algorithm playing a key role in determining the extent of these adjustments.</w:delText>
        </w:r>
      </w:del>
    </w:p>
    <w:p w:rsidRPr="00932E42" w:rsidR="1CDCD470" w:rsidDel="00D660A2" w:rsidP="6080EF12" w:rsidRDefault="1CDCD470" w14:paraId="070876CC" w14:textId="56C64B06">
      <w:pPr>
        <w:ind w:firstLine="720"/>
        <w:rPr>
          <w:del w:author="Vaught, Jacob" w:date="2023-12-09T00:25:00Z" w:id="2219"/>
          <w:rFonts w:ascii="Times New Roman" w:hAnsi="Times New Roman" w:cs="Times New Roman"/>
          <w:rPrChange w:author="Vaught, Jacob" w:date="2023-12-08T20:45:00Z" w:id="2220">
            <w:rPr>
              <w:del w:author="Vaught, Jacob" w:date="2023-12-09T00:25:00Z" w:id="2221"/>
            </w:rPr>
          </w:rPrChange>
        </w:rPr>
      </w:pPr>
      <w:del w:author="Vaught, Jacob" w:date="2023-12-09T00:25:00Z" w:id="2222">
        <w:r w:rsidRPr="00932E42" w:rsidDel="00D660A2">
          <w:rPr>
            <w:rFonts w:ascii="Times New Roman" w:hAnsi="Times New Roman" w:cs="Times New Roman"/>
            <w:rPrChange w:author="Vaught, Jacob" w:date="2023-12-08T20:45:00Z" w:id="2223">
              <w:rPr/>
            </w:rPrChange>
          </w:rPr>
          <w:delText>The code includes specific functions for detecting and handling turns, with visual indicators (like LED lights) signaling different states of the vehicle, such as turning or stopping. The turn detection is based on sensor values, and the vehicle's response involves adjusting motor speeds to navigate the turn effectively.</w:delText>
        </w:r>
      </w:del>
    </w:p>
    <w:p w:rsidRPr="00932E42" w:rsidR="1CDCD470" w:rsidDel="00D660A2" w:rsidP="6080EF12" w:rsidRDefault="1CDCD470" w14:paraId="73A1EE74" w14:textId="76542C35">
      <w:pPr>
        <w:ind w:firstLine="720"/>
        <w:rPr>
          <w:del w:author="Vaught, Jacob" w:date="2023-12-09T00:25:00Z" w:id="2224"/>
          <w:rFonts w:ascii="Times New Roman" w:hAnsi="Times New Roman" w:cs="Times New Roman"/>
          <w:rPrChange w:author="Vaught, Jacob" w:date="2023-12-08T20:45:00Z" w:id="2225">
            <w:rPr>
              <w:del w:author="Vaught, Jacob" w:date="2023-12-09T00:25:00Z" w:id="2226"/>
            </w:rPr>
          </w:rPrChange>
        </w:rPr>
      </w:pPr>
      <w:del w:author="Vaught, Jacob" w:date="2023-12-09T00:25:00Z" w:id="2227">
        <w:r w:rsidRPr="00932E42" w:rsidDel="00D660A2">
          <w:rPr>
            <w:rFonts w:ascii="Times New Roman" w:hAnsi="Times New Roman" w:cs="Times New Roman"/>
            <w:rPrChange w:author="Vaught, Jacob" w:date="2023-12-08T20:45:00Z" w:id="2228">
              <w:rPr/>
            </w:rPrChange>
          </w:rPr>
          <w:delText>Button press handlers are a key feature of this code, allowing for manual control over the vehicle's operational modes—like steering, waiting, or driving. Each button press triggers a different set of actions, including changes in LED states, motor speeds, and resetting certain parameters for a fresh start in navigation.</w:delText>
        </w:r>
      </w:del>
    </w:p>
    <w:p w:rsidRPr="00932E42" w:rsidR="1CDCD470" w:rsidDel="00D660A2" w:rsidP="23EE11D7" w:rsidRDefault="1CDCD470" w14:paraId="10C81F37" w14:textId="6EB92BBF">
      <w:pPr>
        <w:ind w:firstLine="720"/>
        <w:rPr>
          <w:del w:author="Vaught, Jacob" w:date="2023-12-09T00:25:00Z" w:id="2229"/>
          <w:rFonts w:ascii="Times New Roman" w:hAnsi="Times New Roman" w:cs="Times New Roman"/>
          <w:rPrChange w:author="Vaught, Jacob" w:date="2023-12-08T20:45:00Z" w:id="2230">
            <w:rPr>
              <w:del w:author="Vaught, Jacob" w:date="2023-12-09T00:25:00Z" w:id="2231"/>
            </w:rPr>
          </w:rPrChange>
        </w:rPr>
      </w:pPr>
      <w:del w:author="Vaught, Jacob" w:date="2023-12-09T00:25:00Z" w:id="2232">
        <w:r w:rsidRPr="00932E42" w:rsidDel="00D660A2">
          <w:rPr>
            <w:rFonts w:ascii="Times New Roman" w:hAnsi="Times New Roman" w:cs="Times New Roman"/>
            <w:rPrChange w:author="Vaught, Jacob" w:date="2023-12-08T20:45:00Z" w:id="2233">
              <w:rPr/>
            </w:rPrChange>
          </w:rPr>
          <w:delText>In essence, this code forms the brain of an autonomous vehicle, enabling it to interact with its environment intelligently, respond to user inputs, and navigate with precision using PID control. It's a sophisticated blend of electronic control, sensor data processing, and user interface management, all working together to ensure smooth and responsive operation of the vehicle.</w:delText>
        </w:r>
      </w:del>
    </w:p>
    <w:p w:rsidRPr="00932E42" w:rsidR="00022ED2" w:rsidDel="00D660A2" w:rsidP="5E5DC184" w:rsidRDefault="6C2AEA49" w14:paraId="5483AB15" w14:textId="5C6C1489">
      <w:pPr>
        <w:rPr>
          <w:del w:author="Vaught, Jacob" w:date="2023-12-09T00:25:00Z" w:id="2234"/>
          <w:rStyle w:val="Heading2Char"/>
          <w:rFonts w:ascii="Times New Roman" w:hAnsi="Times New Roman" w:eastAsia="Calibri Light" w:cs="Times New Roman"/>
          <w:rPrChange w:author="Vaught, Jacob" w:date="2023-12-08T20:45:00Z" w:id="2235">
            <w:rPr>
              <w:del w:author="Vaught, Jacob" w:date="2023-12-09T00:25:00Z" w:id="2236"/>
              <w:rStyle w:val="Heading2Char"/>
              <w:rFonts w:ascii="Calibri Light" w:hAnsi="Calibri Light" w:eastAsia="Calibri Light" w:cs="Calibri Light"/>
            </w:rPr>
          </w:rPrChange>
        </w:rPr>
      </w:pPr>
      <w:del w:author="Vaught, Jacob" w:date="2023-12-09T00:25:00Z" w:id="2237">
        <w:r w:rsidRPr="00932E42" w:rsidDel="00D660A2">
          <w:rPr>
            <w:rStyle w:val="Heading2Char"/>
            <w:rFonts w:ascii="Times New Roman" w:hAnsi="Times New Roman" w:eastAsia="Calibri Light" w:cs="Times New Roman"/>
            <w:rPrChange w:author="Vaught, Jacob" w:date="2023-12-08T20:45:00Z" w:id="2238">
              <w:rPr>
                <w:rStyle w:val="Heading2Char"/>
                <w:rFonts w:ascii="Calibri Light" w:hAnsi="Calibri Light" w:eastAsia="Calibri Light" w:cs="Calibri Light"/>
              </w:rPr>
            </w:rPrChange>
          </w:rPr>
          <w:delText>7.2 Code</w:delText>
        </w:r>
      </w:del>
    </w:p>
    <w:p w:rsidRPr="007B56CB" w:rsidR="00022ED2" w:rsidDel="00D660A2" w:rsidP="004B7877" w:rsidRDefault="3A626A86" w14:paraId="5ECDE0CE" w14:textId="33F39034">
      <w:pPr>
        <w:spacing w:after="0" w:line="240" w:lineRule="auto"/>
        <w:rPr>
          <w:del w:author="Vaught, Jacob" w:date="2023-12-09T00:25:00Z" w:id="2239"/>
          <w:rFonts w:ascii="Courier New" w:hAnsi="Courier New" w:cs="Courier New"/>
          <w:sz w:val="16"/>
          <w:szCs w:val="16"/>
          <w:rPrChange w:author="Vaught, Jacob" w:date="2023-12-08T23:20:00Z" w:id="2240">
            <w:rPr>
              <w:del w:author="Vaught, Jacob" w:date="2023-12-09T00:25:00Z" w:id="2241"/>
              <w:sz w:val="16"/>
              <w:szCs w:val="16"/>
            </w:rPr>
          </w:rPrChange>
        </w:rPr>
      </w:pPr>
      <w:del w:author="Vaught, Jacob" w:date="2023-12-09T00:25:00Z" w:id="2242">
        <w:r w:rsidRPr="007B56CB" w:rsidDel="00D660A2">
          <w:rPr>
            <w:rFonts w:ascii="Courier New" w:hAnsi="Courier New" w:eastAsia="Consolas" w:cs="Courier New"/>
            <w:color w:val="95A5A6"/>
            <w:sz w:val="16"/>
            <w:szCs w:val="16"/>
            <w:rPrChange w:author="Vaught, Jacob" w:date="2023-12-08T23:20:00Z" w:id="2243">
              <w:rPr>
                <w:rFonts w:ascii="Consolas" w:hAnsi="Consolas" w:eastAsia="Consolas" w:cs="Consolas"/>
                <w:color w:val="95A5A6"/>
                <w:sz w:val="16"/>
                <w:szCs w:val="16"/>
              </w:rPr>
            </w:rPrChange>
          </w:rPr>
          <w:delText>// Initialization of the button pins</w:delText>
        </w:r>
      </w:del>
    </w:p>
    <w:p w:rsidRPr="007B56CB" w:rsidR="00022ED2" w:rsidDel="00D660A2" w:rsidP="004B7877" w:rsidRDefault="3A626A86" w14:paraId="2B6098D6" w14:textId="7C760834">
      <w:pPr>
        <w:spacing w:after="0" w:line="240" w:lineRule="auto"/>
        <w:rPr>
          <w:del w:author="Vaught, Jacob" w:date="2023-12-09T00:25:00Z" w:id="2244"/>
          <w:rFonts w:ascii="Courier New" w:hAnsi="Courier New" w:cs="Courier New"/>
          <w:sz w:val="16"/>
          <w:szCs w:val="16"/>
          <w:rPrChange w:author="Vaught, Jacob" w:date="2023-12-08T23:20:00Z" w:id="2245">
            <w:rPr>
              <w:del w:author="Vaught, Jacob" w:date="2023-12-09T00:25:00Z" w:id="2246"/>
              <w:sz w:val="16"/>
              <w:szCs w:val="16"/>
            </w:rPr>
          </w:rPrChange>
        </w:rPr>
      </w:pPr>
      <w:del w:author="Vaught, Jacob" w:date="2023-12-09T00:25:00Z" w:id="2247">
        <w:r w:rsidRPr="007B56CB" w:rsidDel="00D660A2">
          <w:rPr>
            <w:rFonts w:ascii="Courier New" w:hAnsi="Courier New" w:eastAsia="Consolas" w:cs="Courier New"/>
            <w:color w:val="00979D"/>
            <w:sz w:val="16"/>
            <w:szCs w:val="16"/>
            <w:rPrChange w:author="Vaught, Jacob" w:date="2023-12-08T23:20:00Z" w:id="2248">
              <w:rPr>
                <w:rFonts w:ascii="Consolas" w:hAnsi="Consolas" w:eastAsia="Consolas" w:cs="Consolas"/>
                <w:color w:val="00979D"/>
                <w:sz w:val="16"/>
                <w:szCs w:val="16"/>
              </w:rPr>
            </w:rPrChange>
          </w:rPr>
          <w:delText>const</w:delText>
        </w:r>
        <w:r w:rsidRPr="007B56CB" w:rsidDel="00D660A2">
          <w:rPr>
            <w:rFonts w:ascii="Courier New" w:hAnsi="Courier New" w:eastAsia="Consolas" w:cs="Courier New"/>
            <w:color w:val="4E5B61"/>
            <w:sz w:val="16"/>
            <w:szCs w:val="16"/>
            <w:rPrChange w:author="Vaught, Jacob" w:date="2023-12-08T23:20:00Z" w:id="2249">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00979D"/>
            <w:sz w:val="16"/>
            <w:szCs w:val="16"/>
            <w:rPrChange w:author="Vaught, Jacob" w:date="2023-12-08T23:20:00Z" w:id="2250">
              <w:rPr>
                <w:rFonts w:ascii="Consolas" w:hAnsi="Consolas" w:eastAsia="Consolas" w:cs="Consolas"/>
                <w:color w:val="00979D"/>
                <w:sz w:val="16"/>
                <w:szCs w:val="16"/>
              </w:rPr>
            </w:rPrChange>
          </w:rPr>
          <w:delText>int</w:delText>
        </w:r>
        <w:r w:rsidRPr="007B56CB" w:rsidDel="00D660A2">
          <w:rPr>
            <w:rFonts w:ascii="Courier New" w:hAnsi="Courier New" w:eastAsia="Consolas" w:cs="Courier New"/>
            <w:color w:val="4E5B61"/>
            <w:sz w:val="16"/>
            <w:szCs w:val="16"/>
            <w:rPrChange w:author="Vaught, Jacob" w:date="2023-12-08T23:20:00Z" w:id="2251">
              <w:rPr>
                <w:rFonts w:ascii="Consolas" w:hAnsi="Consolas" w:eastAsia="Consolas" w:cs="Consolas"/>
                <w:color w:val="4E5B61"/>
                <w:sz w:val="16"/>
                <w:szCs w:val="16"/>
              </w:rPr>
            </w:rPrChange>
          </w:rPr>
          <w:delText xml:space="preserve"> greenButtonPin = </w:delText>
        </w:r>
        <w:r w:rsidRPr="007B56CB" w:rsidDel="00D660A2">
          <w:rPr>
            <w:rFonts w:ascii="Courier New" w:hAnsi="Courier New" w:eastAsia="Consolas" w:cs="Courier New"/>
            <w:color w:val="005C5F"/>
            <w:sz w:val="16"/>
            <w:szCs w:val="16"/>
            <w:rPrChange w:author="Vaught, Jacob" w:date="2023-12-08T23:20:00Z" w:id="2252">
              <w:rPr>
                <w:rFonts w:ascii="Consolas" w:hAnsi="Consolas" w:eastAsia="Consolas" w:cs="Consolas"/>
                <w:color w:val="005C5F"/>
                <w:sz w:val="16"/>
                <w:szCs w:val="16"/>
              </w:rPr>
            </w:rPrChange>
          </w:rPr>
          <w:delText>11</w:delText>
        </w:r>
        <w:r w:rsidRPr="007B56CB" w:rsidDel="00D660A2">
          <w:rPr>
            <w:rFonts w:ascii="Courier New" w:hAnsi="Courier New" w:eastAsia="Consolas" w:cs="Courier New"/>
            <w:color w:val="4E5B61"/>
            <w:sz w:val="16"/>
            <w:szCs w:val="16"/>
            <w:rPrChange w:author="Vaught, Jacob" w:date="2023-12-08T23:20:00Z" w:id="2253">
              <w:rPr>
                <w:rFonts w:ascii="Consolas" w:hAnsi="Consolas" w:eastAsia="Consolas" w:cs="Consolas"/>
                <w:color w:val="4E5B61"/>
                <w:sz w:val="16"/>
                <w:szCs w:val="16"/>
              </w:rPr>
            </w:rPrChange>
          </w:rPr>
          <w:delText>;</w:delText>
        </w:r>
        <w:r w:rsidRPr="007B56CB" w:rsidDel="00D660A2">
          <w:rPr>
            <w:rFonts w:ascii="Courier New" w:hAnsi="Courier New" w:eastAsia="Consolas" w:cs="Courier New"/>
            <w:color w:val="95A5A6"/>
            <w:sz w:val="16"/>
            <w:szCs w:val="16"/>
            <w:rPrChange w:author="Vaught, Jacob" w:date="2023-12-08T23:20:00Z" w:id="2254">
              <w:rPr>
                <w:rFonts w:ascii="Consolas" w:hAnsi="Consolas" w:eastAsia="Consolas" w:cs="Consolas"/>
                <w:color w:val="95A5A6"/>
                <w:sz w:val="16"/>
                <w:szCs w:val="16"/>
              </w:rPr>
            </w:rPrChange>
          </w:rPr>
          <w:delText xml:space="preserve"> // Green button connected to digital pin 2</w:delText>
        </w:r>
      </w:del>
    </w:p>
    <w:p w:rsidRPr="007B56CB" w:rsidR="00022ED2" w:rsidDel="00D660A2" w:rsidP="004B7877" w:rsidRDefault="3A626A86" w14:paraId="7E6B8DA3" w14:textId="603DC2BF">
      <w:pPr>
        <w:spacing w:after="0" w:line="240" w:lineRule="auto"/>
        <w:rPr>
          <w:del w:author="Vaught, Jacob" w:date="2023-12-09T00:25:00Z" w:id="2255"/>
          <w:rFonts w:ascii="Courier New" w:hAnsi="Courier New" w:cs="Courier New"/>
          <w:sz w:val="16"/>
          <w:szCs w:val="16"/>
          <w:rPrChange w:author="Vaught, Jacob" w:date="2023-12-08T23:20:00Z" w:id="2256">
            <w:rPr>
              <w:del w:author="Vaught, Jacob" w:date="2023-12-09T00:25:00Z" w:id="2257"/>
              <w:sz w:val="16"/>
              <w:szCs w:val="16"/>
            </w:rPr>
          </w:rPrChange>
        </w:rPr>
      </w:pPr>
      <w:del w:author="Vaught, Jacob" w:date="2023-12-09T00:25:00Z" w:id="2258">
        <w:r w:rsidRPr="007B56CB" w:rsidDel="00D660A2">
          <w:rPr>
            <w:rFonts w:ascii="Courier New" w:hAnsi="Courier New" w:eastAsia="Consolas" w:cs="Courier New"/>
            <w:color w:val="00979D"/>
            <w:sz w:val="16"/>
            <w:szCs w:val="16"/>
            <w:rPrChange w:author="Vaught, Jacob" w:date="2023-12-08T23:20:00Z" w:id="2259">
              <w:rPr>
                <w:rFonts w:ascii="Consolas" w:hAnsi="Consolas" w:eastAsia="Consolas" w:cs="Consolas"/>
                <w:color w:val="00979D"/>
                <w:sz w:val="16"/>
                <w:szCs w:val="16"/>
              </w:rPr>
            </w:rPrChange>
          </w:rPr>
          <w:delText>const</w:delText>
        </w:r>
        <w:r w:rsidRPr="007B56CB" w:rsidDel="00D660A2">
          <w:rPr>
            <w:rFonts w:ascii="Courier New" w:hAnsi="Courier New" w:eastAsia="Consolas" w:cs="Courier New"/>
            <w:color w:val="4E5B61"/>
            <w:sz w:val="16"/>
            <w:szCs w:val="16"/>
            <w:rPrChange w:author="Vaught, Jacob" w:date="2023-12-08T23:20:00Z" w:id="2260">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00979D"/>
            <w:sz w:val="16"/>
            <w:szCs w:val="16"/>
            <w:rPrChange w:author="Vaught, Jacob" w:date="2023-12-08T23:20:00Z" w:id="2261">
              <w:rPr>
                <w:rFonts w:ascii="Consolas" w:hAnsi="Consolas" w:eastAsia="Consolas" w:cs="Consolas"/>
                <w:color w:val="00979D"/>
                <w:sz w:val="16"/>
                <w:szCs w:val="16"/>
              </w:rPr>
            </w:rPrChange>
          </w:rPr>
          <w:delText>int</w:delText>
        </w:r>
        <w:r w:rsidRPr="007B56CB" w:rsidDel="00D660A2">
          <w:rPr>
            <w:rFonts w:ascii="Courier New" w:hAnsi="Courier New" w:eastAsia="Consolas" w:cs="Courier New"/>
            <w:color w:val="4E5B61"/>
            <w:sz w:val="16"/>
            <w:szCs w:val="16"/>
            <w:rPrChange w:author="Vaught, Jacob" w:date="2023-12-08T23:20:00Z" w:id="2262">
              <w:rPr>
                <w:rFonts w:ascii="Consolas" w:hAnsi="Consolas" w:eastAsia="Consolas" w:cs="Consolas"/>
                <w:color w:val="4E5B61"/>
                <w:sz w:val="16"/>
                <w:szCs w:val="16"/>
              </w:rPr>
            </w:rPrChange>
          </w:rPr>
          <w:delText xml:space="preserve"> yellowButtonPin = </w:delText>
        </w:r>
        <w:r w:rsidRPr="007B56CB" w:rsidDel="00D660A2">
          <w:rPr>
            <w:rFonts w:ascii="Courier New" w:hAnsi="Courier New" w:eastAsia="Consolas" w:cs="Courier New"/>
            <w:color w:val="005C5F"/>
            <w:sz w:val="16"/>
            <w:szCs w:val="16"/>
            <w:rPrChange w:author="Vaught, Jacob" w:date="2023-12-08T23:20:00Z" w:id="2263">
              <w:rPr>
                <w:rFonts w:ascii="Consolas" w:hAnsi="Consolas" w:eastAsia="Consolas" w:cs="Consolas"/>
                <w:color w:val="005C5F"/>
                <w:sz w:val="16"/>
                <w:szCs w:val="16"/>
              </w:rPr>
            </w:rPrChange>
          </w:rPr>
          <w:delText>12</w:delText>
        </w:r>
        <w:r w:rsidRPr="007B56CB" w:rsidDel="00D660A2">
          <w:rPr>
            <w:rFonts w:ascii="Courier New" w:hAnsi="Courier New" w:eastAsia="Consolas" w:cs="Courier New"/>
            <w:color w:val="4E5B61"/>
            <w:sz w:val="16"/>
            <w:szCs w:val="16"/>
            <w:rPrChange w:author="Vaught, Jacob" w:date="2023-12-08T23:20:00Z" w:id="2264">
              <w:rPr>
                <w:rFonts w:ascii="Consolas" w:hAnsi="Consolas" w:eastAsia="Consolas" w:cs="Consolas"/>
                <w:color w:val="4E5B61"/>
                <w:sz w:val="16"/>
                <w:szCs w:val="16"/>
              </w:rPr>
            </w:rPrChange>
          </w:rPr>
          <w:delText>;</w:delText>
        </w:r>
        <w:r w:rsidRPr="007B56CB" w:rsidDel="00D660A2">
          <w:rPr>
            <w:rFonts w:ascii="Courier New" w:hAnsi="Courier New" w:eastAsia="Consolas" w:cs="Courier New"/>
            <w:color w:val="95A5A6"/>
            <w:sz w:val="16"/>
            <w:szCs w:val="16"/>
            <w:rPrChange w:author="Vaught, Jacob" w:date="2023-12-08T23:20:00Z" w:id="2265">
              <w:rPr>
                <w:rFonts w:ascii="Consolas" w:hAnsi="Consolas" w:eastAsia="Consolas" w:cs="Consolas"/>
                <w:color w:val="95A5A6"/>
                <w:sz w:val="16"/>
                <w:szCs w:val="16"/>
              </w:rPr>
            </w:rPrChange>
          </w:rPr>
          <w:delText xml:space="preserve"> // Yellow button connected to digital pin 3</w:delText>
        </w:r>
      </w:del>
    </w:p>
    <w:p w:rsidRPr="007B56CB" w:rsidR="00022ED2" w:rsidDel="00D660A2" w:rsidP="004B7877" w:rsidRDefault="3A626A86" w14:paraId="03FC6684" w14:textId="5F61793F">
      <w:pPr>
        <w:spacing w:after="0" w:line="240" w:lineRule="auto"/>
        <w:rPr>
          <w:del w:author="Vaught, Jacob" w:date="2023-12-09T00:25:00Z" w:id="2266"/>
          <w:rFonts w:ascii="Courier New" w:hAnsi="Courier New" w:cs="Courier New"/>
          <w:sz w:val="16"/>
          <w:szCs w:val="16"/>
          <w:rPrChange w:author="Vaught, Jacob" w:date="2023-12-08T23:20:00Z" w:id="2267">
            <w:rPr>
              <w:del w:author="Vaught, Jacob" w:date="2023-12-09T00:25:00Z" w:id="2268"/>
              <w:sz w:val="16"/>
              <w:szCs w:val="16"/>
            </w:rPr>
          </w:rPrChange>
        </w:rPr>
      </w:pPr>
      <w:del w:author="Vaught, Jacob" w:date="2023-12-09T00:25:00Z" w:id="2269">
        <w:r w:rsidRPr="007B56CB" w:rsidDel="00D660A2">
          <w:rPr>
            <w:rFonts w:ascii="Courier New" w:hAnsi="Courier New" w:eastAsia="Consolas" w:cs="Courier New"/>
            <w:color w:val="00979D"/>
            <w:sz w:val="16"/>
            <w:szCs w:val="16"/>
            <w:rPrChange w:author="Vaught, Jacob" w:date="2023-12-08T23:20:00Z" w:id="2270">
              <w:rPr>
                <w:rFonts w:ascii="Consolas" w:hAnsi="Consolas" w:eastAsia="Consolas" w:cs="Consolas"/>
                <w:color w:val="00979D"/>
                <w:sz w:val="16"/>
                <w:szCs w:val="16"/>
              </w:rPr>
            </w:rPrChange>
          </w:rPr>
          <w:delText>const</w:delText>
        </w:r>
        <w:r w:rsidRPr="007B56CB" w:rsidDel="00D660A2">
          <w:rPr>
            <w:rFonts w:ascii="Courier New" w:hAnsi="Courier New" w:eastAsia="Consolas" w:cs="Courier New"/>
            <w:color w:val="4E5B61"/>
            <w:sz w:val="16"/>
            <w:szCs w:val="16"/>
            <w:rPrChange w:author="Vaught, Jacob" w:date="2023-12-08T23:20:00Z" w:id="2271">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00979D"/>
            <w:sz w:val="16"/>
            <w:szCs w:val="16"/>
            <w:rPrChange w:author="Vaught, Jacob" w:date="2023-12-08T23:20:00Z" w:id="2272">
              <w:rPr>
                <w:rFonts w:ascii="Consolas" w:hAnsi="Consolas" w:eastAsia="Consolas" w:cs="Consolas"/>
                <w:color w:val="00979D"/>
                <w:sz w:val="16"/>
                <w:szCs w:val="16"/>
              </w:rPr>
            </w:rPrChange>
          </w:rPr>
          <w:delText>int</w:delText>
        </w:r>
        <w:r w:rsidRPr="007B56CB" w:rsidDel="00D660A2">
          <w:rPr>
            <w:rFonts w:ascii="Courier New" w:hAnsi="Courier New" w:eastAsia="Consolas" w:cs="Courier New"/>
            <w:color w:val="4E5B61"/>
            <w:sz w:val="16"/>
            <w:szCs w:val="16"/>
            <w:rPrChange w:author="Vaught, Jacob" w:date="2023-12-08T23:20:00Z" w:id="2273">
              <w:rPr>
                <w:rFonts w:ascii="Consolas" w:hAnsi="Consolas" w:eastAsia="Consolas" w:cs="Consolas"/>
                <w:color w:val="4E5B61"/>
                <w:sz w:val="16"/>
                <w:szCs w:val="16"/>
              </w:rPr>
            </w:rPrChange>
          </w:rPr>
          <w:delText xml:space="preserve"> redButtonPin = </w:delText>
        </w:r>
        <w:r w:rsidRPr="007B56CB" w:rsidDel="00D660A2">
          <w:rPr>
            <w:rFonts w:ascii="Courier New" w:hAnsi="Courier New" w:eastAsia="Consolas" w:cs="Courier New"/>
            <w:color w:val="005C5F"/>
            <w:sz w:val="16"/>
            <w:szCs w:val="16"/>
            <w:rPrChange w:author="Vaught, Jacob" w:date="2023-12-08T23:20:00Z" w:id="2274">
              <w:rPr>
                <w:rFonts w:ascii="Consolas" w:hAnsi="Consolas" w:eastAsia="Consolas" w:cs="Consolas"/>
                <w:color w:val="005C5F"/>
                <w:sz w:val="16"/>
                <w:szCs w:val="16"/>
              </w:rPr>
            </w:rPrChange>
          </w:rPr>
          <w:delText>8</w:delText>
        </w:r>
        <w:r w:rsidRPr="007B56CB" w:rsidDel="00D660A2">
          <w:rPr>
            <w:rFonts w:ascii="Courier New" w:hAnsi="Courier New" w:eastAsia="Consolas" w:cs="Courier New"/>
            <w:color w:val="4E5B61"/>
            <w:sz w:val="16"/>
            <w:szCs w:val="16"/>
            <w:rPrChange w:author="Vaught, Jacob" w:date="2023-12-08T23:20:00Z" w:id="2275">
              <w:rPr>
                <w:rFonts w:ascii="Consolas" w:hAnsi="Consolas" w:eastAsia="Consolas" w:cs="Consolas"/>
                <w:color w:val="4E5B61"/>
                <w:sz w:val="16"/>
                <w:szCs w:val="16"/>
              </w:rPr>
            </w:rPrChange>
          </w:rPr>
          <w:delText>;</w:delText>
        </w:r>
        <w:r w:rsidRPr="007B56CB" w:rsidDel="00D660A2">
          <w:rPr>
            <w:rFonts w:ascii="Courier New" w:hAnsi="Courier New" w:eastAsia="Consolas" w:cs="Courier New"/>
            <w:color w:val="95A5A6"/>
            <w:sz w:val="16"/>
            <w:szCs w:val="16"/>
            <w:rPrChange w:author="Vaught, Jacob" w:date="2023-12-08T23:20:00Z" w:id="2276">
              <w:rPr>
                <w:rFonts w:ascii="Consolas" w:hAnsi="Consolas" w:eastAsia="Consolas" w:cs="Consolas"/>
                <w:color w:val="95A5A6"/>
                <w:sz w:val="16"/>
                <w:szCs w:val="16"/>
              </w:rPr>
            </w:rPrChange>
          </w:rPr>
          <w:delText xml:space="preserve"> // Red button connected to digital pin 4</w:delText>
        </w:r>
      </w:del>
    </w:p>
    <w:p w:rsidRPr="007B56CB" w:rsidR="00022ED2" w:rsidDel="00D660A2" w:rsidP="004B7877" w:rsidRDefault="3A626A86" w14:paraId="5E5D5E58" w14:textId="11326BEA">
      <w:pPr>
        <w:spacing w:after="0" w:line="240" w:lineRule="auto"/>
        <w:rPr>
          <w:del w:author="Vaught, Jacob" w:date="2023-12-09T00:25:00Z" w:id="2277"/>
          <w:rFonts w:ascii="Courier New" w:hAnsi="Courier New" w:cs="Courier New"/>
          <w:sz w:val="16"/>
          <w:szCs w:val="16"/>
          <w:rPrChange w:author="Vaught, Jacob" w:date="2023-12-08T23:20:00Z" w:id="2278">
            <w:rPr>
              <w:del w:author="Vaught, Jacob" w:date="2023-12-09T00:25:00Z" w:id="2279"/>
              <w:sz w:val="16"/>
              <w:szCs w:val="16"/>
            </w:rPr>
          </w:rPrChange>
        </w:rPr>
      </w:pPr>
      <w:del w:author="Vaught, Jacob" w:date="2023-12-09T00:25:00Z" w:id="2280">
        <w:r w:rsidRPr="007B56CB" w:rsidDel="00D660A2">
          <w:rPr>
            <w:rFonts w:ascii="Courier New" w:hAnsi="Courier New" w:eastAsia="Consolas" w:cs="Courier New"/>
            <w:color w:val="00979D"/>
            <w:sz w:val="16"/>
            <w:szCs w:val="16"/>
            <w:rPrChange w:author="Vaught, Jacob" w:date="2023-12-08T23:20:00Z" w:id="2281">
              <w:rPr>
                <w:rFonts w:ascii="Consolas" w:hAnsi="Consolas" w:eastAsia="Consolas" w:cs="Consolas"/>
                <w:color w:val="00979D"/>
                <w:sz w:val="16"/>
                <w:szCs w:val="16"/>
              </w:rPr>
            </w:rPrChange>
          </w:rPr>
          <w:delText>const</w:delText>
        </w:r>
        <w:r w:rsidRPr="007B56CB" w:rsidDel="00D660A2">
          <w:rPr>
            <w:rFonts w:ascii="Courier New" w:hAnsi="Courier New" w:eastAsia="Consolas" w:cs="Courier New"/>
            <w:color w:val="4E5B61"/>
            <w:sz w:val="16"/>
            <w:szCs w:val="16"/>
            <w:rPrChange w:author="Vaught, Jacob" w:date="2023-12-08T23:20:00Z" w:id="2282">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00979D"/>
            <w:sz w:val="16"/>
            <w:szCs w:val="16"/>
            <w:rPrChange w:author="Vaught, Jacob" w:date="2023-12-08T23:20:00Z" w:id="2283">
              <w:rPr>
                <w:rFonts w:ascii="Consolas" w:hAnsi="Consolas" w:eastAsia="Consolas" w:cs="Consolas"/>
                <w:color w:val="00979D"/>
                <w:sz w:val="16"/>
                <w:szCs w:val="16"/>
              </w:rPr>
            </w:rPrChange>
          </w:rPr>
          <w:delText>int</w:delText>
        </w:r>
        <w:r w:rsidRPr="007B56CB" w:rsidDel="00D660A2">
          <w:rPr>
            <w:rFonts w:ascii="Courier New" w:hAnsi="Courier New" w:eastAsia="Consolas" w:cs="Courier New"/>
            <w:color w:val="4E5B61"/>
            <w:sz w:val="16"/>
            <w:szCs w:val="16"/>
            <w:rPrChange w:author="Vaught, Jacob" w:date="2023-12-08T23:20:00Z" w:id="2284">
              <w:rPr>
                <w:rFonts w:ascii="Consolas" w:hAnsi="Consolas" w:eastAsia="Consolas" w:cs="Consolas"/>
                <w:color w:val="4E5B61"/>
                <w:sz w:val="16"/>
                <w:szCs w:val="16"/>
              </w:rPr>
            </w:rPrChange>
          </w:rPr>
          <w:delText xml:space="preserve"> servoPin = </w:delText>
        </w:r>
        <w:r w:rsidRPr="007B56CB" w:rsidDel="00D660A2">
          <w:rPr>
            <w:rFonts w:ascii="Courier New" w:hAnsi="Courier New" w:eastAsia="Consolas" w:cs="Courier New"/>
            <w:color w:val="005C5F"/>
            <w:sz w:val="16"/>
            <w:szCs w:val="16"/>
            <w:rPrChange w:author="Vaught, Jacob" w:date="2023-12-08T23:20:00Z" w:id="2285">
              <w:rPr>
                <w:rFonts w:ascii="Consolas" w:hAnsi="Consolas" w:eastAsia="Consolas" w:cs="Consolas"/>
                <w:color w:val="005C5F"/>
                <w:sz w:val="16"/>
                <w:szCs w:val="16"/>
              </w:rPr>
            </w:rPrChange>
          </w:rPr>
          <w:delText>5</w:delText>
        </w:r>
        <w:r w:rsidRPr="007B56CB" w:rsidDel="00D660A2">
          <w:rPr>
            <w:rFonts w:ascii="Courier New" w:hAnsi="Courier New" w:eastAsia="Consolas" w:cs="Courier New"/>
            <w:color w:val="4E5B61"/>
            <w:sz w:val="16"/>
            <w:szCs w:val="16"/>
            <w:rPrChange w:author="Vaught, Jacob" w:date="2023-12-08T23:20:00Z" w:id="2286">
              <w:rPr>
                <w:rFonts w:ascii="Consolas" w:hAnsi="Consolas" w:eastAsia="Consolas" w:cs="Consolas"/>
                <w:color w:val="4E5B61"/>
                <w:sz w:val="16"/>
                <w:szCs w:val="16"/>
              </w:rPr>
            </w:rPrChange>
          </w:rPr>
          <w:delText>;</w:delText>
        </w:r>
      </w:del>
    </w:p>
    <w:p w:rsidRPr="007B56CB" w:rsidR="00022ED2" w:rsidDel="00D660A2" w:rsidP="004B7877" w:rsidRDefault="3A626A86" w14:paraId="74FBD8B0" w14:textId="77D01D23">
      <w:pPr>
        <w:spacing w:after="0" w:line="240" w:lineRule="auto"/>
        <w:rPr>
          <w:del w:author="Vaught, Jacob" w:date="2023-12-09T00:25:00Z" w:id="2287"/>
          <w:rFonts w:ascii="Courier New" w:hAnsi="Courier New" w:eastAsia="Consolas" w:cs="Courier New"/>
          <w:color w:val="95A5A6"/>
          <w:sz w:val="16"/>
          <w:szCs w:val="16"/>
          <w:rPrChange w:author="Vaught, Jacob" w:date="2023-12-08T23:20:00Z" w:id="2288">
            <w:rPr>
              <w:del w:author="Vaught, Jacob" w:date="2023-12-09T00:25:00Z" w:id="2289"/>
              <w:rFonts w:ascii="Consolas" w:hAnsi="Consolas" w:eastAsia="Consolas" w:cs="Consolas"/>
              <w:color w:val="95A5A6"/>
              <w:sz w:val="16"/>
              <w:szCs w:val="16"/>
            </w:rPr>
          </w:rPrChange>
        </w:rPr>
      </w:pPr>
      <w:del w:author="Vaught, Jacob" w:date="2023-12-09T00:25:00Z" w:id="2290">
        <w:r w:rsidRPr="007B56CB" w:rsidDel="00D660A2">
          <w:rPr>
            <w:rFonts w:ascii="Courier New" w:hAnsi="Courier New" w:eastAsia="Consolas" w:cs="Courier New"/>
            <w:color w:val="00979D"/>
            <w:sz w:val="16"/>
            <w:szCs w:val="16"/>
            <w:rPrChange w:author="Vaught, Jacob" w:date="2023-12-08T23:20:00Z" w:id="2291">
              <w:rPr>
                <w:rFonts w:ascii="Consolas" w:hAnsi="Consolas" w:eastAsia="Consolas" w:cs="Consolas"/>
                <w:color w:val="00979D"/>
                <w:sz w:val="16"/>
                <w:szCs w:val="16"/>
              </w:rPr>
            </w:rPrChange>
          </w:rPr>
          <w:delText>double</w:delText>
        </w:r>
        <w:r w:rsidRPr="007B56CB" w:rsidDel="00D660A2">
          <w:rPr>
            <w:rFonts w:ascii="Courier New" w:hAnsi="Courier New" w:eastAsia="Consolas" w:cs="Courier New"/>
            <w:color w:val="4E5B61"/>
            <w:sz w:val="16"/>
            <w:szCs w:val="16"/>
            <w:rPrChange w:author="Vaught, Jacob" w:date="2023-12-08T23:20:00Z" w:id="2292">
              <w:rPr>
                <w:rFonts w:ascii="Consolas" w:hAnsi="Consolas" w:eastAsia="Consolas" w:cs="Consolas"/>
                <w:color w:val="4E5B61"/>
                <w:sz w:val="16"/>
                <w:szCs w:val="16"/>
              </w:rPr>
            </w:rPrChange>
          </w:rPr>
          <w:delText xml:space="preserve"> Kp = </w:delText>
        </w:r>
        <w:r w:rsidRPr="007B56CB" w:rsidDel="00D660A2">
          <w:rPr>
            <w:rFonts w:ascii="Courier New" w:hAnsi="Courier New" w:eastAsia="Consolas" w:cs="Courier New"/>
            <w:color w:val="005C5F"/>
            <w:sz w:val="16"/>
            <w:szCs w:val="16"/>
            <w:rPrChange w:author="Vaught, Jacob" w:date="2023-12-08T23:20:00Z" w:id="2293">
              <w:rPr>
                <w:rFonts w:ascii="Consolas" w:hAnsi="Consolas" w:eastAsia="Consolas" w:cs="Consolas"/>
                <w:color w:val="005C5F"/>
                <w:sz w:val="16"/>
                <w:szCs w:val="16"/>
              </w:rPr>
            </w:rPrChange>
          </w:rPr>
          <w:delText>22.2</w:delText>
        </w:r>
        <w:r w:rsidRPr="007B56CB" w:rsidDel="00D660A2">
          <w:rPr>
            <w:rFonts w:ascii="Courier New" w:hAnsi="Courier New" w:eastAsia="Consolas" w:cs="Courier New"/>
            <w:color w:val="4E5B61"/>
            <w:sz w:val="16"/>
            <w:szCs w:val="16"/>
            <w:rPrChange w:author="Vaught, Jacob" w:date="2023-12-08T23:20:00Z" w:id="2294">
              <w:rPr>
                <w:rFonts w:ascii="Consolas" w:hAnsi="Consolas" w:eastAsia="Consolas" w:cs="Consolas"/>
                <w:color w:val="4E5B61"/>
                <w:sz w:val="16"/>
                <w:szCs w:val="16"/>
              </w:rPr>
            </w:rPrChange>
          </w:rPr>
          <w:delText xml:space="preserve">, Ki = </w:delText>
        </w:r>
        <w:r w:rsidRPr="007B56CB" w:rsidDel="00D660A2">
          <w:rPr>
            <w:rFonts w:ascii="Courier New" w:hAnsi="Courier New" w:eastAsia="Consolas" w:cs="Courier New"/>
            <w:color w:val="005C5F"/>
            <w:sz w:val="16"/>
            <w:szCs w:val="16"/>
            <w:rPrChange w:author="Vaught, Jacob" w:date="2023-12-08T23:20:00Z" w:id="2295">
              <w:rPr>
                <w:rFonts w:ascii="Consolas" w:hAnsi="Consolas" w:eastAsia="Consolas" w:cs="Consolas"/>
                <w:color w:val="005C5F"/>
                <w:sz w:val="16"/>
                <w:szCs w:val="16"/>
              </w:rPr>
            </w:rPrChange>
          </w:rPr>
          <w:delText>0.0</w:delText>
        </w:r>
        <w:r w:rsidRPr="007B56CB" w:rsidDel="00D660A2">
          <w:rPr>
            <w:rFonts w:ascii="Courier New" w:hAnsi="Courier New" w:eastAsia="Consolas" w:cs="Courier New"/>
            <w:color w:val="4E5B61"/>
            <w:sz w:val="16"/>
            <w:szCs w:val="16"/>
            <w:rPrChange w:author="Vaught, Jacob" w:date="2023-12-08T23:20:00Z" w:id="2296">
              <w:rPr>
                <w:rFonts w:ascii="Consolas" w:hAnsi="Consolas" w:eastAsia="Consolas" w:cs="Consolas"/>
                <w:color w:val="4E5B61"/>
                <w:sz w:val="16"/>
                <w:szCs w:val="16"/>
              </w:rPr>
            </w:rPrChange>
          </w:rPr>
          <w:delText>, Kd = -</w:delText>
        </w:r>
        <w:r w:rsidRPr="007B56CB" w:rsidDel="00D660A2">
          <w:rPr>
            <w:rFonts w:ascii="Courier New" w:hAnsi="Courier New" w:eastAsia="Consolas" w:cs="Courier New"/>
            <w:color w:val="005C5F"/>
            <w:sz w:val="16"/>
            <w:szCs w:val="16"/>
            <w:rPrChange w:author="Vaught, Jacob" w:date="2023-12-08T23:20:00Z" w:id="2297">
              <w:rPr>
                <w:rFonts w:ascii="Consolas" w:hAnsi="Consolas" w:eastAsia="Consolas" w:cs="Consolas"/>
                <w:color w:val="005C5F"/>
                <w:sz w:val="16"/>
                <w:szCs w:val="16"/>
              </w:rPr>
            </w:rPrChange>
          </w:rPr>
          <w:delText>2.0</w:delText>
        </w:r>
        <w:r w:rsidRPr="007B56CB" w:rsidDel="00D660A2">
          <w:rPr>
            <w:rFonts w:ascii="Courier New" w:hAnsi="Courier New" w:eastAsia="Consolas" w:cs="Courier New"/>
            <w:color w:val="4E5B61"/>
            <w:sz w:val="16"/>
            <w:szCs w:val="16"/>
            <w:rPrChange w:author="Vaught, Jacob" w:date="2023-12-08T23:20:00Z" w:id="2298">
              <w:rPr>
                <w:rFonts w:ascii="Consolas" w:hAnsi="Consolas" w:eastAsia="Consolas" w:cs="Consolas"/>
                <w:color w:val="4E5B61"/>
                <w:sz w:val="16"/>
                <w:szCs w:val="16"/>
              </w:rPr>
            </w:rPrChange>
          </w:rPr>
          <w:delText>;</w:delText>
        </w:r>
        <w:r w:rsidRPr="007B56CB" w:rsidDel="00D660A2">
          <w:rPr>
            <w:rFonts w:ascii="Courier New" w:hAnsi="Courier New" w:eastAsia="Consolas" w:cs="Courier New"/>
            <w:color w:val="95A5A6"/>
            <w:sz w:val="16"/>
            <w:szCs w:val="16"/>
            <w:rPrChange w:author="Vaught, Jacob" w:date="2023-12-08T23:20:00Z" w:id="2299">
              <w:rPr>
                <w:rFonts w:ascii="Consolas" w:hAnsi="Consolas" w:eastAsia="Consolas" w:cs="Consolas"/>
                <w:color w:val="95A5A6"/>
                <w:sz w:val="16"/>
                <w:szCs w:val="16"/>
              </w:rPr>
            </w:rPrChange>
          </w:rPr>
          <w:delText>//change from 20 to 21</w:delText>
        </w:r>
        <w:r w:rsidRPr="007B56CB" w:rsidDel="00D660A2" w:rsidR="2BBFF78D">
          <w:rPr>
            <w:rFonts w:ascii="Courier New" w:hAnsi="Courier New" w:eastAsia="Consolas" w:cs="Courier New"/>
            <w:color w:val="95A5A6"/>
            <w:sz w:val="16"/>
            <w:szCs w:val="16"/>
            <w:rPrChange w:author="Vaught, Jacob" w:date="2023-12-08T23:20:00Z" w:id="2300">
              <w:rPr>
                <w:rFonts w:ascii="Consolas" w:hAnsi="Consolas" w:eastAsia="Consolas" w:cs="Consolas"/>
                <w:color w:val="95A5A6"/>
                <w:sz w:val="16"/>
                <w:szCs w:val="16"/>
              </w:rPr>
            </w:rPrChange>
          </w:rPr>
          <w:delText xml:space="preserve"> </w:delText>
        </w:r>
        <w:r w:rsidRPr="007B56CB" w:rsidDel="00D660A2">
          <w:rPr>
            <w:rFonts w:ascii="Courier New" w:hAnsi="Courier New" w:eastAsia="Consolas" w:cs="Courier New"/>
            <w:color w:val="95A5A6"/>
            <w:sz w:val="16"/>
            <w:szCs w:val="16"/>
            <w:rPrChange w:author="Vaught, Jacob" w:date="2023-12-08T23:20:00Z" w:id="2301">
              <w:rPr>
                <w:rFonts w:ascii="Consolas" w:hAnsi="Consolas" w:eastAsia="Consolas" w:cs="Consolas"/>
                <w:color w:val="95A5A6"/>
                <w:sz w:val="16"/>
                <w:szCs w:val="16"/>
              </w:rPr>
            </w:rPrChange>
          </w:rPr>
          <w:delText xml:space="preserve">[if </w:delText>
        </w:r>
      </w:del>
      <w:del w:author="Vaught, Jacob" w:date="2023-12-08T20:30:00Z" w:id="2302">
        <w:r w:rsidRPr="007B56CB" w:rsidDel="00317A96">
          <w:rPr>
            <w:rFonts w:ascii="Courier New" w:hAnsi="Courier New" w:eastAsia="Consolas" w:cs="Courier New"/>
            <w:color w:val="95A5A6"/>
            <w:sz w:val="16"/>
            <w:szCs w:val="16"/>
            <w:rPrChange w:author="Vaught, Jacob" w:date="2023-12-08T23:20:00Z" w:id="2303">
              <w:rPr>
                <w:rFonts w:ascii="Consolas" w:hAnsi="Consolas" w:eastAsia="Consolas" w:cs="Consolas"/>
                <w:color w:val="95A5A6"/>
                <w:sz w:val="16"/>
                <w:szCs w:val="16"/>
              </w:rPr>
            </w:rPrChange>
          </w:rPr>
          <w:delText>car</w:delText>
        </w:r>
      </w:del>
      <w:del w:author="Vaught, Jacob" w:date="2023-12-09T00:25:00Z" w:id="2304">
        <w:r w:rsidRPr="007B56CB" w:rsidDel="00D660A2">
          <w:rPr>
            <w:rFonts w:ascii="Courier New" w:hAnsi="Courier New" w:eastAsia="Consolas" w:cs="Courier New"/>
            <w:color w:val="95A5A6"/>
            <w:sz w:val="16"/>
            <w:szCs w:val="16"/>
            <w:rPrChange w:author="Vaught, Jacob" w:date="2023-12-08T23:20:00Z" w:id="2305">
              <w:rPr>
                <w:rFonts w:ascii="Consolas" w:hAnsi="Consolas" w:eastAsia="Consolas" w:cs="Consolas"/>
                <w:color w:val="95A5A6"/>
                <w:sz w:val="16"/>
                <w:szCs w:val="16"/>
              </w:rPr>
            </w:rPrChange>
          </w:rPr>
          <w:delText xml:space="preserve"> is juttery aroudn corners, increase KD and decrease KP]</w:delText>
        </w:r>
      </w:del>
    </w:p>
    <w:p w:rsidRPr="007B56CB" w:rsidR="00022ED2" w:rsidDel="00D660A2" w:rsidP="004B7877" w:rsidRDefault="3A626A86" w14:paraId="55804399" w14:textId="7D3F5D4B">
      <w:pPr>
        <w:spacing w:after="0" w:line="240" w:lineRule="auto"/>
        <w:rPr>
          <w:del w:author="Vaught, Jacob" w:date="2023-12-09T00:25:00Z" w:id="2306"/>
          <w:rFonts w:ascii="Courier New" w:hAnsi="Courier New" w:cs="Courier New"/>
          <w:sz w:val="16"/>
          <w:szCs w:val="16"/>
          <w:rPrChange w:author="Vaught, Jacob" w:date="2023-12-08T23:20:00Z" w:id="2307">
            <w:rPr>
              <w:del w:author="Vaught, Jacob" w:date="2023-12-09T00:25:00Z" w:id="2308"/>
              <w:sz w:val="16"/>
              <w:szCs w:val="16"/>
            </w:rPr>
          </w:rPrChange>
        </w:rPr>
      </w:pPr>
      <w:del w:author="Vaught, Jacob" w:date="2023-12-09T00:25:00Z" w:id="2309">
        <w:r w:rsidRPr="007B56CB" w:rsidDel="00D660A2">
          <w:rPr>
            <w:rFonts w:ascii="Courier New" w:hAnsi="Courier New" w:eastAsia="Consolas" w:cs="Courier New"/>
            <w:color w:val="95A5A6"/>
            <w:sz w:val="16"/>
            <w:szCs w:val="16"/>
            <w:rPrChange w:author="Vaught, Jacob" w:date="2023-12-08T23:20:00Z" w:id="2310">
              <w:rPr>
                <w:rFonts w:ascii="Consolas" w:hAnsi="Consolas" w:eastAsia="Consolas" w:cs="Consolas"/>
                <w:color w:val="95A5A6"/>
                <w:sz w:val="16"/>
                <w:szCs w:val="16"/>
              </w:rPr>
            </w:rPrChange>
          </w:rPr>
          <w:delText>//try 30, 0.001, -2.6 for higher speed.s(22.2)</w:delText>
        </w:r>
      </w:del>
    </w:p>
    <w:p w:rsidRPr="007B56CB" w:rsidR="00022ED2" w:rsidDel="00D660A2" w:rsidP="004B7877" w:rsidRDefault="3A626A86" w14:paraId="40C14730" w14:textId="0EDBCAA9">
      <w:pPr>
        <w:spacing w:after="0" w:line="240" w:lineRule="auto"/>
        <w:rPr>
          <w:del w:author="Vaught, Jacob" w:date="2023-12-09T00:25:00Z" w:id="2311"/>
          <w:rFonts w:ascii="Courier New" w:hAnsi="Courier New" w:cs="Courier New"/>
          <w:sz w:val="16"/>
          <w:szCs w:val="16"/>
          <w:rPrChange w:author="Vaught, Jacob" w:date="2023-12-08T23:20:00Z" w:id="2312">
            <w:rPr>
              <w:del w:author="Vaught, Jacob" w:date="2023-12-09T00:25:00Z" w:id="2313"/>
              <w:sz w:val="16"/>
              <w:szCs w:val="16"/>
            </w:rPr>
          </w:rPrChange>
        </w:rPr>
      </w:pPr>
      <w:del w:author="Vaught, Jacob" w:date="2023-12-09T00:25:00Z" w:id="2314">
        <w:r w:rsidRPr="007B56CB" w:rsidDel="00D660A2">
          <w:rPr>
            <w:rFonts w:ascii="Courier New" w:hAnsi="Courier New" w:eastAsia="Consolas" w:cs="Courier New"/>
            <w:color w:val="95A5A6"/>
            <w:sz w:val="16"/>
            <w:szCs w:val="16"/>
            <w:rPrChange w:author="Vaught, Jacob" w:date="2023-12-08T23:20:00Z" w:id="2315">
              <w:rPr>
                <w:rFonts w:ascii="Consolas" w:hAnsi="Consolas" w:eastAsia="Consolas" w:cs="Consolas"/>
                <w:color w:val="95A5A6"/>
                <w:sz w:val="16"/>
                <w:szCs w:val="16"/>
              </w:rPr>
            </w:rPrChange>
          </w:rPr>
          <w:delText>//55 speed= Kp = 15.0, Ki = 0.0001, Kd = -1.3;</w:delText>
        </w:r>
      </w:del>
    </w:p>
    <w:p w:rsidRPr="007B56CB" w:rsidR="00022ED2" w:rsidDel="00D660A2" w:rsidP="004B7877" w:rsidRDefault="3A626A86" w14:paraId="4F2BD746" w14:textId="74C5F889">
      <w:pPr>
        <w:spacing w:after="0" w:line="240" w:lineRule="auto"/>
        <w:rPr>
          <w:del w:author="Vaught, Jacob" w:date="2023-12-09T00:25:00Z" w:id="2316"/>
          <w:rFonts w:ascii="Courier New" w:hAnsi="Courier New" w:cs="Courier New"/>
          <w:sz w:val="16"/>
          <w:szCs w:val="16"/>
          <w:rPrChange w:author="Vaught, Jacob" w:date="2023-12-08T23:20:00Z" w:id="2317">
            <w:rPr>
              <w:del w:author="Vaught, Jacob" w:date="2023-12-09T00:25:00Z" w:id="2318"/>
              <w:sz w:val="16"/>
              <w:szCs w:val="16"/>
            </w:rPr>
          </w:rPrChange>
        </w:rPr>
      </w:pPr>
      <w:del w:author="Vaught, Jacob" w:date="2023-12-09T00:25:00Z" w:id="2319">
        <w:r w:rsidRPr="007B56CB" w:rsidDel="00D660A2">
          <w:rPr>
            <w:rFonts w:ascii="Courier New" w:hAnsi="Courier New" w:eastAsia="Consolas" w:cs="Courier New"/>
            <w:color w:val="00979D"/>
            <w:sz w:val="16"/>
            <w:szCs w:val="16"/>
            <w:rPrChange w:author="Vaught, Jacob" w:date="2023-12-08T23:20:00Z" w:id="2320">
              <w:rPr>
                <w:rFonts w:ascii="Consolas" w:hAnsi="Consolas" w:eastAsia="Consolas" w:cs="Consolas"/>
                <w:color w:val="00979D"/>
                <w:sz w:val="16"/>
                <w:szCs w:val="16"/>
              </w:rPr>
            </w:rPrChange>
          </w:rPr>
          <w:delText>double</w:delText>
        </w:r>
        <w:r w:rsidRPr="007B56CB" w:rsidDel="00D660A2">
          <w:rPr>
            <w:rFonts w:ascii="Courier New" w:hAnsi="Courier New" w:eastAsia="Consolas" w:cs="Courier New"/>
            <w:color w:val="4E5B61"/>
            <w:sz w:val="16"/>
            <w:szCs w:val="16"/>
            <w:rPrChange w:author="Vaught, Jacob" w:date="2023-12-08T23:20:00Z" w:id="2321">
              <w:rPr>
                <w:rFonts w:ascii="Consolas" w:hAnsi="Consolas" w:eastAsia="Consolas" w:cs="Consolas"/>
                <w:color w:val="4E5B61"/>
                <w:sz w:val="16"/>
                <w:szCs w:val="16"/>
              </w:rPr>
            </w:rPrChange>
          </w:rPr>
          <w:delText xml:space="preserve"> positionError = </w:delText>
        </w:r>
        <w:r w:rsidRPr="007B56CB" w:rsidDel="00D660A2">
          <w:rPr>
            <w:rFonts w:ascii="Courier New" w:hAnsi="Courier New" w:eastAsia="Consolas" w:cs="Courier New"/>
            <w:color w:val="005C5F"/>
            <w:sz w:val="16"/>
            <w:szCs w:val="16"/>
            <w:rPrChange w:author="Vaught, Jacob" w:date="2023-12-08T23:20:00Z" w:id="2322">
              <w:rPr>
                <w:rFonts w:ascii="Consolas" w:hAnsi="Consolas" w:eastAsia="Consolas" w:cs="Consolas"/>
                <w:color w:val="005C5F"/>
                <w:sz w:val="16"/>
                <w:szCs w:val="16"/>
              </w:rPr>
            </w:rPrChange>
          </w:rPr>
          <w:delText>0</w:delText>
        </w:r>
        <w:r w:rsidRPr="007B56CB" w:rsidDel="00D660A2">
          <w:rPr>
            <w:rFonts w:ascii="Courier New" w:hAnsi="Courier New" w:eastAsia="Consolas" w:cs="Courier New"/>
            <w:color w:val="4E5B61"/>
            <w:sz w:val="16"/>
            <w:szCs w:val="16"/>
            <w:rPrChange w:author="Vaught, Jacob" w:date="2023-12-08T23:20:00Z" w:id="2323">
              <w:rPr>
                <w:rFonts w:ascii="Consolas" w:hAnsi="Consolas" w:eastAsia="Consolas" w:cs="Consolas"/>
                <w:color w:val="4E5B61"/>
                <w:sz w:val="16"/>
                <w:szCs w:val="16"/>
              </w:rPr>
            </w:rPrChange>
          </w:rPr>
          <w:delText xml:space="preserve">, lastPositionError = </w:delText>
        </w:r>
        <w:r w:rsidRPr="007B56CB" w:rsidDel="00D660A2">
          <w:rPr>
            <w:rFonts w:ascii="Courier New" w:hAnsi="Courier New" w:eastAsia="Consolas" w:cs="Courier New"/>
            <w:color w:val="005C5F"/>
            <w:sz w:val="16"/>
            <w:szCs w:val="16"/>
            <w:rPrChange w:author="Vaught, Jacob" w:date="2023-12-08T23:20:00Z" w:id="2324">
              <w:rPr>
                <w:rFonts w:ascii="Consolas" w:hAnsi="Consolas" w:eastAsia="Consolas" w:cs="Consolas"/>
                <w:color w:val="005C5F"/>
                <w:sz w:val="16"/>
                <w:szCs w:val="16"/>
              </w:rPr>
            </w:rPrChange>
          </w:rPr>
          <w:delText>0</w:delText>
        </w:r>
        <w:r w:rsidRPr="007B56CB" w:rsidDel="00D660A2">
          <w:rPr>
            <w:rFonts w:ascii="Courier New" w:hAnsi="Courier New" w:eastAsia="Consolas" w:cs="Courier New"/>
            <w:color w:val="4E5B61"/>
            <w:sz w:val="16"/>
            <w:szCs w:val="16"/>
            <w:rPrChange w:author="Vaught, Jacob" w:date="2023-12-08T23:20:00Z" w:id="2325">
              <w:rPr>
                <w:rFonts w:ascii="Consolas" w:hAnsi="Consolas" w:eastAsia="Consolas" w:cs="Consolas"/>
                <w:color w:val="4E5B61"/>
                <w:sz w:val="16"/>
                <w:szCs w:val="16"/>
              </w:rPr>
            </w:rPrChange>
          </w:rPr>
          <w:delText xml:space="preserve">, integral = </w:delText>
        </w:r>
        <w:r w:rsidRPr="007B56CB" w:rsidDel="00D660A2">
          <w:rPr>
            <w:rFonts w:ascii="Courier New" w:hAnsi="Courier New" w:eastAsia="Consolas" w:cs="Courier New"/>
            <w:color w:val="005C5F"/>
            <w:sz w:val="16"/>
            <w:szCs w:val="16"/>
            <w:rPrChange w:author="Vaught, Jacob" w:date="2023-12-08T23:20:00Z" w:id="2326">
              <w:rPr>
                <w:rFonts w:ascii="Consolas" w:hAnsi="Consolas" w:eastAsia="Consolas" w:cs="Consolas"/>
                <w:color w:val="005C5F"/>
                <w:sz w:val="16"/>
                <w:szCs w:val="16"/>
              </w:rPr>
            </w:rPrChange>
          </w:rPr>
          <w:delText>0</w:delText>
        </w:r>
        <w:r w:rsidRPr="007B56CB" w:rsidDel="00D660A2">
          <w:rPr>
            <w:rFonts w:ascii="Courier New" w:hAnsi="Courier New" w:eastAsia="Consolas" w:cs="Courier New"/>
            <w:color w:val="4E5B61"/>
            <w:sz w:val="16"/>
            <w:szCs w:val="16"/>
            <w:rPrChange w:author="Vaught, Jacob" w:date="2023-12-08T23:20:00Z" w:id="2327">
              <w:rPr>
                <w:rFonts w:ascii="Consolas" w:hAnsi="Consolas" w:eastAsia="Consolas" w:cs="Consolas"/>
                <w:color w:val="4E5B61"/>
                <w:sz w:val="16"/>
                <w:szCs w:val="16"/>
              </w:rPr>
            </w:rPrChange>
          </w:rPr>
          <w:delText xml:space="preserve">, derivative = </w:delText>
        </w:r>
        <w:r w:rsidRPr="007B56CB" w:rsidDel="00D660A2">
          <w:rPr>
            <w:rFonts w:ascii="Courier New" w:hAnsi="Courier New" w:eastAsia="Consolas" w:cs="Courier New"/>
            <w:color w:val="005C5F"/>
            <w:sz w:val="16"/>
            <w:szCs w:val="16"/>
            <w:rPrChange w:author="Vaught, Jacob" w:date="2023-12-08T23:20:00Z" w:id="2328">
              <w:rPr>
                <w:rFonts w:ascii="Consolas" w:hAnsi="Consolas" w:eastAsia="Consolas" w:cs="Consolas"/>
                <w:color w:val="005C5F"/>
                <w:sz w:val="16"/>
                <w:szCs w:val="16"/>
              </w:rPr>
            </w:rPrChange>
          </w:rPr>
          <w:delText>0</w:delText>
        </w:r>
        <w:r w:rsidRPr="007B56CB" w:rsidDel="00D660A2">
          <w:rPr>
            <w:rFonts w:ascii="Courier New" w:hAnsi="Courier New" w:eastAsia="Consolas" w:cs="Courier New"/>
            <w:color w:val="4E5B61"/>
            <w:sz w:val="16"/>
            <w:szCs w:val="16"/>
            <w:rPrChange w:author="Vaught, Jacob" w:date="2023-12-08T23:20:00Z" w:id="2329">
              <w:rPr>
                <w:rFonts w:ascii="Consolas" w:hAnsi="Consolas" w:eastAsia="Consolas" w:cs="Consolas"/>
                <w:color w:val="4E5B61"/>
                <w:sz w:val="16"/>
                <w:szCs w:val="16"/>
              </w:rPr>
            </w:rPrChange>
          </w:rPr>
          <w:delText xml:space="preserve">, correction = </w:delText>
        </w:r>
        <w:r w:rsidRPr="007B56CB" w:rsidDel="00D660A2">
          <w:rPr>
            <w:rFonts w:ascii="Courier New" w:hAnsi="Courier New" w:eastAsia="Consolas" w:cs="Courier New"/>
            <w:color w:val="005C5F"/>
            <w:sz w:val="16"/>
            <w:szCs w:val="16"/>
            <w:rPrChange w:author="Vaught, Jacob" w:date="2023-12-08T23:20:00Z" w:id="2330">
              <w:rPr>
                <w:rFonts w:ascii="Consolas" w:hAnsi="Consolas" w:eastAsia="Consolas" w:cs="Consolas"/>
                <w:color w:val="005C5F"/>
                <w:sz w:val="16"/>
                <w:szCs w:val="16"/>
              </w:rPr>
            </w:rPrChange>
          </w:rPr>
          <w:delText>0</w:delText>
        </w:r>
        <w:r w:rsidRPr="007B56CB" w:rsidDel="00D660A2">
          <w:rPr>
            <w:rFonts w:ascii="Courier New" w:hAnsi="Courier New" w:eastAsia="Consolas" w:cs="Courier New"/>
            <w:color w:val="4E5B61"/>
            <w:sz w:val="16"/>
            <w:szCs w:val="16"/>
            <w:rPrChange w:author="Vaught, Jacob" w:date="2023-12-08T23:20:00Z" w:id="2331">
              <w:rPr>
                <w:rFonts w:ascii="Consolas" w:hAnsi="Consolas" w:eastAsia="Consolas" w:cs="Consolas"/>
                <w:color w:val="4E5B61"/>
                <w:sz w:val="16"/>
                <w:szCs w:val="16"/>
              </w:rPr>
            </w:rPrChange>
          </w:rPr>
          <w:delText>;</w:delText>
        </w:r>
      </w:del>
    </w:p>
    <w:p w:rsidRPr="007B56CB" w:rsidR="00022ED2" w:rsidDel="00D660A2" w:rsidP="004B7877" w:rsidRDefault="3A626A86" w14:paraId="77DA082D" w14:textId="04908290">
      <w:pPr>
        <w:spacing w:after="0" w:line="240" w:lineRule="auto"/>
        <w:rPr>
          <w:del w:author="Vaught, Jacob" w:date="2023-12-09T00:25:00Z" w:id="2332"/>
          <w:rFonts w:ascii="Courier New" w:hAnsi="Courier New" w:cs="Courier New"/>
          <w:sz w:val="16"/>
          <w:szCs w:val="16"/>
          <w:rPrChange w:author="Vaught, Jacob" w:date="2023-12-08T23:20:00Z" w:id="2333">
            <w:rPr>
              <w:del w:author="Vaught, Jacob" w:date="2023-12-09T00:25:00Z" w:id="2334"/>
              <w:sz w:val="16"/>
              <w:szCs w:val="16"/>
            </w:rPr>
          </w:rPrChange>
        </w:rPr>
      </w:pPr>
      <w:del w:author="Vaught, Jacob" w:date="2023-12-09T00:25:00Z" w:id="2335">
        <w:r w:rsidRPr="007B56CB" w:rsidDel="00D660A2">
          <w:rPr>
            <w:rFonts w:ascii="Courier New" w:hAnsi="Courier New" w:eastAsia="Consolas" w:cs="Courier New"/>
            <w:color w:val="00979D"/>
            <w:sz w:val="16"/>
            <w:szCs w:val="16"/>
            <w:rPrChange w:author="Vaught, Jacob" w:date="2023-12-08T23:20:00Z" w:id="2336">
              <w:rPr>
                <w:rFonts w:ascii="Consolas" w:hAnsi="Consolas" w:eastAsia="Consolas" w:cs="Consolas"/>
                <w:color w:val="00979D"/>
                <w:sz w:val="16"/>
                <w:szCs w:val="16"/>
              </w:rPr>
            </w:rPrChange>
          </w:rPr>
          <w:delText>const</w:delText>
        </w:r>
        <w:r w:rsidRPr="007B56CB" w:rsidDel="00D660A2">
          <w:rPr>
            <w:rFonts w:ascii="Courier New" w:hAnsi="Courier New" w:eastAsia="Consolas" w:cs="Courier New"/>
            <w:color w:val="4E5B61"/>
            <w:sz w:val="16"/>
            <w:szCs w:val="16"/>
            <w:rPrChange w:author="Vaught, Jacob" w:date="2023-12-08T23:20:00Z" w:id="2337">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00979D"/>
            <w:sz w:val="16"/>
            <w:szCs w:val="16"/>
            <w:rPrChange w:author="Vaught, Jacob" w:date="2023-12-08T23:20:00Z" w:id="2338">
              <w:rPr>
                <w:rFonts w:ascii="Consolas" w:hAnsi="Consolas" w:eastAsia="Consolas" w:cs="Consolas"/>
                <w:color w:val="00979D"/>
                <w:sz w:val="16"/>
                <w:szCs w:val="16"/>
              </w:rPr>
            </w:rPrChange>
          </w:rPr>
          <w:delText>int</w:delText>
        </w:r>
        <w:r w:rsidRPr="007B56CB" w:rsidDel="00D660A2">
          <w:rPr>
            <w:rFonts w:ascii="Courier New" w:hAnsi="Courier New" w:eastAsia="Consolas" w:cs="Courier New"/>
            <w:color w:val="4E5B61"/>
            <w:sz w:val="16"/>
            <w:szCs w:val="16"/>
            <w:rPrChange w:author="Vaught, Jacob" w:date="2023-12-08T23:20:00Z" w:id="2339">
              <w:rPr>
                <w:rFonts w:ascii="Consolas" w:hAnsi="Consolas" w:eastAsia="Consolas" w:cs="Consolas"/>
                <w:color w:val="4E5B61"/>
                <w:sz w:val="16"/>
                <w:szCs w:val="16"/>
              </w:rPr>
            </w:rPrChange>
          </w:rPr>
          <w:delText xml:space="preserve"> sensorLeft = A3, sensorRight = A2;</w:delText>
        </w:r>
      </w:del>
    </w:p>
    <w:p w:rsidRPr="007B56CB" w:rsidR="00022ED2" w:rsidDel="00D660A2" w:rsidP="004B7877" w:rsidRDefault="3A626A86" w14:paraId="543A883A" w14:textId="7F18F8B3">
      <w:pPr>
        <w:spacing w:after="0" w:line="240" w:lineRule="auto"/>
        <w:rPr>
          <w:del w:author="Vaught, Jacob" w:date="2023-12-09T00:25:00Z" w:id="2340"/>
          <w:rFonts w:ascii="Courier New" w:hAnsi="Courier New" w:cs="Courier New"/>
          <w:sz w:val="16"/>
          <w:szCs w:val="16"/>
          <w:rPrChange w:author="Vaught, Jacob" w:date="2023-12-08T23:20:00Z" w:id="2341">
            <w:rPr>
              <w:del w:author="Vaught, Jacob" w:date="2023-12-09T00:25:00Z" w:id="2342"/>
              <w:sz w:val="16"/>
              <w:szCs w:val="16"/>
            </w:rPr>
          </w:rPrChange>
        </w:rPr>
      </w:pPr>
      <w:del w:author="Vaught, Jacob" w:date="2023-12-09T00:25:00Z" w:id="2343">
        <w:r w:rsidRPr="007B56CB" w:rsidDel="00D660A2">
          <w:rPr>
            <w:rFonts w:ascii="Courier New" w:hAnsi="Courier New" w:eastAsia="Consolas" w:cs="Courier New"/>
            <w:color w:val="00979D"/>
            <w:sz w:val="16"/>
            <w:szCs w:val="16"/>
            <w:rPrChange w:author="Vaught, Jacob" w:date="2023-12-08T23:20:00Z" w:id="2344">
              <w:rPr>
                <w:rFonts w:ascii="Consolas" w:hAnsi="Consolas" w:eastAsia="Consolas" w:cs="Consolas"/>
                <w:color w:val="00979D"/>
                <w:sz w:val="16"/>
                <w:szCs w:val="16"/>
              </w:rPr>
            </w:rPrChange>
          </w:rPr>
          <w:delText>const</w:delText>
        </w:r>
        <w:r w:rsidRPr="007B56CB" w:rsidDel="00D660A2">
          <w:rPr>
            <w:rFonts w:ascii="Courier New" w:hAnsi="Courier New" w:eastAsia="Consolas" w:cs="Courier New"/>
            <w:color w:val="4E5B61"/>
            <w:sz w:val="16"/>
            <w:szCs w:val="16"/>
            <w:rPrChange w:author="Vaught, Jacob" w:date="2023-12-08T23:20:00Z" w:id="2345">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00979D"/>
            <w:sz w:val="16"/>
            <w:szCs w:val="16"/>
            <w:rPrChange w:author="Vaught, Jacob" w:date="2023-12-08T23:20:00Z" w:id="2346">
              <w:rPr>
                <w:rFonts w:ascii="Consolas" w:hAnsi="Consolas" w:eastAsia="Consolas" w:cs="Consolas"/>
                <w:color w:val="00979D"/>
                <w:sz w:val="16"/>
                <w:szCs w:val="16"/>
              </w:rPr>
            </w:rPrChange>
          </w:rPr>
          <w:delText>int</w:delText>
        </w:r>
        <w:r w:rsidRPr="007B56CB" w:rsidDel="00D660A2">
          <w:rPr>
            <w:rFonts w:ascii="Courier New" w:hAnsi="Courier New" w:eastAsia="Consolas" w:cs="Courier New"/>
            <w:color w:val="4E5B61"/>
            <w:sz w:val="16"/>
            <w:szCs w:val="16"/>
            <w:rPrChange w:author="Vaught, Jacob" w:date="2023-12-08T23:20:00Z" w:id="2347">
              <w:rPr>
                <w:rFonts w:ascii="Consolas" w:hAnsi="Consolas" w:eastAsia="Consolas" w:cs="Consolas"/>
                <w:color w:val="4E5B61"/>
                <w:sz w:val="16"/>
                <w:szCs w:val="16"/>
              </w:rPr>
            </w:rPrChange>
          </w:rPr>
          <w:delText xml:space="preserve"> center=</w:delText>
        </w:r>
        <w:r w:rsidRPr="007B56CB" w:rsidDel="00D660A2">
          <w:rPr>
            <w:rFonts w:ascii="Courier New" w:hAnsi="Courier New" w:eastAsia="Consolas" w:cs="Courier New"/>
            <w:color w:val="005C5F"/>
            <w:sz w:val="16"/>
            <w:szCs w:val="16"/>
            <w:rPrChange w:author="Vaught, Jacob" w:date="2023-12-08T23:20:00Z" w:id="2348">
              <w:rPr>
                <w:rFonts w:ascii="Consolas" w:hAnsi="Consolas" w:eastAsia="Consolas" w:cs="Consolas"/>
                <w:color w:val="005C5F"/>
                <w:sz w:val="16"/>
                <w:szCs w:val="16"/>
              </w:rPr>
            </w:rPrChange>
          </w:rPr>
          <w:delText>80</w:delText>
        </w:r>
        <w:r w:rsidRPr="007B56CB" w:rsidDel="00D660A2">
          <w:rPr>
            <w:rFonts w:ascii="Courier New" w:hAnsi="Courier New" w:eastAsia="Consolas" w:cs="Courier New"/>
            <w:color w:val="4E5B61"/>
            <w:sz w:val="16"/>
            <w:szCs w:val="16"/>
            <w:rPrChange w:author="Vaught, Jacob" w:date="2023-12-08T23:20:00Z" w:id="2349">
              <w:rPr>
                <w:rFonts w:ascii="Consolas" w:hAnsi="Consolas" w:eastAsia="Consolas" w:cs="Consolas"/>
                <w:color w:val="4E5B61"/>
                <w:sz w:val="16"/>
                <w:szCs w:val="16"/>
              </w:rPr>
            </w:rPrChange>
          </w:rPr>
          <w:delText>;</w:delText>
        </w:r>
        <w:r w:rsidRPr="007B56CB" w:rsidDel="00D660A2">
          <w:rPr>
            <w:rFonts w:ascii="Courier New" w:hAnsi="Courier New" w:eastAsia="Consolas" w:cs="Courier New"/>
            <w:color w:val="95A5A6"/>
            <w:sz w:val="16"/>
            <w:szCs w:val="16"/>
            <w:rPrChange w:author="Vaught, Jacob" w:date="2023-12-08T23:20:00Z" w:id="2350">
              <w:rPr>
                <w:rFonts w:ascii="Consolas" w:hAnsi="Consolas" w:eastAsia="Consolas" w:cs="Consolas"/>
                <w:color w:val="95A5A6"/>
                <w:sz w:val="16"/>
                <w:szCs w:val="16"/>
              </w:rPr>
            </w:rPrChange>
          </w:rPr>
          <w:delText xml:space="preserve"> //if </w:delText>
        </w:r>
      </w:del>
      <w:del w:author="Vaught, Jacob" w:date="2023-12-08T20:30:00Z" w:id="2351">
        <w:r w:rsidRPr="007B56CB" w:rsidDel="00317A96">
          <w:rPr>
            <w:rFonts w:ascii="Courier New" w:hAnsi="Courier New" w:eastAsia="Consolas" w:cs="Courier New"/>
            <w:color w:val="95A5A6"/>
            <w:sz w:val="16"/>
            <w:szCs w:val="16"/>
            <w:rPrChange w:author="Vaught, Jacob" w:date="2023-12-08T23:20:00Z" w:id="2352">
              <w:rPr>
                <w:rFonts w:ascii="Consolas" w:hAnsi="Consolas" w:eastAsia="Consolas" w:cs="Consolas"/>
                <w:color w:val="95A5A6"/>
                <w:sz w:val="16"/>
                <w:szCs w:val="16"/>
              </w:rPr>
            </w:rPrChange>
          </w:rPr>
          <w:delText>car</w:delText>
        </w:r>
      </w:del>
      <w:del w:author="Vaught, Jacob" w:date="2023-12-09T00:25:00Z" w:id="2353">
        <w:r w:rsidRPr="007B56CB" w:rsidDel="00D660A2">
          <w:rPr>
            <w:rFonts w:ascii="Courier New" w:hAnsi="Courier New" w:eastAsia="Consolas" w:cs="Courier New"/>
            <w:color w:val="95A5A6"/>
            <w:sz w:val="16"/>
            <w:szCs w:val="16"/>
            <w:rPrChange w:author="Vaught, Jacob" w:date="2023-12-08T23:20:00Z" w:id="2354">
              <w:rPr>
                <w:rFonts w:ascii="Consolas" w:hAnsi="Consolas" w:eastAsia="Consolas" w:cs="Consolas"/>
                <w:color w:val="95A5A6"/>
                <w:sz w:val="16"/>
                <w:szCs w:val="16"/>
              </w:rPr>
            </w:rPrChange>
          </w:rPr>
          <w:delText xml:space="preserve"> isnt centered correctly. Added this</w:delText>
        </w:r>
      </w:del>
    </w:p>
    <w:p w:rsidRPr="007B56CB" w:rsidR="00022ED2" w:rsidDel="00D660A2" w:rsidP="004B7877" w:rsidRDefault="3A626A86" w14:paraId="2869A0EC" w14:textId="7D7A5221">
      <w:pPr>
        <w:spacing w:after="0" w:line="240" w:lineRule="auto"/>
        <w:rPr>
          <w:del w:author="Vaught, Jacob" w:date="2023-12-09T00:25:00Z" w:id="2355"/>
          <w:rFonts w:ascii="Courier New" w:hAnsi="Courier New" w:cs="Courier New"/>
          <w:sz w:val="16"/>
          <w:szCs w:val="16"/>
          <w:rPrChange w:author="Vaught, Jacob" w:date="2023-12-08T23:20:00Z" w:id="2356">
            <w:rPr>
              <w:del w:author="Vaught, Jacob" w:date="2023-12-09T00:25:00Z" w:id="2357"/>
              <w:sz w:val="16"/>
              <w:szCs w:val="16"/>
            </w:rPr>
          </w:rPrChange>
        </w:rPr>
      </w:pPr>
      <w:del w:author="Vaught, Jacob" w:date="2023-12-09T00:25:00Z" w:id="2358">
        <w:r w:rsidRPr="007B56CB" w:rsidDel="00D660A2">
          <w:rPr>
            <w:rFonts w:ascii="Courier New" w:hAnsi="Courier New" w:eastAsia="Consolas" w:cs="Courier New"/>
            <w:color w:val="00979D"/>
            <w:sz w:val="16"/>
            <w:szCs w:val="16"/>
            <w:rPrChange w:author="Vaught, Jacob" w:date="2023-12-08T23:20:00Z" w:id="2359">
              <w:rPr>
                <w:rFonts w:ascii="Consolas" w:hAnsi="Consolas" w:eastAsia="Consolas" w:cs="Consolas"/>
                <w:color w:val="00979D"/>
                <w:sz w:val="16"/>
                <w:szCs w:val="16"/>
              </w:rPr>
            </w:rPrChange>
          </w:rPr>
          <w:delText>int</w:delText>
        </w:r>
        <w:r w:rsidRPr="007B56CB" w:rsidDel="00D660A2">
          <w:rPr>
            <w:rFonts w:ascii="Courier New" w:hAnsi="Courier New" w:eastAsia="Consolas" w:cs="Courier New"/>
            <w:color w:val="4E5B61"/>
            <w:sz w:val="16"/>
            <w:szCs w:val="16"/>
            <w:rPrChange w:author="Vaught, Jacob" w:date="2023-12-08T23:20:00Z" w:id="2360">
              <w:rPr>
                <w:rFonts w:ascii="Consolas" w:hAnsi="Consolas" w:eastAsia="Consolas" w:cs="Consolas"/>
                <w:color w:val="4E5B61"/>
                <w:sz w:val="16"/>
                <w:szCs w:val="16"/>
              </w:rPr>
            </w:rPrChange>
          </w:rPr>
          <w:delText xml:space="preserve"> lastSensorValueLeft = </w:delText>
        </w:r>
        <w:r w:rsidRPr="007B56CB" w:rsidDel="00D660A2">
          <w:rPr>
            <w:rFonts w:ascii="Courier New" w:hAnsi="Courier New" w:eastAsia="Consolas" w:cs="Courier New"/>
            <w:color w:val="005C5F"/>
            <w:sz w:val="16"/>
            <w:szCs w:val="16"/>
            <w:rPrChange w:author="Vaught, Jacob" w:date="2023-12-08T23:20:00Z" w:id="2361">
              <w:rPr>
                <w:rFonts w:ascii="Consolas" w:hAnsi="Consolas" w:eastAsia="Consolas" w:cs="Consolas"/>
                <w:color w:val="005C5F"/>
                <w:sz w:val="16"/>
                <w:szCs w:val="16"/>
              </w:rPr>
            </w:rPrChange>
          </w:rPr>
          <w:delText>0</w:delText>
        </w:r>
        <w:r w:rsidRPr="007B56CB" w:rsidDel="00D660A2">
          <w:rPr>
            <w:rFonts w:ascii="Courier New" w:hAnsi="Courier New" w:eastAsia="Consolas" w:cs="Courier New"/>
            <w:color w:val="4E5B61"/>
            <w:sz w:val="16"/>
            <w:szCs w:val="16"/>
            <w:rPrChange w:author="Vaught, Jacob" w:date="2023-12-08T23:20:00Z" w:id="2362">
              <w:rPr>
                <w:rFonts w:ascii="Consolas" w:hAnsi="Consolas" w:eastAsia="Consolas" w:cs="Consolas"/>
                <w:color w:val="4E5B61"/>
                <w:sz w:val="16"/>
                <w:szCs w:val="16"/>
              </w:rPr>
            </w:rPrChange>
          </w:rPr>
          <w:delText xml:space="preserve">, lastSensorValueRight = </w:delText>
        </w:r>
        <w:r w:rsidRPr="007B56CB" w:rsidDel="00D660A2">
          <w:rPr>
            <w:rFonts w:ascii="Courier New" w:hAnsi="Courier New" w:eastAsia="Consolas" w:cs="Courier New"/>
            <w:color w:val="005C5F"/>
            <w:sz w:val="16"/>
            <w:szCs w:val="16"/>
            <w:rPrChange w:author="Vaught, Jacob" w:date="2023-12-08T23:20:00Z" w:id="2363">
              <w:rPr>
                <w:rFonts w:ascii="Consolas" w:hAnsi="Consolas" w:eastAsia="Consolas" w:cs="Consolas"/>
                <w:color w:val="005C5F"/>
                <w:sz w:val="16"/>
                <w:szCs w:val="16"/>
              </w:rPr>
            </w:rPrChange>
          </w:rPr>
          <w:delText>0</w:delText>
        </w:r>
        <w:r w:rsidRPr="007B56CB" w:rsidDel="00D660A2">
          <w:rPr>
            <w:rFonts w:ascii="Courier New" w:hAnsi="Courier New" w:eastAsia="Consolas" w:cs="Courier New"/>
            <w:color w:val="4E5B61"/>
            <w:sz w:val="16"/>
            <w:szCs w:val="16"/>
            <w:rPrChange w:author="Vaught, Jacob" w:date="2023-12-08T23:20:00Z" w:id="2364">
              <w:rPr>
                <w:rFonts w:ascii="Consolas" w:hAnsi="Consolas" w:eastAsia="Consolas" w:cs="Consolas"/>
                <w:color w:val="4E5B61"/>
                <w:sz w:val="16"/>
                <w:szCs w:val="16"/>
              </w:rPr>
            </w:rPrChange>
          </w:rPr>
          <w:delText>;</w:delText>
        </w:r>
      </w:del>
    </w:p>
    <w:p w:rsidRPr="007B56CB" w:rsidR="00022ED2" w:rsidDel="00D660A2" w:rsidP="004B7877" w:rsidRDefault="3A626A86" w14:paraId="0D92072F" w14:textId="51D3DDF9">
      <w:pPr>
        <w:spacing w:after="0" w:line="240" w:lineRule="auto"/>
        <w:rPr>
          <w:del w:author="Vaught, Jacob" w:date="2023-12-09T00:25:00Z" w:id="2365"/>
          <w:rFonts w:ascii="Courier New" w:hAnsi="Courier New" w:cs="Courier New"/>
          <w:sz w:val="16"/>
          <w:szCs w:val="16"/>
          <w:rPrChange w:author="Vaught, Jacob" w:date="2023-12-08T23:20:00Z" w:id="2366">
            <w:rPr>
              <w:del w:author="Vaught, Jacob" w:date="2023-12-09T00:25:00Z" w:id="2367"/>
              <w:sz w:val="16"/>
              <w:szCs w:val="16"/>
            </w:rPr>
          </w:rPrChange>
        </w:rPr>
      </w:pPr>
      <w:del w:author="Vaught, Jacob" w:date="2023-12-09T00:25:00Z" w:id="2368">
        <w:r w:rsidRPr="007B56CB" w:rsidDel="00D660A2">
          <w:rPr>
            <w:rFonts w:ascii="Courier New" w:hAnsi="Courier New" w:eastAsia="Consolas" w:cs="Courier New"/>
            <w:color w:val="00979D"/>
            <w:sz w:val="16"/>
            <w:szCs w:val="16"/>
            <w:rPrChange w:author="Vaught, Jacob" w:date="2023-12-08T23:20:00Z" w:id="2369">
              <w:rPr>
                <w:rFonts w:ascii="Consolas" w:hAnsi="Consolas" w:eastAsia="Consolas" w:cs="Consolas"/>
                <w:color w:val="00979D"/>
                <w:sz w:val="16"/>
                <w:szCs w:val="16"/>
              </w:rPr>
            </w:rPrChange>
          </w:rPr>
          <w:delText>const</w:delText>
        </w:r>
        <w:r w:rsidRPr="007B56CB" w:rsidDel="00D660A2">
          <w:rPr>
            <w:rFonts w:ascii="Courier New" w:hAnsi="Courier New" w:eastAsia="Consolas" w:cs="Courier New"/>
            <w:color w:val="4E5B61"/>
            <w:sz w:val="16"/>
            <w:szCs w:val="16"/>
            <w:rPrChange w:author="Vaught, Jacob" w:date="2023-12-08T23:20:00Z" w:id="2370">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00979D"/>
            <w:sz w:val="16"/>
            <w:szCs w:val="16"/>
            <w:rPrChange w:author="Vaught, Jacob" w:date="2023-12-08T23:20:00Z" w:id="2371">
              <w:rPr>
                <w:rFonts w:ascii="Consolas" w:hAnsi="Consolas" w:eastAsia="Consolas" w:cs="Consolas"/>
                <w:color w:val="00979D"/>
                <w:sz w:val="16"/>
                <w:szCs w:val="16"/>
              </w:rPr>
            </w:rPrChange>
          </w:rPr>
          <w:delText>double</w:delText>
        </w:r>
        <w:r w:rsidRPr="007B56CB" w:rsidDel="00D660A2">
          <w:rPr>
            <w:rFonts w:ascii="Courier New" w:hAnsi="Courier New" w:eastAsia="Consolas" w:cs="Courier New"/>
            <w:color w:val="4E5B61"/>
            <w:sz w:val="16"/>
            <w:szCs w:val="16"/>
            <w:rPrChange w:author="Vaught, Jacob" w:date="2023-12-08T23:20:00Z" w:id="2372">
              <w:rPr>
                <w:rFonts w:ascii="Consolas" w:hAnsi="Consolas" w:eastAsia="Consolas" w:cs="Consolas"/>
                <w:color w:val="4E5B61"/>
                <w:sz w:val="16"/>
                <w:szCs w:val="16"/>
              </w:rPr>
            </w:rPrChange>
          </w:rPr>
          <w:delText xml:space="preserve"> turnThreshold = </w:delText>
        </w:r>
        <w:r w:rsidRPr="007B56CB" w:rsidDel="00D660A2">
          <w:rPr>
            <w:rFonts w:ascii="Courier New" w:hAnsi="Courier New" w:eastAsia="Consolas" w:cs="Courier New"/>
            <w:color w:val="005C5F"/>
            <w:sz w:val="16"/>
            <w:szCs w:val="16"/>
            <w:rPrChange w:author="Vaught, Jacob" w:date="2023-12-08T23:20:00Z" w:id="2373">
              <w:rPr>
                <w:rFonts w:ascii="Consolas" w:hAnsi="Consolas" w:eastAsia="Consolas" w:cs="Consolas"/>
                <w:color w:val="005C5F"/>
                <w:sz w:val="16"/>
                <w:szCs w:val="16"/>
              </w:rPr>
            </w:rPrChange>
          </w:rPr>
          <w:delText>175</w:delText>
        </w:r>
        <w:r w:rsidRPr="007B56CB" w:rsidDel="00D660A2">
          <w:rPr>
            <w:rFonts w:ascii="Courier New" w:hAnsi="Courier New" w:eastAsia="Consolas" w:cs="Courier New"/>
            <w:color w:val="4E5B61"/>
            <w:sz w:val="16"/>
            <w:szCs w:val="16"/>
            <w:rPrChange w:author="Vaught, Jacob" w:date="2023-12-08T23:20:00Z" w:id="2374">
              <w:rPr>
                <w:rFonts w:ascii="Consolas" w:hAnsi="Consolas" w:eastAsia="Consolas" w:cs="Consolas"/>
                <w:color w:val="4E5B61"/>
                <w:sz w:val="16"/>
                <w:szCs w:val="16"/>
              </w:rPr>
            </w:rPrChange>
          </w:rPr>
          <w:delText>;</w:delText>
        </w:r>
      </w:del>
    </w:p>
    <w:p w:rsidRPr="007B56CB" w:rsidR="00022ED2" w:rsidDel="00D660A2" w:rsidP="004B7877" w:rsidRDefault="3A626A86" w14:paraId="5BA5B98E" w14:textId="6CF9C359">
      <w:pPr>
        <w:spacing w:after="0" w:line="240" w:lineRule="auto"/>
        <w:rPr>
          <w:del w:author="Vaught, Jacob" w:date="2023-12-09T00:25:00Z" w:id="2375"/>
          <w:rFonts w:ascii="Courier New" w:hAnsi="Courier New" w:cs="Courier New"/>
          <w:sz w:val="16"/>
          <w:szCs w:val="16"/>
          <w:rPrChange w:author="Vaught, Jacob" w:date="2023-12-08T23:20:00Z" w:id="2376">
            <w:rPr>
              <w:del w:author="Vaught, Jacob" w:date="2023-12-09T00:25:00Z" w:id="2377"/>
              <w:sz w:val="16"/>
              <w:szCs w:val="16"/>
            </w:rPr>
          </w:rPrChange>
        </w:rPr>
      </w:pPr>
      <w:del w:author="Vaught, Jacob" w:date="2023-12-09T00:25:00Z" w:id="2378">
        <w:r w:rsidRPr="007B56CB" w:rsidDel="00D660A2">
          <w:rPr>
            <w:rFonts w:ascii="Courier New" w:hAnsi="Courier New" w:eastAsia="Consolas" w:cs="Courier New"/>
            <w:color w:val="00979D"/>
            <w:sz w:val="16"/>
            <w:szCs w:val="16"/>
            <w:rPrChange w:author="Vaught, Jacob" w:date="2023-12-08T23:20:00Z" w:id="2379">
              <w:rPr>
                <w:rFonts w:ascii="Consolas" w:hAnsi="Consolas" w:eastAsia="Consolas" w:cs="Consolas"/>
                <w:color w:val="00979D"/>
                <w:sz w:val="16"/>
                <w:szCs w:val="16"/>
              </w:rPr>
            </w:rPrChange>
          </w:rPr>
          <w:delText>const</w:delText>
        </w:r>
        <w:r w:rsidRPr="007B56CB" w:rsidDel="00D660A2">
          <w:rPr>
            <w:rFonts w:ascii="Courier New" w:hAnsi="Courier New" w:eastAsia="Consolas" w:cs="Courier New"/>
            <w:color w:val="4E5B61"/>
            <w:sz w:val="16"/>
            <w:szCs w:val="16"/>
            <w:rPrChange w:author="Vaught, Jacob" w:date="2023-12-08T23:20:00Z" w:id="2380">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00979D"/>
            <w:sz w:val="16"/>
            <w:szCs w:val="16"/>
            <w:rPrChange w:author="Vaught, Jacob" w:date="2023-12-08T23:20:00Z" w:id="2381">
              <w:rPr>
                <w:rFonts w:ascii="Consolas" w:hAnsi="Consolas" w:eastAsia="Consolas" w:cs="Consolas"/>
                <w:color w:val="00979D"/>
                <w:sz w:val="16"/>
                <w:szCs w:val="16"/>
              </w:rPr>
            </w:rPrChange>
          </w:rPr>
          <w:delText>int</w:delText>
        </w:r>
        <w:r w:rsidRPr="007B56CB" w:rsidDel="00D660A2">
          <w:rPr>
            <w:rFonts w:ascii="Courier New" w:hAnsi="Courier New" w:eastAsia="Consolas" w:cs="Courier New"/>
            <w:color w:val="4E5B61"/>
            <w:sz w:val="16"/>
            <w:szCs w:val="16"/>
            <w:rPrChange w:author="Vaught, Jacob" w:date="2023-12-08T23:20:00Z" w:id="2382">
              <w:rPr>
                <w:rFonts w:ascii="Consolas" w:hAnsi="Consolas" w:eastAsia="Consolas" w:cs="Consolas"/>
                <w:color w:val="4E5B61"/>
                <w:sz w:val="16"/>
                <w:szCs w:val="16"/>
              </w:rPr>
            </w:rPrChange>
          </w:rPr>
          <w:delText xml:space="preserve"> zeroPos = </w:delText>
        </w:r>
        <w:r w:rsidRPr="007B56CB" w:rsidDel="00D660A2">
          <w:rPr>
            <w:rFonts w:ascii="Courier New" w:hAnsi="Courier New" w:eastAsia="Consolas" w:cs="Courier New"/>
            <w:color w:val="005C5F"/>
            <w:sz w:val="16"/>
            <w:szCs w:val="16"/>
            <w:rPrChange w:author="Vaught, Jacob" w:date="2023-12-08T23:20:00Z" w:id="2383">
              <w:rPr>
                <w:rFonts w:ascii="Consolas" w:hAnsi="Consolas" w:eastAsia="Consolas" w:cs="Consolas"/>
                <w:color w:val="005C5F"/>
                <w:sz w:val="16"/>
                <w:szCs w:val="16"/>
              </w:rPr>
            </w:rPrChange>
          </w:rPr>
          <w:delText>1450</w:delText>
        </w:r>
        <w:r w:rsidRPr="007B56CB" w:rsidDel="00D660A2">
          <w:rPr>
            <w:rFonts w:ascii="Courier New" w:hAnsi="Courier New" w:eastAsia="Consolas" w:cs="Courier New"/>
            <w:color w:val="4E5B61"/>
            <w:sz w:val="16"/>
            <w:szCs w:val="16"/>
            <w:rPrChange w:author="Vaught, Jacob" w:date="2023-12-08T23:20:00Z" w:id="2384">
              <w:rPr>
                <w:rFonts w:ascii="Consolas" w:hAnsi="Consolas" w:eastAsia="Consolas" w:cs="Consolas"/>
                <w:color w:val="4E5B61"/>
                <w:sz w:val="16"/>
                <w:szCs w:val="16"/>
              </w:rPr>
            </w:rPrChange>
          </w:rPr>
          <w:delText>;</w:delText>
        </w:r>
        <w:r w:rsidRPr="007B56CB" w:rsidDel="00D660A2">
          <w:rPr>
            <w:rFonts w:ascii="Courier New" w:hAnsi="Courier New" w:eastAsia="Consolas" w:cs="Courier New"/>
            <w:color w:val="95A5A6"/>
            <w:sz w:val="16"/>
            <w:szCs w:val="16"/>
            <w:rPrChange w:author="Vaught, Jacob" w:date="2023-12-08T23:20:00Z" w:id="2385">
              <w:rPr>
                <w:rFonts w:ascii="Consolas" w:hAnsi="Consolas" w:eastAsia="Consolas" w:cs="Consolas"/>
                <w:color w:val="95A5A6"/>
                <w:sz w:val="16"/>
                <w:szCs w:val="16"/>
              </w:rPr>
            </w:rPrChange>
          </w:rPr>
          <w:delText xml:space="preserve"> // Slightly right turning at 1500</w:delText>
        </w:r>
      </w:del>
    </w:p>
    <w:p w:rsidRPr="007B56CB" w:rsidR="00022ED2" w:rsidDel="00D660A2" w:rsidP="004B7877" w:rsidRDefault="3A626A86" w14:paraId="70D29931" w14:textId="3D5AB489">
      <w:pPr>
        <w:spacing w:after="0" w:line="240" w:lineRule="auto"/>
        <w:rPr>
          <w:del w:author="Vaught, Jacob" w:date="2023-12-09T00:25:00Z" w:id="2386"/>
          <w:rFonts w:ascii="Courier New" w:hAnsi="Courier New" w:cs="Courier New"/>
          <w:sz w:val="16"/>
          <w:szCs w:val="16"/>
          <w:rPrChange w:author="Vaught, Jacob" w:date="2023-12-08T23:20:00Z" w:id="2387">
            <w:rPr>
              <w:del w:author="Vaught, Jacob" w:date="2023-12-09T00:25:00Z" w:id="2388"/>
              <w:sz w:val="16"/>
              <w:szCs w:val="16"/>
            </w:rPr>
          </w:rPrChange>
        </w:rPr>
      </w:pPr>
      <w:del w:author="Vaught, Jacob" w:date="2023-12-09T00:25:00Z" w:id="2389">
        <w:r w:rsidRPr="007B56CB" w:rsidDel="00D660A2">
          <w:rPr>
            <w:rFonts w:ascii="Courier New" w:hAnsi="Courier New" w:eastAsia="Consolas" w:cs="Courier New"/>
            <w:color w:val="00979D"/>
            <w:sz w:val="16"/>
            <w:szCs w:val="16"/>
            <w:rPrChange w:author="Vaught, Jacob" w:date="2023-12-08T23:20:00Z" w:id="2390">
              <w:rPr>
                <w:rFonts w:ascii="Consolas" w:hAnsi="Consolas" w:eastAsia="Consolas" w:cs="Consolas"/>
                <w:color w:val="00979D"/>
                <w:sz w:val="16"/>
                <w:szCs w:val="16"/>
              </w:rPr>
            </w:rPrChange>
          </w:rPr>
          <w:delText>bool</w:delText>
        </w:r>
        <w:r w:rsidRPr="007B56CB" w:rsidDel="00D660A2">
          <w:rPr>
            <w:rFonts w:ascii="Courier New" w:hAnsi="Courier New" w:eastAsia="Consolas" w:cs="Courier New"/>
            <w:color w:val="4E5B61"/>
            <w:sz w:val="16"/>
            <w:szCs w:val="16"/>
            <w:rPrChange w:author="Vaught, Jacob" w:date="2023-12-08T23:20:00Z" w:id="2391">
              <w:rPr>
                <w:rFonts w:ascii="Consolas" w:hAnsi="Consolas" w:eastAsia="Consolas" w:cs="Consolas"/>
                <w:color w:val="4E5B61"/>
                <w:sz w:val="16"/>
                <w:szCs w:val="16"/>
              </w:rPr>
            </w:rPrChange>
          </w:rPr>
          <w:delText xml:space="preserve"> isHandlingHardTurn = </w:delText>
        </w:r>
        <w:r w:rsidRPr="007B56CB" w:rsidDel="00D660A2">
          <w:rPr>
            <w:rFonts w:ascii="Courier New" w:hAnsi="Courier New" w:eastAsia="Consolas" w:cs="Courier New"/>
            <w:color w:val="005C5F"/>
            <w:sz w:val="16"/>
            <w:szCs w:val="16"/>
            <w:rPrChange w:author="Vaught, Jacob" w:date="2023-12-08T23:20:00Z" w:id="2392">
              <w:rPr>
                <w:rFonts w:ascii="Consolas" w:hAnsi="Consolas" w:eastAsia="Consolas" w:cs="Consolas"/>
                <w:color w:val="005C5F"/>
                <w:sz w:val="16"/>
                <w:szCs w:val="16"/>
              </w:rPr>
            </w:rPrChange>
          </w:rPr>
          <w:delText>false</w:delText>
        </w:r>
        <w:r w:rsidRPr="007B56CB" w:rsidDel="00D660A2">
          <w:rPr>
            <w:rFonts w:ascii="Courier New" w:hAnsi="Courier New" w:eastAsia="Consolas" w:cs="Courier New"/>
            <w:color w:val="4E5B61"/>
            <w:sz w:val="16"/>
            <w:szCs w:val="16"/>
            <w:rPrChange w:author="Vaught, Jacob" w:date="2023-12-08T23:20:00Z" w:id="2393">
              <w:rPr>
                <w:rFonts w:ascii="Consolas" w:hAnsi="Consolas" w:eastAsia="Consolas" w:cs="Consolas"/>
                <w:color w:val="4E5B61"/>
                <w:sz w:val="16"/>
                <w:szCs w:val="16"/>
              </w:rPr>
            </w:rPrChange>
          </w:rPr>
          <w:delText>;</w:delText>
        </w:r>
        <w:r w:rsidRPr="007B56CB" w:rsidDel="00D660A2">
          <w:rPr>
            <w:rFonts w:ascii="Courier New" w:hAnsi="Courier New" w:eastAsia="Consolas" w:cs="Courier New"/>
            <w:color w:val="95A5A6"/>
            <w:sz w:val="16"/>
            <w:szCs w:val="16"/>
            <w:rPrChange w:author="Vaught, Jacob" w:date="2023-12-08T23:20:00Z" w:id="2394">
              <w:rPr>
                <w:rFonts w:ascii="Consolas" w:hAnsi="Consolas" w:eastAsia="Consolas" w:cs="Consolas"/>
                <w:color w:val="95A5A6"/>
                <w:sz w:val="16"/>
                <w:szCs w:val="16"/>
              </w:rPr>
            </w:rPrChange>
          </w:rPr>
          <w:delText xml:space="preserve"> // New flag</w:delText>
        </w:r>
      </w:del>
    </w:p>
    <w:p w:rsidRPr="007B56CB" w:rsidR="00022ED2" w:rsidDel="00D660A2" w:rsidP="004B7877" w:rsidRDefault="3A626A86" w14:paraId="4EBF900E" w14:textId="0C816011">
      <w:pPr>
        <w:spacing w:after="0" w:line="240" w:lineRule="auto"/>
        <w:rPr>
          <w:del w:author="Vaught, Jacob" w:date="2023-12-09T00:25:00Z" w:id="2395"/>
          <w:rFonts w:ascii="Courier New" w:hAnsi="Courier New" w:cs="Courier New"/>
          <w:sz w:val="16"/>
          <w:szCs w:val="16"/>
          <w:rPrChange w:author="Vaught, Jacob" w:date="2023-12-08T23:20:00Z" w:id="2396">
            <w:rPr>
              <w:del w:author="Vaught, Jacob" w:date="2023-12-09T00:25:00Z" w:id="2397"/>
              <w:sz w:val="16"/>
              <w:szCs w:val="16"/>
            </w:rPr>
          </w:rPrChange>
        </w:rPr>
      </w:pPr>
      <w:del w:author="Vaught, Jacob" w:date="2023-12-09T00:25:00Z" w:id="2398">
        <w:r w:rsidRPr="007B56CB" w:rsidDel="00D660A2">
          <w:rPr>
            <w:rFonts w:ascii="Courier New" w:hAnsi="Courier New" w:eastAsia="Consolas" w:cs="Courier New"/>
            <w:color w:val="00979D"/>
            <w:sz w:val="16"/>
            <w:szCs w:val="16"/>
            <w:rPrChange w:author="Vaught, Jacob" w:date="2023-12-08T23:20:00Z" w:id="2399">
              <w:rPr>
                <w:rFonts w:ascii="Consolas" w:hAnsi="Consolas" w:eastAsia="Consolas" w:cs="Consolas"/>
                <w:color w:val="00979D"/>
                <w:sz w:val="16"/>
                <w:szCs w:val="16"/>
              </w:rPr>
            </w:rPrChange>
          </w:rPr>
          <w:delText>unsigned</w:delText>
        </w:r>
        <w:r w:rsidRPr="007B56CB" w:rsidDel="00D660A2">
          <w:rPr>
            <w:rFonts w:ascii="Courier New" w:hAnsi="Courier New" w:eastAsia="Consolas" w:cs="Courier New"/>
            <w:color w:val="4E5B61"/>
            <w:sz w:val="16"/>
            <w:szCs w:val="16"/>
            <w:rPrChange w:author="Vaught, Jacob" w:date="2023-12-08T23:20:00Z" w:id="2400">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00979D"/>
            <w:sz w:val="16"/>
            <w:szCs w:val="16"/>
            <w:rPrChange w:author="Vaught, Jacob" w:date="2023-12-08T23:20:00Z" w:id="2401">
              <w:rPr>
                <w:rFonts w:ascii="Consolas" w:hAnsi="Consolas" w:eastAsia="Consolas" w:cs="Consolas"/>
                <w:color w:val="00979D"/>
                <w:sz w:val="16"/>
                <w:szCs w:val="16"/>
              </w:rPr>
            </w:rPrChange>
          </w:rPr>
          <w:delText>long</w:delText>
        </w:r>
        <w:r w:rsidRPr="007B56CB" w:rsidDel="00D660A2">
          <w:rPr>
            <w:rFonts w:ascii="Courier New" w:hAnsi="Courier New" w:eastAsia="Consolas" w:cs="Courier New"/>
            <w:color w:val="4E5B61"/>
            <w:sz w:val="16"/>
            <w:szCs w:val="16"/>
            <w:rPrChange w:author="Vaught, Jacob" w:date="2023-12-08T23:20:00Z" w:id="2402">
              <w:rPr>
                <w:rFonts w:ascii="Consolas" w:hAnsi="Consolas" w:eastAsia="Consolas" w:cs="Consolas"/>
                <w:color w:val="4E5B61"/>
                <w:sz w:val="16"/>
                <w:szCs w:val="16"/>
              </w:rPr>
            </w:rPrChange>
          </w:rPr>
          <w:delText xml:space="preserve"> turnDetectionStartTime = </w:delText>
        </w:r>
        <w:r w:rsidRPr="007B56CB" w:rsidDel="00D660A2">
          <w:rPr>
            <w:rFonts w:ascii="Courier New" w:hAnsi="Courier New" w:eastAsia="Consolas" w:cs="Courier New"/>
            <w:color w:val="005C5F"/>
            <w:sz w:val="16"/>
            <w:szCs w:val="16"/>
            <w:rPrChange w:author="Vaught, Jacob" w:date="2023-12-08T23:20:00Z" w:id="2403">
              <w:rPr>
                <w:rFonts w:ascii="Consolas" w:hAnsi="Consolas" w:eastAsia="Consolas" w:cs="Consolas"/>
                <w:color w:val="005C5F"/>
                <w:sz w:val="16"/>
                <w:szCs w:val="16"/>
              </w:rPr>
            </w:rPrChange>
          </w:rPr>
          <w:delText>0</w:delText>
        </w:r>
        <w:r w:rsidRPr="007B56CB" w:rsidDel="00D660A2">
          <w:rPr>
            <w:rFonts w:ascii="Courier New" w:hAnsi="Courier New" w:eastAsia="Consolas" w:cs="Courier New"/>
            <w:color w:val="4E5B61"/>
            <w:sz w:val="16"/>
            <w:szCs w:val="16"/>
            <w:rPrChange w:author="Vaught, Jacob" w:date="2023-12-08T23:20:00Z" w:id="2404">
              <w:rPr>
                <w:rFonts w:ascii="Consolas" w:hAnsi="Consolas" w:eastAsia="Consolas" w:cs="Consolas"/>
                <w:color w:val="4E5B61"/>
                <w:sz w:val="16"/>
                <w:szCs w:val="16"/>
              </w:rPr>
            </w:rPrChange>
          </w:rPr>
          <w:delText>;</w:delText>
        </w:r>
      </w:del>
    </w:p>
    <w:p w:rsidRPr="007B56CB" w:rsidR="00022ED2" w:rsidDel="00D660A2" w:rsidP="004B7877" w:rsidRDefault="3A626A86" w14:paraId="41BD6B41" w14:textId="7F2FF24D">
      <w:pPr>
        <w:spacing w:after="0" w:line="240" w:lineRule="auto"/>
        <w:rPr>
          <w:del w:author="Vaught, Jacob" w:date="2023-12-09T00:25:00Z" w:id="2405"/>
          <w:rFonts w:ascii="Courier New" w:hAnsi="Courier New" w:cs="Courier New"/>
          <w:sz w:val="16"/>
          <w:szCs w:val="16"/>
          <w:rPrChange w:author="Vaught, Jacob" w:date="2023-12-08T23:20:00Z" w:id="2406">
            <w:rPr>
              <w:del w:author="Vaught, Jacob" w:date="2023-12-09T00:25:00Z" w:id="2407"/>
              <w:sz w:val="16"/>
              <w:szCs w:val="16"/>
            </w:rPr>
          </w:rPrChange>
        </w:rPr>
      </w:pPr>
      <w:del w:author="Vaught, Jacob" w:date="2023-12-09T00:25:00Z" w:id="2408">
        <w:r w:rsidRPr="007B56CB" w:rsidDel="00D660A2">
          <w:rPr>
            <w:rFonts w:ascii="Courier New" w:hAnsi="Courier New" w:eastAsia="Consolas" w:cs="Courier New"/>
            <w:color w:val="00979D"/>
            <w:sz w:val="16"/>
            <w:szCs w:val="16"/>
            <w:rPrChange w:author="Vaught, Jacob" w:date="2023-12-08T23:20:00Z" w:id="2409">
              <w:rPr>
                <w:rFonts w:ascii="Consolas" w:hAnsi="Consolas" w:eastAsia="Consolas" w:cs="Consolas"/>
                <w:color w:val="00979D"/>
                <w:sz w:val="16"/>
                <w:szCs w:val="16"/>
              </w:rPr>
            </w:rPrChange>
          </w:rPr>
          <w:delText>unsigned</w:delText>
        </w:r>
        <w:r w:rsidRPr="007B56CB" w:rsidDel="00D660A2">
          <w:rPr>
            <w:rFonts w:ascii="Courier New" w:hAnsi="Courier New" w:eastAsia="Consolas" w:cs="Courier New"/>
            <w:color w:val="4E5B61"/>
            <w:sz w:val="16"/>
            <w:szCs w:val="16"/>
            <w:rPrChange w:author="Vaught, Jacob" w:date="2023-12-08T23:20:00Z" w:id="2410">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00979D"/>
            <w:sz w:val="16"/>
            <w:szCs w:val="16"/>
            <w:rPrChange w:author="Vaught, Jacob" w:date="2023-12-08T23:20:00Z" w:id="2411">
              <w:rPr>
                <w:rFonts w:ascii="Consolas" w:hAnsi="Consolas" w:eastAsia="Consolas" w:cs="Consolas"/>
                <w:color w:val="00979D"/>
                <w:sz w:val="16"/>
                <w:szCs w:val="16"/>
              </w:rPr>
            </w:rPrChange>
          </w:rPr>
          <w:delText>long</w:delText>
        </w:r>
        <w:r w:rsidRPr="007B56CB" w:rsidDel="00D660A2">
          <w:rPr>
            <w:rFonts w:ascii="Courier New" w:hAnsi="Courier New" w:eastAsia="Consolas" w:cs="Courier New"/>
            <w:color w:val="4E5B61"/>
            <w:sz w:val="16"/>
            <w:szCs w:val="16"/>
            <w:rPrChange w:author="Vaught, Jacob" w:date="2023-12-08T23:20:00Z" w:id="2412">
              <w:rPr>
                <w:rFonts w:ascii="Consolas" w:hAnsi="Consolas" w:eastAsia="Consolas" w:cs="Consolas"/>
                <w:color w:val="4E5B61"/>
                <w:sz w:val="16"/>
                <w:szCs w:val="16"/>
              </w:rPr>
            </w:rPrChange>
          </w:rPr>
          <w:delText xml:space="preserve"> lastTurnTime = </w:delText>
        </w:r>
        <w:r w:rsidRPr="007B56CB" w:rsidDel="00D660A2">
          <w:rPr>
            <w:rFonts w:ascii="Courier New" w:hAnsi="Courier New" w:eastAsia="Consolas" w:cs="Courier New"/>
            <w:color w:val="005C5F"/>
            <w:sz w:val="16"/>
            <w:szCs w:val="16"/>
            <w:rPrChange w:author="Vaught, Jacob" w:date="2023-12-08T23:20:00Z" w:id="2413">
              <w:rPr>
                <w:rFonts w:ascii="Consolas" w:hAnsi="Consolas" w:eastAsia="Consolas" w:cs="Consolas"/>
                <w:color w:val="005C5F"/>
                <w:sz w:val="16"/>
                <w:szCs w:val="16"/>
              </w:rPr>
            </w:rPrChange>
          </w:rPr>
          <w:delText>0</w:delText>
        </w:r>
        <w:r w:rsidRPr="007B56CB" w:rsidDel="00D660A2">
          <w:rPr>
            <w:rFonts w:ascii="Courier New" w:hAnsi="Courier New" w:eastAsia="Consolas" w:cs="Courier New"/>
            <w:color w:val="4E5B61"/>
            <w:sz w:val="16"/>
            <w:szCs w:val="16"/>
            <w:rPrChange w:author="Vaught, Jacob" w:date="2023-12-08T23:20:00Z" w:id="2414">
              <w:rPr>
                <w:rFonts w:ascii="Consolas" w:hAnsi="Consolas" w:eastAsia="Consolas" w:cs="Consolas"/>
                <w:color w:val="4E5B61"/>
                <w:sz w:val="16"/>
                <w:szCs w:val="16"/>
              </w:rPr>
            </w:rPrChange>
          </w:rPr>
          <w:delText>;</w:delText>
        </w:r>
      </w:del>
    </w:p>
    <w:p w:rsidRPr="007B56CB" w:rsidR="00022ED2" w:rsidDel="00D660A2" w:rsidP="004B7877" w:rsidRDefault="3A626A86" w14:paraId="15597004" w14:textId="525A59E1">
      <w:pPr>
        <w:spacing w:after="0" w:line="240" w:lineRule="auto"/>
        <w:rPr>
          <w:del w:author="Vaught, Jacob" w:date="2023-12-09T00:25:00Z" w:id="2415"/>
          <w:rFonts w:ascii="Courier New" w:hAnsi="Courier New" w:cs="Courier New"/>
          <w:sz w:val="16"/>
          <w:szCs w:val="16"/>
          <w:rPrChange w:author="Vaught, Jacob" w:date="2023-12-08T23:20:00Z" w:id="2416">
            <w:rPr>
              <w:del w:author="Vaught, Jacob" w:date="2023-12-09T00:25:00Z" w:id="2417"/>
              <w:sz w:val="16"/>
              <w:szCs w:val="16"/>
            </w:rPr>
          </w:rPrChange>
        </w:rPr>
      </w:pPr>
      <w:del w:author="Vaught, Jacob" w:date="2023-12-09T00:25:00Z" w:id="2418">
        <w:r w:rsidRPr="007B56CB" w:rsidDel="00D660A2">
          <w:rPr>
            <w:rFonts w:ascii="Courier New" w:hAnsi="Courier New" w:eastAsia="Consolas" w:cs="Courier New"/>
            <w:color w:val="00979D"/>
            <w:sz w:val="16"/>
            <w:szCs w:val="16"/>
            <w:rPrChange w:author="Vaught, Jacob" w:date="2023-12-08T23:20:00Z" w:id="2419">
              <w:rPr>
                <w:rFonts w:ascii="Consolas" w:hAnsi="Consolas" w:eastAsia="Consolas" w:cs="Consolas"/>
                <w:color w:val="00979D"/>
                <w:sz w:val="16"/>
                <w:szCs w:val="16"/>
              </w:rPr>
            </w:rPrChange>
          </w:rPr>
          <w:delText>const</w:delText>
        </w:r>
        <w:r w:rsidRPr="007B56CB" w:rsidDel="00D660A2">
          <w:rPr>
            <w:rFonts w:ascii="Courier New" w:hAnsi="Courier New" w:eastAsia="Consolas" w:cs="Courier New"/>
            <w:color w:val="4E5B61"/>
            <w:sz w:val="16"/>
            <w:szCs w:val="16"/>
            <w:rPrChange w:author="Vaught, Jacob" w:date="2023-12-08T23:20:00Z" w:id="2420">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00979D"/>
            <w:sz w:val="16"/>
            <w:szCs w:val="16"/>
            <w:rPrChange w:author="Vaught, Jacob" w:date="2023-12-08T23:20:00Z" w:id="2421">
              <w:rPr>
                <w:rFonts w:ascii="Consolas" w:hAnsi="Consolas" w:eastAsia="Consolas" w:cs="Consolas"/>
                <w:color w:val="00979D"/>
                <w:sz w:val="16"/>
                <w:szCs w:val="16"/>
              </w:rPr>
            </w:rPrChange>
          </w:rPr>
          <w:delText>unsigned</w:delText>
        </w:r>
        <w:r w:rsidRPr="007B56CB" w:rsidDel="00D660A2">
          <w:rPr>
            <w:rFonts w:ascii="Courier New" w:hAnsi="Courier New" w:eastAsia="Consolas" w:cs="Courier New"/>
            <w:color w:val="4E5B61"/>
            <w:sz w:val="16"/>
            <w:szCs w:val="16"/>
            <w:rPrChange w:author="Vaught, Jacob" w:date="2023-12-08T23:20:00Z" w:id="2422">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00979D"/>
            <w:sz w:val="16"/>
            <w:szCs w:val="16"/>
            <w:rPrChange w:author="Vaught, Jacob" w:date="2023-12-08T23:20:00Z" w:id="2423">
              <w:rPr>
                <w:rFonts w:ascii="Consolas" w:hAnsi="Consolas" w:eastAsia="Consolas" w:cs="Consolas"/>
                <w:color w:val="00979D"/>
                <w:sz w:val="16"/>
                <w:szCs w:val="16"/>
              </w:rPr>
            </w:rPrChange>
          </w:rPr>
          <w:delText>long</w:delText>
        </w:r>
        <w:r w:rsidRPr="007B56CB" w:rsidDel="00D660A2">
          <w:rPr>
            <w:rFonts w:ascii="Courier New" w:hAnsi="Courier New" w:eastAsia="Consolas" w:cs="Courier New"/>
            <w:color w:val="4E5B61"/>
            <w:sz w:val="16"/>
            <w:szCs w:val="16"/>
            <w:rPrChange w:author="Vaught, Jacob" w:date="2023-12-08T23:20:00Z" w:id="2424">
              <w:rPr>
                <w:rFonts w:ascii="Consolas" w:hAnsi="Consolas" w:eastAsia="Consolas" w:cs="Consolas"/>
                <w:color w:val="4E5B61"/>
                <w:sz w:val="16"/>
                <w:szCs w:val="16"/>
              </w:rPr>
            </w:rPrChange>
          </w:rPr>
          <w:delText xml:space="preserve"> turnDetectionDelay = </w:delText>
        </w:r>
        <w:r w:rsidRPr="007B56CB" w:rsidDel="00D660A2">
          <w:rPr>
            <w:rFonts w:ascii="Courier New" w:hAnsi="Courier New" w:eastAsia="Consolas" w:cs="Courier New"/>
            <w:color w:val="005C5F"/>
            <w:sz w:val="16"/>
            <w:szCs w:val="16"/>
            <w:rPrChange w:author="Vaught, Jacob" w:date="2023-12-08T23:20:00Z" w:id="2425">
              <w:rPr>
                <w:rFonts w:ascii="Consolas" w:hAnsi="Consolas" w:eastAsia="Consolas" w:cs="Consolas"/>
                <w:color w:val="005C5F"/>
                <w:sz w:val="16"/>
                <w:szCs w:val="16"/>
              </w:rPr>
            </w:rPrChange>
          </w:rPr>
          <w:delText>200</w:delText>
        </w:r>
        <w:r w:rsidRPr="007B56CB" w:rsidDel="00D660A2">
          <w:rPr>
            <w:rFonts w:ascii="Courier New" w:hAnsi="Courier New" w:eastAsia="Consolas" w:cs="Courier New"/>
            <w:color w:val="4E5B61"/>
            <w:sz w:val="16"/>
            <w:szCs w:val="16"/>
            <w:rPrChange w:author="Vaught, Jacob" w:date="2023-12-08T23:20:00Z" w:id="2426">
              <w:rPr>
                <w:rFonts w:ascii="Consolas" w:hAnsi="Consolas" w:eastAsia="Consolas" w:cs="Consolas"/>
                <w:color w:val="4E5B61"/>
                <w:sz w:val="16"/>
                <w:szCs w:val="16"/>
              </w:rPr>
            </w:rPrChange>
          </w:rPr>
          <w:delText>;</w:delText>
        </w:r>
        <w:r w:rsidRPr="007B56CB" w:rsidDel="00D660A2">
          <w:rPr>
            <w:rFonts w:ascii="Courier New" w:hAnsi="Courier New" w:eastAsia="Consolas" w:cs="Courier New"/>
            <w:color w:val="95A5A6"/>
            <w:sz w:val="16"/>
            <w:szCs w:val="16"/>
            <w:rPrChange w:author="Vaught, Jacob" w:date="2023-12-08T23:20:00Z" w:id="2427">
              <w:rPr>
                <w:rFonts w:ascii="Consolas" w:hAnsi="Consolas" w:eastAsia="Consolas" w:cs="Consolas"/>
                <w:color w:val="95A5A6"/>
                <w:sz w:val="16"/>
                <w:szCs w:val="16"/>
              </w:rPr>
            </w:rPrChange>
          </w:rPr>
          <w:delText xml:space="preserve"> // Delay after turn detection</w:delText>
        </w:r>
      </w:del>
    </w:p>
    <w:p w:rsidRPr="007B56CB" w:rsidR="00022ED2" w:rsidDel="00D660A2" w:rsidP="004B7877" w:rsidRDefault="3A626A86" w14:paraId="58B65D1F" w14:textId="74CF2F32">
      <w:pPr>
        <w:spacing w:after="0" w:line="240" w:lineRule="auto"/>
        <w:rPr>
          <w:del w:author="Vaught, Jacob" w:date="2023-12-09T00:25:00Z" w:id="2428"/>
          <w:rFonts w:ascii="Courier New" w:hAnsi="Courier New" w:cs="Courier New"/>
          <w:sz w:val="16"/>
          <w:szCs w:val="16"/>
          <w:rPrChange w:author="Vaught, Jacob" w:date="2023-12-08T23:20:00Z" w:id="2429">
            <w:rPr>
              <w:del w:author="Vaught, Jacob" w:date="2023-12-09T00:25:00Z" w:id="2430"/>
              <w:sz w:val="16"/>
              <w:szCs w:val="16"/>
            </w:rPr>
          </w:rPrChange>
        </w:rPr>
      </w:pPr>
      <w:del w:author="Vaught, Jacob" w:date="2023-12-09T00:25:00Z" w:id="2431">
        <w:r w:rsidRPr="007B56CB" w:rsidDel="00D660A2">
          <w:rPr>
            <w:rFonts w:ascii="Courier New" w:hAnsi="Courier New" w:eastAsia="Consolas" w:cs="Courier New"/>
            <w:color w:val="00979D"/>
            <w:sz w:val="16"/>
            <w:szCs w:val="16"/>
            <w:rPrChange w:author="Vaught, Jacob" w:date="2023-12-08T23:20:00Z" w:id="2432">
              <w:rPr>
                <w:rFonts w:ascii="Consolas" w:hAnsi="Consolas" w:eastAsia="Consolas" w:cs="Consolas"/>
                <w:color w:val="00979D"/>
                <w:sz w:val="16"/>
                <w:szCs w:val="16"/>
              </w:rPr>
            </w:rPrChange>
          </w:rPr>
          <w:delText>int</w:delText>
        </w:r>
        <w:r w:rsidRPr="007B56CB" w:rsidDel="00D660A2">
          <w:rPr>
            <w:rFonts w:ascii="Courier New" w:hAnsi="Courier New" w:eastAsia="Consolas" w:cs="Courier New"/>
            <w:color w:val="4E5B61"/>
            <w:sz w:val="16"/>
            <w:szCs w:val="16"/>
            <w:rPrChange w:author="Vaught, Jacob" w:date="2023-12-08T23:20:00Z" w:id="2433">
              <w:rPr>
                <w:rFonts w:ascii="Consolas" w:hAnsi="Consolas" w:eastAsia="Consolas" w:cs="Consolas"/>
                <w:color w:val="4E5B61"/>
                <w:sz w:val="16"/>
                <w:szCs w:val="16"/>
              </w:rPr>
            </w:rPrChange>
          </w:rPr>
          <w:delText xml:space="preserve"> red = </w:delText>
        </w:r>
        <w:r w:rsidRPr="007B56CB" w:rsidDel="00D660A2">
          <w:rPr>
            <w:rFonts w:ascii="Courier New" w:hAnsi="Courier New" w:eastAsia="Consolas" w:cs="Courier New"/>
            <w:color w:val="005C5F"/>
            <w:sz w:val="16"/>
            <w:szCs w:val="16"/>
            <w:rPrChange w:author="Vaught, Jacob" w:date="2023-12-08T23:20:00Z" w:id="2434">
              <w:rPr>
                <w:rFonts w:ascii="Consolas" w:hAnsi="Consolas" w:eastAsia="Consolas" w:cs="Consolas"/>
                <w:color w:val="005C5F"/>
                <w:sz w:val="16"/>
                <w:szCs w:val="16"/>
              </w:rPr>
            </w:rPrChange>
          </w:rPr>
          <w:delText>3</w:delText>
        </w:r>
        <w:r w:rsidRPr="007B56CB" w:rsidDel="00D660A2">
          <w:rPr>
            <w:rFonts w:ascii="Courier New" w:hAnsi="Courier New" w:eastAsia="Consolas" w:cs="Courier New"/>
            <w:color w:val="4E5B61"/>
            <w:sz w:val="16"/>
            <w:szCs w:val="16"/>
            <w:rPrChange w:author="Vaught, Jacob" w:date="2023-12-08T23:20:00Z" w:id="2435">
              <w:rPr>
                <w:rFonts w:ascii="Consolas" w:hAnsi="Consolas" w:eastAsia="Consolas" w:cs="Consolas"/>
                <w:color w:val="4E5B61"/>
                <w:sz w:val="16"/>
                <w:szCs w:val="16"/>
              </w:rPr>
            </w:rPrChange>
          </w:rPr>
          <w:delText>;</w:delText>
        </w:r>
      </w:del>
    </w:p>
    <w:p w:rsidRPr="007B56CB" w:rsidR="00022ED2" w:rsidDel="00D660A2" w:rsidP="004B7877" w:rsidRDefault="3A626A86" w14:paraId="1FFDF8C2" w14:textId="5743276F">
      <w:pPr>
        <w:spacing w:after="0" w:line="240" w:lineRule="auto"/>
        <w:rPr>
          <w:del w:author="Vaught, Jacob" w:date="2023-12-09T00:25:00Z" w:id="2436"/>
          <w:rFonts w:ascii="Courier New" w:hAnsi="Courier New" w:cs="Courier New"/>
          <w:sz w:val="16"/>
          <w:szCs w:val="16"/>
          <w:rPrChange w:author="Vaught, Jacob" w:date="2023-12-08T23:20:00Z" w:id="2437">
            <w:rPr>
              <w:del w:author="Vaught, Jacob" w:date="2023-12-09T00:25:00Z" w:id="2438"/>
              <w:sz w:val="16"/>
              <w:szCs w:val="16"/>
            </w:rPr>
          </w:rPrChange>
        </w:rPr>
      </w:pPr>
      <w:del w:author="Vaught, Jacob" w:date="2023-12-09T00:25:00Z" w:id="2439">
        <w:r w:rsidRPr="007B56CB" w:rsidDel="00D660A2">
          <w:rPr>
            <w:rFonts w:ascii="Courier New" w:hAnsi="Courier New" w:eastAsia="Consolas" w:cs="Courier New"/>
            <w:color w:val="00979D"/>
            <w:sz w:val="16"/>
            <w:szCs w:val="16"/>
            <w:rPrChange w:author="Vaught, Jacob" w:date="2023-12-08T23:20:00Z" w:id="2440">
              <w:rPr>
                <w:rFonts w:ascii="Consolas" w:hAnsi="Consolas" w:eastAsia="Consolas" w:cs="Consolas"/>
                <w:color w:val="00979D"/>
                <w:sz w:val="16"/>
                <w:szCs w:val="16"/>
              </w:rPr>
            </w:rPrChange>
          </w:rPr>
          <w:delText>int</w:delText>
        </w:r>
        <w:r w:rsidRPr="007B56CB" w:rsidDel="00D660A2">
          <w:rPr>
            <w:rFonts w:ascii="Courier New" w:hAnsi="Courier New" w:eastAsia="Consolas" w:cs="Courier New"/>
            <w:color w:val="4E5B61"/>
            <w:sz w:val="16"/>
            <w:szCs w:val="16"/>
            <w:rPrChange w:author="Vaught, Jacob" w:date="2023-12-08T23:20:00Z" w:id="2441">
              <w:rPr>
                <w:rFonts w:ascii="Consolas" w:hAnsi="Consolas" w:eastAsia="Consolas" w:cs="Consolas"/>
                <w:color w:val="4E5B61"/>
                <w:sz w:val="16"/>
                <w:szCs w:val="16"/>
              </w:rPr>
            </w:rPrChange>
          </w:rPr>
          <w:delText xml:space="preserve"> yellow = </w:delText>
        </w:r>
        <w:r w:rsidRPr="007B56CB" w:rsidDel="00D660A2">
          <w:rPr>
            <w:rFonts w:ascii="Courier New" w:hAnsi="Courier New" w:eastAsia="Consolas" w:cs="Courier New"/>
            <w:color w:val="005C5F"/>
            <w:sz w:val="16"/>
            <w:szCs w:val="16"/>
            <w:rPrChange w:author="Vaught, Jacob" w:date="2023-12-08T23:20:00Z" w:id="2442">
              <w:rPr>
                <w:rFonts w:ascii="Consolas" w:hAnsi="Consolas" w:eastAsia="Consolas" w:cs="Consolas"/>
                <w:color w:val="005C5F"/>
                <w:sz w:val="16"/>
                <w:szCs w:val="16"/>
              </w:rPr>
            </w:rPrChange>
          </w:rPr>
          <w:delText>7</w:delText>
        </w:r>
        <w:r w:rsidRPr="007B56CB" w:rsidDel="00D660A2">
          <w:rPr>
            <w:rFonts w:ascii="Courier New" w:hAnsi="Courier New" w:eastAsia="Consolas" w:cs="Courier New"/>
            <w:color w:val="4E5B61"/>
            <w:sz w:val="16"/>
            <w:szCs w:val="16"/>
            <w:rPrChange w:author="Vaught, Jacob" w:date="2023-12-08T23:20:00Z" w:id="2443">
              <w:rPr>
                <w:rFonts w:ascii="Consolas" w:hAnsi="Consolas" w:eastAsia="Consolas" w:cs="Consolas"/>
                <w:color w:val="4E5B61"/>
                <w:sz w:val="16"/>
                <w:szCs w:val="16"/>
              </w:rPr>
            </w:rPrChange>
          </w:rPr>
          <w:delText>;</w:delText>
        </w:r>
      </w:del>
    </w:p>
    <w:p w:rsidRPr="007B56CB" w:rsidR="00022ED2" w:rsidDel="00D660A2" w:rsidP="004B7877" w:rsidRDefault="3A626A86" w14:paraId="43211F8C" w14:textId="41D9DA9B">
      <w:pPr>
        <w:spacing w:after="0" w:line="240" w:lineRule="auto"/>
        <w:rPr>
          <w:del w:author="Vaught, Jacob" w:date="2023-12-09T00:25:00Z" w:id="2444"/>
          <w:rFonts w:ascii="Courier New" w:hAnsi="Courier New" w:cs="Courier New"/>
          <w:sz w:val="16"/>
          <w:szCs w:val="16"/>
          <w:rPrChange w:author="Vaught, Jacob" w:date="2023-12-08T23:20:00Z" w:id="2445">
            <w:rPr>
              <w:del w:author="Vaught, Jacob" w:date="2023-12-09T00:25:00Z" w:id="2446"/>
              <w:sz w:val="16"/>
              <w:szCs w:val="16"/>
            </w:rPr>
          </w:rPrChange>
        </w:rPr>
      </w:pPr>
      <w:del w:author="Vaught, Jacob" w:date="2023-12-09T00:25:00Z" w:id="2447">
        <w:r w:rsidRPr="007B56CB" w:rsidDel="00D660A2">
          <w:rPr>
            <w:rFonts w:ascii="Courier New" w:hAnsi="Courier New" w:eastAsia="Consolas" w:cs="Courier New"/>
            <w:color w:val="00979D"/>
            <w:sz w:val="16"/>
            <w:szCs w:val="16"/>
            <w:rPrChange w:author="Vaught, Jacob" w:date="2023-12-08T23:20:00Z" w:id="2448">
              <w:rPr>
                <w:rFonts w:ascii="Consolas" w:hAnsi="Consolas" w:eastAsia="Consolas" w:cs="Consolas"/>
                <w:color w:val="00979D"/>
                <w:sz w:val="16"/>
                <w:szCs w:val="16"/>
              </w:rPr>
            </w:rPrChange>
          </w:rPr>
          <w:delText>int</w:delText>
        </w:r>
        <w:r w:rsidRPr="007B56CB" w:rsidDel="00D660A2">
          <w:rPr>
            <w:rFonts w:ascii="Courier New" w:hAnsi="Courier New" w:eastAsia="Consolas" w:cs="Courier New"/>
            <w:color w:val="4E5B61"/>
            <w:sz w:val="16"/>
            <w:szCs w:val="16"/>
            <w:rPrChange w:author="Vaught, Jacob" w:date="2023-12-08T23:20:00Z" w:id="2449">
              <w:rPr>
                <w:rFonts w:ascii="Consolas" w:hAnsi="Consolas" w:eastAsia="Consolas" w:cs="Consolas"/>
                <w:color w:val="4E5B61"/>
                <w:sz w:val="16"/>
                <w:szCs w:val="16"/>
              </w:rPr>
            </w:rPrChange>
          </w:rPr>
          <w:delText xml:space="preserve"> green = </w:delText>
        </w:r>
        <w:r w:rsidRPr="007B56CB" w:rsidDel="00D660A2">
          <w:rPr>
            <w:rFonts w:ascii="Courier New" w:hAnsi="Courier New" w:eastAsia="Consolas" w:cs="Courier New"/>
            <w:color w:val="005C5F"/>
            <w:sz w:val="16"/>
            <w:szCs w:val="16"/>
            <w:rPrChange w:author="Vaught, Jacob" w:date="2023-12-08T23:20:00Z" w:id="2450">
              <w:rPr>
                <w:rFonts w:ascii="Consolas" w:hAnsi="Consolas" w:eastAsia="Consolas" w:cs="Consolas"/>
                <w:color w:val="005C5F"/>
                <w:sz w:val="16"/>
                <w:szCs w:val="16"/>
              </w:rPr>
            </w:rPrChange>
          </w:rPr>
          <w:delText>4</w:delText>
        </w:r>
        <w:r w:rsidRPr="007B56CB" w:rsidDel="00D660A2">
          <w:rPr>
            <w:rFonts w:ascii="Courier New" w:hAnsi="Courier New" w:eastAsia="Consolas" w:cs="Courier New"/>
            <w:color w:val="4E5B61"/>
            <w:sz w:val="16"/>
            <w:szCs w:val="16"/>
            <w:rPrChange w:author="Vaught, Jacob" w:date="2023-12-08T23:20:00Z" w:id="2451">
              <w:rPr>
                <w:rFonts w:ascii="Consolas" w:hAnsi="Consolas" w:eastAsia="Consolas" w:cs="Consolas"/>
                <w:color w:val="4E5B61"/>
                <w:sz w:val="16"/>
                <w:szCs w:val="16"/>
              </w:rPr>
            </w:rPrChange>
          </w:rPr>
          <w:delText>;</w:delText>
        </w:r>
      </w:del>
    </w:p>
    <w:p w:rsidRPr="007B56CB" w:rsidR="00022ED2" w:rsidDel="00D660A2" w:rsidP="004B7877" w:rsidRDefault="3A626A86" w14:paraId="36E975A7" w14:textId="10006088">
      <w:pPr>
        <w:spacing w:after="0" w:line="240" w:lineRule="auto"/>
        <w:rPr>
          <w:del w:author="Vaught, Jacob" w:date="2023-12-09T00:25:00Z" w:id="2452"/>
          <w:rFonts w:ascii="Courier New" w:hAnsi="Courier New" w:cs="Courier New"/>
          <w:sz w:val="16"/>
          <w:szCs w:val="16"/>
          <w:rPrChange w:author="Vaught, Jacob" w:date="2023-12-08T23:20:00Z" w:id="2453">
            <w:rPr>
              <w:del w:author="Vaught, Jacob" w:date="2023-12-09T00:25:00Z" w:id="2454"/>
              <w:sz w:val="16"/>
              <w:szCs w:val="16"/>
            </w:rPr>
          </w:rPrChange>
        </w:rPr>
      </w:pPr>
      <w:del w:author="Vaught, Jacob" w:date="2023-12-09T00:25:00Z" w:id="2455">
        <w:r w:rsidRPr="007B56CB" w:rsidDel="00D660A2">
          <w:rPr>
            <w:rFonts w:ascii="Courier New" w:hAnsi="Courier New" w:eastAsia="Consolas" w:cs="Courier New"/>
            <w:color w:val="00979D"/>
            <w:sz w:val="16"/>
            <w:szCs w:val="16"/>
            <w:rPrChange w:author="Vaught, Jacob" w:date="2023-12-08T23:20:00Z" w:id="2456">
              <w:rPr>
                <w:rFonts w:ascii="Consolas" w:hAnsi="Consolas" w:eastAsia="Consolas" w:cs="Consolas"/>
                <w:color w:val="00979D"/>
                <w:sz w:val="16"/>
                <w:szCs w:val="16"/>
              </w:rPr>
            </w:rPrChange>
          </w:rPr>
          <w:delText>const</w:delText>
        </w:r>
        <w:r w:rsidRPr="007B56CB" w:rsidDel="00D660A2">
          <w:rPr>
            <w:rFonts w:ascii="Courier New" w:hAnsi="Courier New" w:eastAsia="Consolas" w:cs="Courier New"/>
            <w:color w:val="4E5B61"/>
            <w:sz w:val="16"/>
            <w:szCs w:val="16"/>
            <w:rPrChange w:author="Vaught, Jacob" w:date="2023-12-08T23:20:00Z" w:id="2457">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00979D"/>
            <w:sz w:val="16"/>
            <w:szCs w:val="16"/>
            <w:rPrChange w:author="Vaught, Jacob" w:date="2023-12-08T23:20:00Z" w:id="2458">
              <w:rPr>
                <w:rFonts w:ascii="Consolas" w:hAnsi="Consolas" w:eastAsia="Consolas" w:cs="Consolas"/>
                <w:color w:val="00979D"/>
                <w:sz w:val="16"/>
                <w:szCs w:val="16"/>
              </w:rPr>
            </w:rPrChange>
          </w:rPr>
          <w:delText>int</w:delText>
        </w:r>
        <w:r w:rsidRPr="007B56CB" w:rsidDel="00D660A2">
          <w:rPr>
            <w:rFonts w:ascii="Courier New" w:hAnsi="Courier New" w:eastAsia="Consolas" w:cs="Courier New"/>
            <w:color w:val="4E5B61"/>
            <w:sz w:val="16"/>
            <w:szCs w:val="16"/>
            <w:rPrChange w:author="Vaught, Jacob" w:date="2023-12-08T23:20:00Z" w:id="2459">
              <w:rPr>
                <w:rFonts w:ascii="Consolas" w:hAnsi="Consolas" w:eastAsia="Consolas" w:cs="Consolas"/>
                <w:color w:val="4E5B61"/>
                <w:sz w:val="16"/>
                <w:szCs w:val="16"/>
              </w:rPr>
            </w:rPrChange>
          </w:rPr>
          <w:delText xml:space="preserve"> motorSpeed1=</w:delText>
        </w:r>
        <w:r w:rsidRPr="007B56CB" w:rsidDel="00D660A2">
          <w:rPr>
            <w:rFonts w:ascii="Courier New" w:hAnsi="Courier New" w:eastAsia="Consolas" w:cs="Courier New"/>
            <w:color w:val="005C5F"/>
            <w:sz w:val="16"/>
            <w:szCs w:val="16"/>
            <w:rPrChange w:author="Vaught, Jacob" w:date="2023-12-08T23:20:00Z" w:id="2460">
              <w:rPr>
                <w:rFonts w:ascii="Consolas" w:hAnsi="Consolas" w:eastAsia="Consolas" w:cs="Consolas"/>
                <w:color w:val="005C5F"/>
                <w:sz w:val="16"/>
                <w:szCs w:val="16"/>
              </w:rPr>
            </w:rPrChange>
          </w:rPr>
          <w:delText>55</w:delText>
        </w:r>
        <w:r w:rsidRPr="007B56CB" w:rsidDel="00D660A2">
          <w:rPr>
            <w:rFonts w:ascii="Courier New" w:hAnsi="Courier New" w:eastAsia="Consolas" w:cs="Courier New"/>
            <w:color w:val="4E5B61"/>
            <w:sz w:val="16"/>
            <w:szCs w:val="16"/>
            <w:rPrChange w:author="Vaught, Jacob" w:date="2023-12-08T23:20:00Z" w:id="2461">
              <w:rPr>
                <w:rFonts w:ascii="Consolas" w:hAnsi="Consolas" w:eastAsia="Consolas" w:cs="Consolas"/>
                <w:color w:val="4E5B61"/>
                <w:sz w:val="16"/>
                <w:szCs w:val="16"/>
              </w:rPr>
            </w:rPrChange>
          </w:rPr>
          <w:delText>;</w:delText>
        </w:r>
        <w:r w:rsidRPr="007B56CB" w:rsidDel="00D660A2">
          <w:rPr>
            <w:rFonts w:ascii="Courier New" w:hAnsi="Courier New" w:eastAsia="Consolas" w:cs="Courier New"/>
            <w:color w:val="95A5A6"/>
            <w:sz w:val="16"/>
            <w:szCs w:val="16"/>
            <w:rPrChange w:author="Vaught, Jacob" w:date="2023-12-08T23:20:00Z" w:id="2462">
              <w:rPr>
                <w:rFonts w:ascii="Consolas" w:hAnsi="Consolas" w:eastAsia="Consolas" w:cs="Consolas"/>
                <w:color w:val="95A5A6"/>
                <w:sz w:val="16"/>
                <w:szCs w:val="16"/>
              </w:rPr>
            </w:rPrChange>
          </w:rPr>
          <w:delText>//low speed</w:delText>
        </w:r>
      </w:del>
    </w:p>
    <w:p w:rsidRPr="007B56CB" w:rsidR="00022ED2" w:rsidDel="00D660A2" w:rsidP="004B7877" w:rsidRDefault="3A626A86" w14:paraId="292120EF" w14:textId="55488B9F">
      <w:pPr>
        <w:spacing w:after="0" w:line="240" w:lineRule="auto"/>
        <w:rPr>
          <w:del w:author="Vaught, Jacob" w:date="2023-12-09T00:25:00Z" w:id="2463"/>
          <w:rFonts w:ascii="Courier New" w:hAnsi="Courier New" w:cs="Courier New"/>
          <w:sz w:val="16"/>
          <w:szCs w:val="16"/>
          <w:rPrChange w:author="Vaught, Jacob" w:date="2023-12-08T23:20:00Z" w:id="2464">
            <w:rPr>
              <w:del w:author="Vaught, Jacob" w:date="2023-12-09T00:25:00Z" w:id="2465"/>
              <w:sz w:val="16"/>
              <w:szCs w:val="16"/>
            </w:rPr>
          </w:rPrChange>
        </w:rPr>
      </w:pPr>
      <w:del w:author="Vaught, Jacob" w:date="2023-12-09T00:25:00Z" w:id="2466">
        <w:r w:rsidRPr="007B56CB" w:rsidDel="00D660A2">
          <w:rPr>
            <w:rFonts w:ascii="Courier New" w:hAnsi="Courier New" w:eastAsia="Consolas" w:cs="Courier New"/>
            <w:color w:val="00979D"/>
            <w:sz w:val="16"/>
            <w:szCs w:val="16"/>
            <w:rPrChange w:author="Vaught, Jacob" w:date="2023-12-08T23:20:00Z" w:id="2467">
              <w:rPr>
                <w:rFonts w:ascii="Consolas" w:hAnsi="Consolas" w:eastAsia="Consolas" w:cs="Consolas"/>
                <w:color w:val="00979D"/>
                <w:sz w:val="16"/>
                <w:szCs w:val="16"/>
              </w:rPr>
            </w:rPrChange>
          </w:rPr>
          <w:delText>const</w:delText>
        </w:r>
        <w:r w:rsidRPr="007B56CB" w:rsidDel="00D660A2">
          <w:rPr>
            <w:rFonts w:ascii="Courier New" w:hAnsi="Courier New" w:eastAsia="Consolas" w:cs="Courier New"/>
            <w:color w:val="4E5B61"/>
            <w:sz w:val="16"/>
            <w:szCs w:val="16"/>
            <w:rPrChange w:author="Vaught, Jacob" w:date="2023-12-08T23:20:00Z" w:id="2468">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00979D"/>
            <w:sz w:val="16"/>
            <w:szCs w:val="16"/>
            <w:rPrChange w:author="Vaught, Jacob" w:date="2023-12-08T23:20:00Z" w:id="2469">
              <w:rPr>
                <w:rFonts w:ascii="Consolas" w:hAnsi="Consolas" w:eastAsia="Consolas" w:cs="Consolas"/>
                <w:color w:val="00979D"/>
                <w:sz w:val="16"/>
                <w:szCs w:val="16"/>
              </w:rPr>
            </w:rPrChange>
          </w:rPr>
          <w:delText>int</w:delText>
        </w:r>
        <w:r w:rsidRPr="007B56CB" w:rsidDel="00D660A2">
          <w:rPr>
            <w:rFonts w:ascii="Courier New" w:hAnsi="Courier New" w:eastAsia="Consolas" w:cs="Courier New"/>
            <w:color w:val="4E5B61"/>
            <w:sz w:val="16"/>
            <w:szCs w:val="16"/>
            <w:rPrChange w:author="Vaught, Jacob" w:date="2023-12-08T23:20:00Z" w:id="2470">
              <w:rPr>
                <w:rFonts w:ascii="Consolas" w:hAnsi="Consolas" w:eastAsia="Consolas" w:cs="Consolas"/>
                <w:color w:val="4E5B61"/>
                <w:sz w:val="16"/>
                <w:szCs w:val="16"/>
              </w:rPr>
            </w:rPrChange>
          </w:rPr>
          <w:delText xml:space="preserve"> motorSpeed2=</w:delText>
        </w:r>
        <w:r w:rsidRPr="007B56CB" w:rsidDel="00D660A2">
          <w:rPr>
            <w:rFonts w:ascii="Courier New" w:hAnsi="Courier New" w:eastAsia="Consolas" w:cs="Courier New"/>
            <w:color w:val="005C5F"/>
            <w:sz w:val="16"/>
            <w:szCs w:val="16"/>
            <w:rPrChange w:author="Vaught, Jacob" w:date="2023-12-08T23:20:00Z" w:id="2471">
              <w:rPr>
                <w:rFonts w:ascii="Consolas" w:hAnsi="Consolas" w:eastAsia="Consolas" w:cs="Consolas"/>
                <w:color w:val="005C5F"/>
                <w:sz w:val="16"/>
                <w:szCs w:val="16"/>
              </w:rPr>
            </w:rPrChange>
          </w:rPr>
          <w:delText>58</w:delText>
        </w:r>
        <w:r w:rsidRPr="007B56CB" w:rsidDel="00D660A2">
          <w:rPr>
            <w:rFonts w:ascii="Courier New" w:hAnsi="Courier New" w:eastAsia="Consolas" w:cs="Courier New"/>
            <w:color w:val="4E5B61"/>
            <w:sz w:val="16"/>
            <w:szCs w:val="16"/>
            <w:rPrChange w:author="Vaught, Jacob" w:date="2023-12-08T23:20:00Z" w:id="2472">
              <w:rPr>
                <w:rFonts w:ascii="Consolas" w:hAnsi="Consolas" w:eastAsia="Consolas" w:cs="Consolas"/>
                <w:color w:val="4E5B61"/>
                <w:sz w:val="16"/>
                <w:szCs w:val="16"/>
              </w:rPr>
            </w:rPrChange>
          </w:rPr>
          <w:delText>;</w:delText>
        </w:r>
        <w:r w:rsidRPr="007B56CB" w:rsidDel="00D660A2">
          <w:rPr>
            <w:rFonts w:ascii="Courier New" w:hAnsi="Courier New" w:eastAsia="Consolas" w:cs="Courier New"/>
            <w:color w:val="95A5A6"/>
            <w:sz w:val="16"/>
            <w:szCs w:val="16"/>
            <w:rPrChange w:author="Vaught, Jacob" w:date="2023-12-08T23:20:00Z" w:id="2473">
              <w:rPr>
                <w:rFonts w:ascii="Consolas" w:hAnsi="Consolas" w:eastAsia="Consolas" w:cs="Consolas"/>
                <w:color w:val="95A5A6"/>
                <w:sz w:val="16"/>
                <w:szCs w:val="16"/>
              </w:rPr>
            </w:rPrChange>
          </w:rPr>
          <w:delText>//low speed</w:delText>
        </w:r>
      </w:del>
    </w:p>
    <w:p w:rsidRPr="007B56CB" w:rsidR="00022ED2" w:rsidDel="00D660A2" w:rsidP="004B7877" w:rsidRDefault="3A626A86" w14:paraId="4E5AC501" w14:textId="26A0B1C6">
      <w:pPr>
        <w:spacing w:after="0" w:line="240" w:lineRule="auto"/>
        <w:rPr>
          <w:del w:author="Vaught, Jacob" w:date="2023-12-09T00:25:00Z" w:id="2474"/>
          <w:rFonts w:ascii="Courier New" w:hAnsi="Courier New" w:cs="Courier New"/>
          <w:sz w:val="16"/>
          <w:szCs w:val="16"/>
          <w:rPrChange w:author="Vaught, Jacob" w:date="2023-12-08T23:20:00Z" w:id="2475">
            <w:rPr>
              <w:del w:author="Vaught, Jacob" w:date="2023-12-09T00:25:00Z" w:id="2476"/>
              <w:sz w:val="16"/>
              <w:szCs w:val="16"/>
            </w:rPr>
          </w:rPrChange>
        </w:rPr>
      </w:pPr>
      <w:del w:author="Vaught, Jacob" w:date="2023-12-09T00:25:00Z" w:id="2477">
        <w:r w:rsidRPr="007B56CB" w:rsidDel="00D660A2">
          <w:rPr>
            <w:rFonts w:ascii="Courier New" w:hAnsi="Courier New" w:eastAsia="Consolas" w:cs="Courier New"/>
            <w:color w:val="00979D"/>
            <w:sz w:val="16"/>
            <w:szCs w:val="16"/>
            <w:rPrChange w:author="Vaught, Jacob" w:date="2023-12-08T23:20:00Z" w:id="2478">
              <w:rPr>
                <w:rFonts w:ascii="Consolas" w:hAnsi="Consolas" w:eastAsia="Consolas" w:cs="Consolas"/>
                <w:color w:val="00979D"/>
                <w:sz w:val="16"/>
                <w:szCs w:val="16"/>
              </w:rPr>
            </w:rPrChange>
          </w:rPr>
          <w:delText>const</w:delText>
        </w:r>
        <w:r w:rsidRPr="007B56CB" w:rsidDel="00D660A2">
          <w:rPr>
            <w:rFonts w:ascii="Courier New" w:hAnsi="Courier New" w:eastAsia="Consolas" w:cs="Courier New"/>
            <w:color w:val="4E5B61"/>
            <w:sz w:val="16"/>
            <w:szCs w:val="16"/>
            <w:rPrChange w:author="Vaught, Jacob" w:date="2023-12-08T23:20:00Z" w:id="2479">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00979D"/>
            <w:sz w:val="16"/>
            <w:szCs w:val="16"/>
            <w:rPrChange w:author="Vaught, Jacob" w:date="2023-12-08T23:20:00Z" w:id="2480">
              <w:rPr>
                <w:rFonts w:ascii="Consolas" w:hAnsi="Consolas" w:eastAsia="Consolas" w:cs="Consolas"/>
                <w:color w:val="00979D"/>
                <w:sz w:val="16"/>
                <w:szCs w:val="16"/>
              </w:rPr>
            </w:rPrChange>
          </w:rPr>
          <w:delText>int</w:delText>
        </w:r>
        <w:r w:rsidRPr="007B56CB" w:rsidDel="00D660A2">
          <w:rPr>
            <w:rFonts w:ascii="Courier New" w:hAnsi="Courier New" w:eastAsia="Consolas" w:cs="Courier New"/>
            <w:color w:val="4E5B61"/>
            <w:sz w:val="16"/>
            <w:szCs w:val="16"/>
            <w:rPrChange w:author="Vaught, Jacob" w:date="2023-12-08T23:20:00Z" w:id="2481">
              <w:rPr>
                <w:rFonts w:ascii="Consolas" w:hAnsi="Consolas" w:eastAsia="Consolas" w:cs="Consolas"/>
                <w:color w:val="4E5B61"/>
                <w:sz w:val="16"/>
                <w:szCs w:val="16"/>
              </w:rPr>
            </w:rPrChange>
          </w:rPr>
          <w:delText xml:space="preserve"> motorPinA = </w:delText>
        </w:r>
        <w:r w:rsidRPr="007B56CB" w:rsidDel="00D660A2">
          <w:rPr>
            <w:rFonts w:ascii="Courier New" w:hAnsi="Courier New" w:eastAsia="Consolas" w:cs="Courier New"/>
            <w:color w:val="005C5F"/>
            <w:sz w:val="16"/>
            <w:szCs w:val="16"/>
            <w:rPrChange w:author="Vaught, Jacob" w:date="2023-12-08T23:20:00Z" w:id="2482">
              <w:rPr>
                <w:rFonts w:ascii="Consolas" w:hAnsi="Consolas" w:eastAsia="Consolas" w:cs="Consolas"/>
                <w:color w:val="005C5F"/>
                <w:sz w:val="16"/>
                <w:szCs w:val="16"/>
              </w:rPr>
            </w:rPrChange>
          </w:rPr>
          <w:delText>9</w:delText>
        </w:r>
        <w:r w:rsidRPr="007B56CB" w:rsidDel="00D660A2">
          <w:rPr>
            <w:rFonts w:ascii="Courier New" w:hAnsi="Courier New" w:eastAsia="Consolas" w:cs="Courier New"/>
            <w:color w:val="4E5B61"/>
            <w:sz w:val="16"/>
            <w:szCs w:val="16"/>
            <w:rPrChange w:author="Vaught, Jacob" w:date="2023-12-08T23:20:00Z" w:id="2483">
              <w:rPr>
                <w:rFonts w:ascii="Consolas" w:hAnsi="Consolas" w:eastAsia="Consolas" w:cs="Consolas"/>
                <w:color w:val="4E5B61"/>
                <w:sz w:val="16"/>
                <w:szCs w:val="16"/>
              </w:rPr>
            </w:rPrChange>
          </w:rPr>
          <w:delText>;</w:delText>
        </w:r>
      </w:del>
    </w:p>
    <w:p w:rsidRPr="007B56CB" w:rsidR="00022ED2" w:rsidDel="00D660A2" w:rsidP="004B7877" w:rsidRDefault="3A626A86" w14:paraId="7778E68B" w14:textId="44E89FA1">
      <w:pPr>
        <w:spacing w:after="0" w:line="240" w:lineRule="auto"/>
        <w:rPr>
          <w:del w:author="Vaught, Jacob" w:date="2023-12-09T00:25:00Z" w:id="2484"/>
          <w:rFonts w:ascii="Courier New" w:hAnsi="Courier New" w:cs="Courier New"/>
          <w:sz w:val="16"/>
          <w:szCs w:val="16"/>
          <w:rPrChange w:author="Vaught, Jacob" w:date="2023-12-08T23:20:00Z" w:id="2485">
            <w:rPr>
              <w:del w:author="Vaught, Jacob" w:date="2023-12-09T00:25:00Z" w:id="2486"/>
              <w:sz w:val="16"/>
              <w:szCs w:val="16"/>
            </w:rPr>
          </w:rPrChange>
        </w:rPr>
      </w:pPr>
      <w:del w:author="Vaught, Jacob" w:date="2023-12-09T00:25:00Z" w:id="2487">
        <w:r w:rsidRPr="007B56CB" w:rsidDel="00D660A2">
          <w:rPr>
            <w:rFonts w:ascii="Courier New" w:hAnsi="Courier New" w:eastAsia="Consolas" w:cs="Courier New"/>
            <w:color w:val="00979D"/>
            <w:sz w:val="16"/>
            <w:szCs w:val="16"/>
            <w:rPrChange w:author="Vaught, Jacob" w:date="2023-12-08T23:20:00Z" w:id="2488">
              <w:rPr>
                <w:rFonts w:ascii="Consolas" w:hAnsi="Consolas" w:eastAsia="Consolas" w:cs="Consolas"/>
                <w:color w:val="00979D"/>
                <w:sz w:val="16"/>
                <w:szCs w:val="16"/>
              </w:rPr>
            </w:rPrChange>
          </w:rPr>
          <w:delText>const</w:delText>
        </w:r>
        <w:r w:rsidRPr="007B56CB" w:rsidDel="00D660A2">
          <w:rPr>
            <w:rFonts w:ascii="Courier New" w:hAnsi="Courier New" w:eastAsia="Consolas" w:cs="Courier New"/>
            <w:color w:val="4E5B61"/>
            <w:sz w:val="16"/>
            <w:szCs w:val="16"/>
            <w:rPrChange w:author="Vaught, Jacob" w:date="2023-12-08T23:20:00Z" w:id="2489">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00979D"/>
            <w:sz w:val="16"/>
            <w:szCs w:val="16"/>
            <w:rPrChange w:author="Vaught, Jacob" w:date="2023-12-08T23:20:00Z" w:id="2490">
              <w:rPr>
                <w:rFonts w:ascii="Consolas" w:hAnsi="Consolas" w:eastAsia="Consolas" w:cs="Consolas"/>
                <w:color w:val="00979D"/>
                <w:sz w:val="16"/>
                <w:szCs w:val="16"/>
              </w:rPr>
            </w:rPrChange>
          </w:rPr>
          <w:delText>int</w:delText>
        </w:r>
        <w:r w:rsidRPr="007B56CB" w:rsidDel="00D660A2">
          <w:rPr>
            <w:rFonts w:ascii="Courier New" w:hAnsi="Courier New" w:eastAsia="Consolas" w:cs="Courier New"/>
            <w:color w:val="4E5B61"/>
            <w:sz w:val="16"/>
            <w:szCs w:val="16"/>
            <w:rPrChange w:author="Vaught, Jacob" w:date="2023-12-08T23:20:00Z" w:id="2491">
              <w:rPr>
                <w:rFonts w:ascii="Consolas" w:hAnsi="Consolas" w:eastAsia="Consolas" w:cs="Consolas"/>
                <w:color w:val="4E5B61"/>
                <w:sz w:val="16"/>
                <w:szCs w:val="16"/>
              </w:rPr>
            </w:rPrChange>
          </w:rPr>
          <w:delText xml:space="preserve"> motorPinB = </w:delText>
        </w:r>
        <w:r w:rsidRPr="007B56CB" w:rsidDel="00D660A2">
          <w:rPr>
            <w:rFonts w:ascii="Courier New" w:hAnsi="Courier New" w:eastAsia="Consolas" w:cs="Courier New"/>
            <w:color w:val="005C5F"/>
            <w:sz w:val="16"/>
            <w:szCs w:val="16"/>
            <w:rPrChange w:author="Vaught, Jacob" w:date="2023-12-08T23:20:00Z" w:id="2492">
              <w:rPr>
                <w:rFonts w:ascii="Consolas" w:hAnsi="Consolas" w:eastAsia="Consolas" w:cs="Consolas"/>
                <w:color w:val="005C5F"/>
                <w:sz w:val="16"/>
                <w:szCs w:val="16"/>
              </w:rPr>
            </w:rPrChange>
          </w:rPr>
          <w:delText>10</w:delText>
        </w:r>
        <w:r w:rsidRPr="007B56CB" w:rsidDel="00D660A2">
          <w:rPr>
            <w:rFonts w:ascii="Courier New" w:hAnsi="Courier New" w:eastAsia="Consolas" w:cs="Courier New"/>
            <w:color w:val="4E5B61"/>
            <w:sz w:val="16"/>
            <w:szCs w:val="16"/>
            <w:rPrChange w:author="Vaught, Jacob" w:date="2023-12-08T23:20:00Z" w:id="2493">
              <w:rPr>
                <w:rFonts w:ascii="Consolas" w:hAnsi="Consolas" w:eastAsia="Consolas" w:cs="Consolas"/>
                <w:color w:val="4E5B61"/>
                <w:sz w:val="16"/>
                <w:szCs w:val="16"/>
              </w:rPr>
            </w:rPrChange>
          </w:rPr>
          <w:delText>;</w:delText>
        </w:r>
      </w:del>
    </w:p>
    <w:p w:rsidRPr="007B56CB" w:rsidR="00022ED2" w:rsidDel="00D660A2" w:rsidP="004B7877" w:rsidRDefault="3A626A86" w14:paraId="7E6D518D" w14:textId="75085F6A">
      <w:pPr>
        <w:spacing w:after="0" w:line="240" w:lineRule="auto"/>
        <w:rPr>
          <w:del w:author="Vaught, Jacob" w:date="2023-12-09T00:25:00Z" w:id="2494"/>
          <w:rFonts w:ascii="Courier New" w:hAnsi="Courier New" w:cs="Courier New"/>
          <w:sz w:val="16"/>
          <w:szCs w:val="16"/>
          <w:rPrChange w:author="Vaught, Jacob" w:date="2023-12-08T23:20:00Z" w:id="2495">
            <w:rPr>
              <w:del w:author="Vaught, Jacob" w:date="2023-12-09T00:25:00Z" w:id="2496"/>
              <w:sz w:val="16"/>
              <w:szCs w:val="16"/>
            </w:rPr>
          </w:rPrChange>
        </w:rPr>
      </w:pPr>
      <w:del w:author="Vaught, Jacob" w:date="2023-12-09T00:25:00Z" w:id="2497">
        <w:r w:rsidRPr="007B56CB" w:rsidDel="00D660A2">
          <w:rPr>
            <w:rFonts w:ascii="Courier New" w:hAnsi="Courier New" w:eastAsia="Consolas" w:cs="Courier New"/>
            <w:color w:val="00979D"/>
            <w:sz w:val="16"/>
            <w:szCs w:val="16"/>
            <w:rPrChange w:author="Vaught, Jacob" w:date="2023-12-08T23:20:00Z" w:id="2498">
              <w:rPr>
                <w:rFonts w:ascii="Consolas" w:hAnsi="Consolas" w:eastAsia="Consolas" w:cs="Consolas"/>
                <w:color w:val="00979D"/>
                <w:sz w:val="16"/>
                <w:szCs w:val="16"/>
              </w:rPr>
            </w:rPrChange>
          </w:rPr>
          <w:delText>const</w:delText>
        </w:r>
        <w:r w:rsidRPr="007B56CB" w:rsidDel="00D660A2">
          <w:rPr>
            <w:rFonts w:ascii="Courier New" w:hAnsi="Courier New" w:eastAsia="Consolas" w:cs="Courier New"/>
            <w:color w:val="4E5B61"/>
            <w:sz w:val="16"/>
            <w:szCs w:val="16"/>
            <w:rPrChange w:author="Vaught, Jacob" w:date="2023-12-08T23:20:00Z" w:id="2499">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00979D"/>
            <w:sz w:val="16"/>
            <w:szCs w:val="16"/>
            <w:rPrChange w:author="Vaught, Jacob" w:date="2023-12-08T23:20:00Z" w:id="2500">
              <w:rPr>
                <w:rFonts w:ascii="Consolas" w:hAnsi="Consolas" w:eastAsia="Consolas" w:cs="Consolas"/>
                <w:color w:val="00979D"/>
                <w:sz w:val="16"/>
                <w:szCs w:val="16"/>
              </w:rPr>
            </w:rPrChange>
          </w:rPr>
          <w:delText>int</w:delText>
        </w:r>
        <w:r w:rsidRPr="007B56CB" w:rsidDel="00D660A2">
          <w:rPr>
            <w:rFonts w:ascii="Courier New" w:hAnsi="Courier New" w:eastAsia="Consolas" w:cs="Courier New"/>
            <w:color w:val="4E5B61"/>
            <w:sz w:val="16"/>
            <w:szCs w:val="16"/>
            <w:rPrChange w:author="Vaught, Jacob" w:date="2023-12-08T23:20:00Z" w:id="2501">
              <w:rPr>
                <w:rFonts w:ascii="Consolas" w:hAnsi="Consolas" w:eastAsia="Consolas" w:cs="Consolas"/>
                <w:color w:val="4E5B61"/>
                <w:sz w:val="16"/>
                <w:szCs w:val="16"/>
              </w:rPr>
            </w:rPrChange>
          </w:rPr>
          <w:delText xml:space="preserve"> bumperPin = </w:delText>
        </w:r>
        <w:r w:rsidRPr="007B56CB" w:rsidDel="00D660A2">
          <w:rPr>
            <w:rFonts w:ascii="Courier New" w:hAnsi="Courier New" w:eastAsia="Consolas" w:cs="Courier New"/>
            <w:color w:val="005C5F"/>
            <w:sz w:val="16"/>
            <w:szCs w:val="16"/>
            <w:rPrChange w:author="Vaught, Jacob" w:date="2023-12-08T23:20:00Z" w:id="2502">
              <w:rPr>
                <w:rFonts w:ascii="Consolas" w:hAnsi="Consolas" w:eastAsia="Consolas" w:cs="Consolas"/>
                <w:color w:val="005C5F"/>
                <w:sz w:val="16"/>
                <w:szCs w:val="16"/>
              </w:rPr>
            </w:rPrChange>
          </w:rPr>
          <w:delText>6</w:delText>
        </w:r>
        <w:r w:rsidRPr="007B56CB" w:rsidDel="00D660A2">
          <w:rPr>
            <w:rFonts w:ascii="Courier New" w:hAnsi="Courier New" w:eastAsia="Consolas" w:cs="Courier New"/>
            <w:color w:val="4E5B61"/>
            <w:sz w:val="16"/>
            <w:szCs w:val="16"/>
            <w:rPrChange w:author="Vaught, Jacob" w:date="2023-12-08T23:20:00Z" w:id="2503">
              <w:rPr>
                <w:rFonts w:ascii="Consolas" w:hAnsi="Consolas" w:eastAsia="Consolas" w:cs="Consolas"/>
                <w:color w:val="4E5B61"/>
                <w:sz w:val="16"/>
                <w:szCs w:val="16"/>
              </w:rPr>
            </w:rPrChange>
          </w:rPr>
          <w:delText>;</w:delText>
        </w:r>
        <w:r w:rsidRPr="007B56CB" w:rsidDel="00D660A2">
          <w:rPr>
            <w:rFonts w:ascii="Courier New" w:hAnsi="Courier New" w:eastAsia="Consolas" w:cs="Courier New"/>
            <w:color w:val="95A5A6"/>
            <w:sz w:val="16"/>
            <w:szCs w:val="16"/>
            <w:rPrChange w:author="Vaught, Jacob" w:date="2023-12-08T23:20:00Z" w:id="2504">
              <w:rPr>
                <w:rFonts w:ascii="Consolas" w:hAnsi="Consolas" w:eastAsia="Consolas" w:cs="Consolas"/>
                <w:color w:val="95A5A6"/>
                <w:sz w:val="16"/>
                <w:szCs w:val="16"/>
              </w:rPr>
            </w:rPrChange>
          </w:rPr>
          <w:delText xml:space="preserve"> // Button pin</w:delText>
        </w:r>
      </w:del>
    </w:p>
    <w:p w:rsidRPr="007B56CB" w:rsidR="00022ED2" w:rsidDel="00D660A2" w:rsidP="004B7877" w:rsidRDefault="3A626A86" w14:paraId="469E8F18" w14:textId="2E0AA23D">
      <w:pPr>
        <w:spacing w:after="0" w:line="240" w:lineRule="auto"/>
        <w:rPr>
          <w:del w:author="Vaught, Jacob" w:date="2023-12-09T00:25:00Z" w:id="2505"/>
          <w:rFonts w:ascii="Courier New" w:hAnsi="Courier New" w:cs="Courier New"/>
          <w:sz w:val="16"/>
          <w:szCs w:val="16"/>
          <w:rPrChange w:author="Vaught, Jacob" w:date="2023-12-08T23:20:00Z" w:id="2506">
            <w:rPr>
              <w:del w:author="Vaught, Jacob" w:date="2023-12-09T00:25:00Z" w:id="2507"/>
              <w:sz w:val="16"/>
              <w:szCs w:val="16"/>
            </w:rPr>
          </w:rPrChange>
        </w:rPr>
      </w:pPr>
      <w:del w:author="Vaught, Jacob" w:date="2023-12-09T00:25:00Z" w:id="2508">
        <w:r w:rsidRPr="007B56CB" w:rsidDel="00D660A2">
          <w:rPr>
            <w:rFonts w:ascii="Courier New" w:hAnsi="Courier New" w:eastAsia="Consolas" w:cs="Courier New"/>
            <w:color w:val="00979D"/>
            <w:sz w:val="16"/>
            <w:szCs w:val="16"/>
            <w:rPrChange w:author="Vaught, Jacob" w:date="2023-12-08T23:20:00Z" w:id="2509">
              <w:rPr>
                <w:rFonts w:ascii="Consolas" w:hAnsi="Consolas" w:eastAsia="Consolas" w:cs="Consolas"/>
                <w:color w:val="00979D"/>
                <w:sz w:val="16"/>
                <w:szCs w:val="16"/>
              </w:rPr>
            </w:rPrChange>
          </w:rPr>
          <w:delText>unsigned</w:delText>
        </w:r>
        <w:r w:rsidRPr="007B56CB" w:rsidDel="00D660A2">
          <w:rPr>
            <w:rFonts w:ascii="Courier New" w:hAnsi="Courier New" w:eastAsia="Consolas" w:cs="Courier New"/>
            <w:color w:val="4E5B61"/>
            <w:sz w:val="16"/>
            <w:szCs w:val="16"/>
            <w:rPrChange w:author="Vaught, Jacob" w:date="2023-12-08T23:20:00Z" w:id="2510">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00979D"/>
            <w:sz w:val="16"/>
            <w:szCs w:val="16"/>
            <w:rPrChange w:author="Vaught, Jacob" w:date="2023-12-08T23:20:00Z" w:id="2511">
              <w:rPr>
                <w:rFonts w:ascii="Consolas" w:hAnsi="Consolas" w:eastAsia="Consolas" w:cs="Consolas"/>
                <w:color w:val="00979D"/>
                <w:sz w:val="16"/>
                <w:szCs w:val="16"/>
              </w:rPr>
            </w:rPrChange>
          </w:rPr>
          <w:delText>long</w:delText>
        </w:r>
        <w:r w:rsidRPr="007B56CB" w:rsidDel="00D660A2">
          <w:rPr>
            <w:rFonts w:ascii="Courier New" w:hAnsi="Courier New" w:eastAsia="Consolas" w:cs="Courier New"/>
            <w:color w:val="4E5B61"/>
            <w:sz w:val="16"/>
            <w:szCs w:val="16"/>
            <w:rPrChange w:author="Vaught, Jacob" w:date="2023-12-08T23:20:00Z" w:id="2512">
              <w:rPr>
                <w:rFonts w:ascii="Consolas" w:hAnsi="Consolas" w:eastAsia="Consolas" w:cs="Consolas"/>
                <w:color w:val="4E5B61"/>
                <w:sz w:val="16"/>
                <w:szCs w:val="16"/>
              </w:rPr>
            </w:rPrChange>
          </w:rPr>
          <w:delText xml:space="preserve"> lastServoUpdate = </w:delText>
        </w:r>
        <w:r w:rsidRPr="007B56CB" w:rsidDel="00D660A2">
          <w:rPr>
            <w:rFonts w:ascii="Courier New" w:hAnsi="Courier New" w:eastAsia="Consolas" w:cs="Courier New"/>
            <w:color w:val="005C5F"/>
            <w:sz w:val="16"/>
            <w:szCs w:val="16"/>
            <w:rPrChange w:author="Vaught, Jacob" w:date="2023-12-08T23:20:00Z" w:id="2513">
              <w:rPr>
                <w:rFonts w:ascii="Consolas" w:hAnsi="Consolas" w:eastAsia="Consolas" w:cs="Consolas"/>
                <w:color w:val="005C5F"/>
                <w:sz w:val="16"/>
                <w:szCs w:val="16"/>
              </w:rPr>
            </w:rPrChange>
          </w:rPr>
          <w:delText>0</w:delText>
        </w:r>
        <w:r w:rsidRPr="007B56CB" w:rsidDel="00D660A2">
          <w:rPr>
            <w:rFonts w:ascii="Courier New" w:hAnsi="Courier New" w:eastAsia="Consolas" w:cs="Courier New"/>
            <w:color w:val="4E5B61"/>
            <w:sz w:val="16"/>
            <w:szCs w:val="16"/>
            <w:rPrChange w:author="Vaught, Jacob" w:date="2023-12-08T23:20:00Z" w:id="2514">
              <w:rPr>
                <w:rFonts w:ascii="Consolas" w:hAnsi="Consolas" w:eastAsia="Consolas" w:cs="Consolas"/>
                <w:color w:val="4E5B61"/>
                <w:sz w:val="16"/>
                <w:szCs w:val="16"/>
              </w:rPr>
            </w:rPrChange>
          </w:rPr>
          <w:delText>;</w:delText>
        </w:r>
      </w:del>
    </w:p>
    <w:p w:rsidRPr="007B56CB" w:rsidR="00022ED2" w:rsidDel="00D660A2" w:rsidP="004B7877" w:rsidRDefault="3A626A86" w14:paraId="0676410B" w14:textId="46316B8F">
      <w:pPr>
        <w:spacing w:after="0" w:line="240" w:lineRule="auto"/>
        <w:rPr>
          <w:del w:author="Vaught, Jacob" w:date="2023-12-09T00:25:00Z" w:id="2515"/>
          <w:rFonts w:ascii="Courier New" w:hAnsi="Courier New" w:cs="Courier New"/>
          <w:sz w:val="16"/>
          <w:szCs w:val="16"/>
          <w:rPrChange w:author="Vaught, Jacob" w:date="2023-12-08T23:20:00Z" w:id="2516">
            <w:rPr>
              <w:del w:author="Vaught, Jacob" w:date="2023-12-09T00:25:00Z" w:id="2517"/>
              <w:sz w:val="16"/>
              <w:szCs w:val="16"/>
            </w:rPr>
          </w:rPrChange>
        </w:rPr>
      </w:pPr>
      <w:del w:author="Vaught, Jacob" w:date="2023-12-09T00:25:00Z" w:id="2518">
        <w:r w:rsidRPr="007B56CB" w:rsidDel="00D660A2">
          <w:rPr>
            <w:rFonts w:ascii="Courier New" w:hAnsi="Courier New" w:eastAsia="Consolas" w:cs="Courier New"/>
            <w:color w:val="00979D"/>
            <w:sz w:val="16"/>
            <w:szCs w:val="16"/>
            <w:rPrChange w:author="Vaught, Jacob" w:date="2023-12-08T23:20:00Z" w:id="2519">
              <w:rPr>
                <w:rFonts w:ascii="Consolas" w:hAnsi="Consolas" w:eastAsia="Consolas" w:cs="Consolas"/>
                <w:color w:val="00979D"/>
                <w:sz w:val="16"/>
                <w:szCs w:val="16"/>
              </w:rPr>
            </w:rPrChange>
          </w:rPr>
          <w:delText>const</w:delText>
        </w:r>
        <w:r w:rsidRPr="007B56CB" w:rsidDel="00D660A2">
          <w:rPr>
            <w:rFonts w:ascii="Courier New" w:hAnsi="Courier New" w:eastAsia="Consolas" w:cs="Courier New"/>
            <w:color w:val="4E5B61"/>
            <w:sz w:val="16"/>
            <w:szCs w:val="16"/>
            <w:rPrChange w:author="Vaught, Jacob" w:date="2023-12-08T23:20:00Z" w:id="2520">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00979D"/>
            <w:sz w:val="16"/>
            <w:szCs w:val="16"/>
            <w:rPrChange w:author="Vaught, Jacob" w:date="2023-12-08T23:20:00Z" w:id="2521">
              <w:rPr>
                <w:rFonts w:ascii="Consolas" w:hAnsi="Consolas" w:eastAsia="Consolas" w:cs="Consolas"/>
                <w:color w:val="00979D"/>
                <w:sz w:val="16"/>
                <w:szCs w:val="16"/>
              </w:rPr>
            </w:rPrChange>
          </w:rPr>
          <w:delText>int</w:delText>
        </w:r>
        <w:r w:rsidRPr="007B56CB" w:rsidDel="00D660A2">
          <w:rPr>
            <w:rFonts w:ascii="Courier New" w:hAnsi="Courier New" w:eastAsia="Consolas" w:cs="Courier New"/>
            <w:color w:val="4E5B61"/>
            <w:sz w:val="16"/>
            <w:szCs w:val="16"/>
            <w:rPrChange w:author="Vaught, Jacob" w:date="2023-12-08T23:20:00Z" w:id="2522">
              <w:rPr>
                <w:rFonts w:ascii="Consolas" w:hAnsi="Consolas" w:eastAsia="Consolas" w:cs="Consolas"/>
                <w:color w:val="4E5B61"/>
                <w:sz w:val="16"/>
                <w:szCs w:val="16"/>
              </w:rPr>
            </w:rPrChange>
          </w:rPr>
          <w:delText xml:space="preserve"> servoUpdateInterval = </w:delText>
        </w:r>
        <w:r w:rsidRPr="007B56CB" w:rsidDel="00D660A2">
          <w:rPr>
            <w:rFonts w:ascii="Courier New" w:hAnsi="Courier New" w:eastAsia="Consolas" w:cs="Courier New"/>
            <w:color w:val="005C5F"/>
            <w:sz w:val="16"/>
            <w:szCs w:val="16"/>
            <w:rPrChange w:author="Vaught, Jacob" w:date="2023-12-08T23:20:00Z" w:id="2523">
              <w:rPr>
                <w:rFonts w:ascii="Consolas" w:hAnsi="Consolas" w:eastAsia="Consolas" w:cs="Consolas"/>
                <w:color w:val="005C5F"/>
                <w:sz w:val="16"/>
                <w:szCs w:val="16"/>
              </w:rPr>
            </w:rPrChange>
          </w:rPr>
          <w:delText>20000</w:delText>
        </w:r>
        <w:r w:rsidRPr="007B56CB" w:rsidDel="00D660A2">
          <w:rPr>
            <w:rFonts w:ascii="Courier New" w:hAnsi="Courier New" w:eastAsia="Consolas" w:cs="Courier New"/>
            <w:color w:val="4E5B61"/>
            <w:sz w:val="16"/>
            <w:szCs w:val="16"/>
            <w:rPrChange w:author="Vaught, Jacob" w:date="2023-12-08T23:20:00Z" w:id="2524">
              <w:rPr>
                <w:rFonts w:ascii="Consolas" w:hAnsi="Consolas" w:eastAsia="Consolas" w:cs="Consolas"/>
                <w:color w:val="4E5B61"/>
                <w:sz w:val="16"/>
                <w:szCs w:val="16"/>
              </w:rPr>
            </w:rPrChange>
          </w:rPr>
          <w:delText>;</w:delText>
        </w:r>
        <w:r w:rsidRPr="007B56CB" w:rsidDel="00D660A2">
          <w:rPr>
            <w:rFonts w:ascii="Courier New" w:hAnsi="Courier New" w:eastAsia="Consolas" w:cs="Courier New"/>
            <w:color w:val="95A5A6"/>
            <w:sz w:val="16"/>
            <w:szCs w:val="16"/>
            <w:rPrChange w:author="Vaught, Jacob" w:date="2023-12-08T23:20:00Z" w:id="2525">
              <w:rPr>
                <w:rFonts w:ascii="Consolas" w:hAnsi="Consolas" w:eastAsia="Consolas" w:cs="Consolas"/>
                <w:color w:val="95A5A6"/>
                <w:sz w:val="16"/>
                <w:szCs w:val="16"/>
              </w:rPr>
            </w:rPrChange>
          </w:rPr>
          <w:delText xml:space="preserve"> // 20 ms interval for servo update</w:delText>
        </w:r>
      </w:del>
    </w:p>
    <w:p w:rsidRPr="007B56CB" w:rsidR="00022ED2" w:rsidDel="00D660A2" w:rsidP="004B7877" w:rsidRDefault="3A626A86" w14:paraId="11CB5AA8" w14:textId="421B644B">
      <w:pPr>
        <w:spacing w:after="0" w:line="240" w:lineRule="auto"/>
        <w:rPr>
          <w:del w:author="Vaught, Jacob" w:date="2023-12-09T00:25:00Z" w:id="2526"/>
          <w:rFonts w:ascii="Courier New" w:hAnsi="Courier New" w:cs="Courier New"/>
          <w:sz w:val="16"/>
          <w:szCs w:val="16"/>
          <w:rPrChange w:author="Vaught, Jacob" w:date="2023-12-08T23:20:00Z" w:id="2527">
            <w:rPr>
              <w:del w:author="Vaught, Jacob" w:date="2023-12-09T00:25:00Z" w:id="2528"/>
              <w:sz w:val="16"/>
              <w:szCs w:val="16"/>
            </w:rPr>
          </w:rPrChange>
        </w:rPr>
      </w:pPr>
      <w:del w:author="Vaught, Jacob" w:date="2023-12-09T00:25:00Z" w:id="2529">
        <w:r w:rsidRPr="007B56CB" w:rsidDel="00D660A2">
          <w:rPr>
            <w:rFonts w:ascii="Courier New" w:hAnsi="Courier New" w:eastAsia="Consolas" w:cs="Courier New"/>
            <w:color w:val="00979D"/>
            <w:sz w:val="16"/>
            <w:szCs w:val="16"/>
            <w:rPrChange w:author="Vaught, Jacob" w:date="2023-12-08T23:20:00Z" w:id="2530">
              <w:rPr>
                <w:rFonts w:ascii="Consolas" w:hAnsi="Consolas" w:eastAsia="Consolas" w:cs="Consolas"/>
                <w:color w:val="00979D"/>
                <w:sz w:val="16"/>
                <w:szCs w:val="16"/>
              </w:rPr>
            </w:rPrChange>
          </w:rPr>
          <w:delText>int</w:delText>
        </w:r>
        <w:r w:rsidRPr="007B56CB" w:rsidDel="00D660A2">
          <w:rPr>
            <w:rFonts w:ascii="Courier New" w:hAnsi="Courier New" w:eastAsia="Consolas" w:cs="Courier New"/>
            <w:color w:val="4E5B61"/>
            <w:sz w:val="16"/>
            <w:szCs w:val="16"/>
            <w:rPrChange w:author="Vaught, Jacob" w:date="2023-12-08T23:20:00Z" w:id="2531">
              <w:rPr>
                <w:rFonts w:ascii="Consolas" w:hAnsi="Consolas" w:eastAsia="Consolas" w:cs="Consolas"/>
                <w:color w:val="4E5B61"/>
                <w:sz w:val="16"/>
                <w:szCs w:val="16"/>
              </w:rPr>
            </w:rPrChange>
          </w:rPr>
          <w:delText xml:space="preserve"> servoPulseWidth = zeroPos;</w:delText>
        </w:r>
        <w:r w:rsidRPr="007B56CB" w:rsidDel="00D660A2">
          <w:rPr>
            <w:rFonts w:ascii="Courier New" w:hAnsi="Courier New" w:eastAsia="Consolas" w:cs="Courier New"/>
            <w:color w:val="95A5A6"/>
            <w:sz w:val="16"/>
            <w:szCs w:val="16"/>
            <w:rPrChange w:author="Vaught, Jacob" w:date="2023-12-08T23:20:00Z" w:id="2532">
              <w:rPr>
                <w:rFonts w:ascii="Consolas" w:hAnsi="Consolas" w:eastAsia="Consolas" w:cs="Consolas"/>
                <w:color w:val="95A5A6"/>
                <w:sz w:val="16"/>
                <w:szCs w:val="16"/>
              </w:rPr>
            </w:rPrChange>
          </w:rPr>
          <w:delText xml:space="preserve"> // Initial pulse width in microseconds</w:delText>
        </w:r>
      </w:del>
    </w:p>
    <w:p w:rsidRPr="007B56CB" w:rsidR="00022ED2" w:rsidDel="00D660A2" w:rsidP="004B7877" w:rsidRDefault="3A626A86" w14:paraId="2925AF38" w14:textId="34C491AC">
      <w:pPr>
        <w:spacing w:after="0" w:line="240" w:lineRule="auto"/>
        <w:rPr>
          <w:del w:author="Vaught, Jacob" w:date="2023-12-09T00:25:00Z" w:id="2533"/>
          <w:rFonts w:ascii="Courier New" w:hAnsi="Courier New" w:cs="Courier New"/>
          <w:sz w:val="16"/>
          <w:szCs w:val="16"/>
          <w:rPrChange w:author="Vaught, Jacob" w:date="2023-12-08T23:20:00Z" w:id="2534">
            <w:rPr>
              <w:del w:author="Vaught, Jacob" w:date="2023-12-09T00:25:00Z" w:id="2535"/>
              <w:sz w:val="16"/>
              <w:szCs w:val="16"/>
            </w:rPr>
          </w:rPrChange>
        </w:rPr>
      </w:pPr>
      <w:del w:author="Vaught, Jacob" w:date="2023-12-09T00:25:00Z" w:id="2536">
        <w:r w:rsidRPr="007B56CB" w:rsidDel="00D660A2">
          <w:rPr>
            <w:rFonts w:ascii="Courier New" w:hAnsi="Courier New" w:eastAsia="Consolas" w:cs="Courier New"/>
            <w:color w:val="00979D"/>
            <w:sz w:val="16"/>
            <w:szCs w:val="16"/>
            <w:rPrChange w:author="Vaught, Jacob" w:date="2023-12-08T23:20:00Z" w:id="2537">
              <w:rPr>
                <w:rFonts w:ascii="Consolas" w:hAnsi="Consolas" w:eastAsia="Consolas" w:cs="Consolas"/>
                <w:color w:val="00979D"/>
                <w:sz w:val="16"/>
                <w:szCs w:val="16"/>
              </w:rPr>
            </w:rPrChange>
          </w:rPr>
          <w:delText>bool</w:delText>
        </w:r>
        <w:r w:rsidRPr="007B56CB" w:rsidDel="00D660A2">
          <w:rPr>
            <w:rFonts w:ascii="Courier New" w:hAnsi="Courier New" w:eastAsia="Consolas" w:cs="Courier New"/>
            <w:color w:val="4E5B61"/>
            <w:sz w:val="16"/>
            <w:szCs w:val="16"/>
            <w:rPrChange w:author="Vaught, Jacob" w:date="2023-12-08T23:20:00Z" w:id="2538">
              <w:rPr>
                <w:rFonts w:ascii="Consolas" w:hAnsi="Consolas" w:eastAsia="Consolas" w:cs="Consolas"/>
                <w:color w:val="4E5B61"/>
                <w:sz w:val="16"/>
                <w:szCs w:val="16"/>
              </w:rPr>
            </w:rPrChange>
          </w:rPr>
          <w:delText xml:space="preserve"> inSteeringMode = </w:delText>
        </w:r>
        <w:r w:rsidRPr="007B56CB" w:rsidDel="00D660A2">
          <w:rPr>
            <w:rFonts w:ascii="Courier New" w:hAnsi="Courier New" w:eastAsia="Consolas" w:cs="Courier New"/>
            <w:color w:val="005C5F"/>
            <w:sz w:val="16"/>
            <w:szCs w:val="16"/>
            <w:rPrChange w:author="Vaught, Jacob" w:date="2023-12-08T23:20:00Z" w:id="2539">
              <w:rPr>
                <w:rFonts w:ascii="Consolas" w:hAnsi="Consolas" w:eastAsia="Consolas" w:cs="Consolas"/>
                <w:color w:val="005C5F"/>
                <w:sz w:val="16"/>
                <w:szCs w:val="16"/>
              </w:rPr>
            </w:rPrChange>
          </w:rPr>
          <w:delText>false</w:delText>
        </w:r>
        <w:r w:rsidRPr="007B56CB" w:rsidDel="00D660A2">
          <w:rPr>
            <w:rFonts w:ascii="Courier New" w:hAnsi="Courier New" w:eastAsia="Consolas" w:cs="Courier New"/>
            <w:color w:val="4E5B61"/>
            <w:sz w:val="16"/>
            <w:szCs w:val="16"/>
            <w:rPrChange w:author="Vaught, Jacob" w:date="2023-12-08T23:20:00Z" w:id="2540">
              <w:rPr>
                <w:rFonts w:ascii="Consolas" w:hAnsi="Consolas" w:eastAsia="Consolas" w:cs="Consolas"/>
                <w:color w:val="4E5B61"/>
                <w:sz w:val="16"/>
                <w:szCs w:val="16"/>
              </w:rPr>
            </w:rPrChange>
          </w:rPr>
          <w:delText>;</w:delText>
        </w:r>
      </w:del>
    </w:p>
    <w:p w:rsidRPr="007B56CB" w:rsidR="00022ED2" w:rsidDel="00D660A2" w:rsidP="004B7877" w:rsidRDefault="3A626A86" w14:paraId="281D8926" w14:textId="7B523DEA">
      <w:pPr>
        <w:spacing w:after="0" w:line="240" w:lineRule="auto"/>
        <w:rPr>
          <w:del w:author="Vaught, Jacob" w:date="2023-12-09T00:25:00Z" w:id="2541"/>
          <w:rFonts w:ascii="Courier New" w:hAnsi="Courier New" w:cs="Courier New"/>
          <w:sz w:val="16"/>
          <w:szCs w:val="16"/>
          <w:rPrChange w:author="Vaught, Jacob" w:date="2023-12-08T23:20:00Z" w:id="2542">
            <w:rPr>
              <w:del w:author="Vaught, Jacob" w:date="2023-12-09T00:25:00Z" w:id="2543"/>
              <w:sz w:val="16"/>
              <w:szCs w:val="16"/>
            </w:rPr>
          </w:rPrChange>
        </w:rPr>
      </w:pPr>
      <w:del w:author="Vaught, Jacob" w:date="2023-12-09T00:25:00Z" w:id="2544">
        <w:r w:rsidRPr="007B56CB" w:rsidDel="00D660A2">
          <w:rPr>
            <w:rFonts w:ascii="Courier New" w:hAnsi="Courier New" w:eastAsia="Consolas" w:cs="Courier New"/>
            <w:color w:val="00979D"/>
            <w:sz w:val="16"/>
            <w:szCs w:val="16"/>
            <w:rPrChange w:author="Vaught, Jacob" w:date="2023-12-08T23:20:00Z" w:id="2545">
              <w:rPr>
                <w:rFonts w:ascii="Consolas" w:hAnsi="Consolas" w:eastAsia="Consolas" w:cs="Consolas"/>
                <w:color w:val="00979D"/>
                <w:sz w:val="16"/>
                <w:szCs w:val="16"/>
              </w:rPr>
            </w:rPrChange>
          </w:rPr>
          <w:delText>bool</w:delText>
        </w:r>
        <w:r w:rsidRPr="007B56CB" w:rsidDel="00D660A2">
          <w:rPr>
            <w:rFonts w:ascii="Courier New" w:hAnsi="Courier New" w:eastAsia="Consolas" w:cs="Courier New"/>
            <w:color w:val="4E5B61"/>
            <w:sz w:val="16"/>
            <w:szCs w:val="16"/>
            <w:rPrChange w:author="Vaught, Jacob" w:date="2023-12-08T23:20:00Z" w:id="2546">
              <w:rPr>
                <w:rFonts w:ascii="Consolas" w:hAnsi="Consolas" w:eastAsia="Consolas" w:cs="Consolas"/>
                <w:color w:val="4E5B61"/>
                <w:sz w:val="16"/>
                <w:szCs w:val="16"/>
              </w:rPr>
            </w:rPrChange>
          </w:rPr>
          <w:delText xml:space="preserve"> inWaitingMode = </w:delText>
        </w:r>
        <w:r w:rsidRPr="007B56CB" w:rsidDel="00D660A2">
          <w:rPr>
            <w:rFonts w:ascii="Courier New" w:hAnsi="Courier New" w:eastAsia="Consolas" w:cs="Courier New"/>
            <w:color w:val="005C5F"/>
            <w:sz w:val="16"/>
            <w:szCs w:val="16"/>
            <w:rPrChange w:author="Vaught, Jacob" w:date="2023-12-08T23:20:00Z" w:id="2547">
              <w:rPr>
                <w:rFonts w:ascii="Consolas" w:hAnsi="Consolas" w:eastAsia="Consolas" w:cs="Consolas"/>
                <w:color w:val="005C5F"/>
                <w:sz w:val="16"/>
                <w:szCs w:val="16"/>
              </w:rPr>
            </w:rPrChange>
          </w:rPr>
          <w:delText>false</w:delText>
        </w:r>
        <w:r w:rsidRPr="007B56CB" w:rsidDel="00D660A2">
          <w:rPr>
            <w:rFonts w:ascii="Courier New" w:hAnsi="Courier New" w:eastAsia="Consolas" w:cs="Courier New"/>
            <w:color w:val="4E5B61"/>
            <w:sz w:val="16"/>
            <w:szCs w:val="16"/>
            <w:rPrChange w:author="Vaught, Jacob" w:date="2023-12-08T23:20:00Z" w:id="2548">
              <w:rPr>
                <w:rFonts w:ascii="Consolas" w:hAnsi="Consolas" w:eastAsia="Consolas" w:cs="Consolas"/>
                <w:color w:val="4E5B61"/>
                <w:sz w:val="16"/>
                <w:szCs w:val="16"/>
              </w:rPr>
            </w:rPrChange>
          </w:rPr>
          <w:delText>;</w:delText>
        </w:r>
      </w:del>
    </w:p>
    <w:p w:rsidRPr="007B56CB" w:rsidR="00022ED2" w:rsidDel="00D660A2" w:rsidP="004B7877" w:rsidRDefault="3A626A86" w14:paraId="270B9A76" w14:textId="572C5299">
      <w:pPr>
        <w:spacing w:after="0" w:line="240" w:lineRule="auto"/>
        <w:rPr>
          <w:del w:author="Vaught, Jacob" w:date="2023-12-09T00:25:00Z" w:id="2549"/>
          <w:rFonts w:ascii="Courier New" w:hAnsi="Courier New" w:eastAsia="Consolas" w:cs="Courier New"/>
          <w:color w:val="4E5B61"/>
          <w:sz w:val="16"/>
          <w:szCs w:val="16"/>
          <w:rPrChange w:author="Vaught, Jacob" w:date="2023-12-08T23:20:00Z" w:id="2550">
            <w:rPr>
              <w:del w:author="Vaught, Jacob" w:date="2023-12-09T00:25:00Z" w:id="2551"/>
              <w:rFonts w:ascii="Consolas" w:hAnsi="Consolas" w:eastAsia="Consolas" w:cs="Consolas"/>
              <w:color w:val="4E5B61"/>
              <w:sz w:val="16"/>
              <w:szCs w:val="16"/>
            </w:rPr>
          </w:rPrChange>
        </w:rPr>
      </w:pPr>
      <w:del w:author="Vaught, Jacob" w:date="2023-12-09T00:25:00Z" w:id="2552">
        <w:r w:rsidRPr="007B56CB" w:rsidDel="00D660A2">
          <w:rPr>
            <w:rFonts w:ascii="Courier New" w:hAnsi="Courier New" w:eastAsia="Consolas" w:cs="Courier New"/>
            <w:color w:val="00979D"/>
            <w:sz w:val="16"/>
            <w:szCs w:val="16"/>
            <w:rPrChange w:author="Vaught, Jacob" w:date="2023-12-08T23:20:00Z" w:id="2553">
              <w:rPr>
                <w:rFonts w:ascii="Consolas" w:hAnsi="Consolas" w:eastAsia="Consolas" w:cs="Consolas"/>
                <w:color w:val="00979D"/>
                <w:sz w:val="16"/>
                <w:szCs w:val="16"/>
              </w:rPr>
            </w:rPrChange>
          </w:rPr>
          <w:delText>bool</w:delText>
        </w:r>
        <w:r w:rsidRPr="007B56CB" w:rsidDel="00D660A2">
          <w:rPr>
            <w:rFonts w:ascii="Courier New" w:hAnsi="Courier New" w:eastAsia="Consolas" w:cs="Courier New"/>
            <w:color w:val="4E5B61"/>
            <w:sz w:val="16"/>
            <w:szCs w:val="16"/>
            <w:rPrChange w:author="Vaught, Jacob" w:date="2023-12-08T23:20:00Z" w:id="2554">
              <w:rPr>
                <w:rFonts w:ascii="Consolas" w:hAnsi="Consolas" w:eastAsia="Consolas" w:cs="Consolas"/>
                <w:color w:val="4E5B61"/>
                <w:sz w:val="16"/>
                <w:szCs w:val="16"/>
              </w:rPr>
            </w:rPrChange>
          </w:rPr>
          <w:delText xml:space="preserve"> inDrivingMode = </w:delText>
        </w:r>
        <w:r w:rsidRPr="007B56CB" w:rsidDel="00D660A2">
          <w:rPr>
            <w:rFonts w:ascii="Courier New" w:hAnsi="Courier New" w:eastAsia="Consolas" w:cs="Courier New"/>
            <w:color w:val="005C5F"/>
            <w:sz w:val="16"/>
            <w:szCs w:val="16"/>
            <w:rPrChange w:author="Vaught, Jacob" w:date="2023-12-08T23:20:00Z" w:id="2555">
              <w:rPr>
                <w:rFonts w:ascii="Consolas" w:hAnsi="Consolas" w:eastAsia="Consolas" w:cs="Consolas"/>
                <w:color w:val="005C5F"/>
                <w:sz w:val="16"/>
                <w:szCs w:val="16"/>
              </w:rPr>
            </w:rPrChange>
          </w:rPr>
          <w:delText>false</w:delText>
        </w:r>
        <w:r w:rsidRPr="007B56CB" w:rsidDel="00D660A2">
          <w:rPr>
            <w:rFonts w:ascii="Courier New" w:hAnsi="Courier New" w:eastAsia="Consolas" w:cs="Courier New"/>
            <w:color w:val="4E5B61"/>
            <w:sz w:val="16"/>
            <w:szCs w:val="16"/>
            <w:rPrChange w:author="Vaught, Jacob" w:date="2023-12-08T23:20:00Z" w:id="2556">
              <w:rPr>
                <w:rFonts w:ascii="Consolas" w:hAnsi="Consolas" w:eastAsia="Consolas" w:cs="Consolas"/>
                <w:color w:val="4E5B61"/>
                <w:sz w:val="16"/>
                <w:szCs w:val="16"/>
              </w:rPr>
            </w:rPrChange>
          </w:rPr>
          <w:delText>;</w:delText>
        </w:r>
      </w:del>
    </w:p>
    <w:p w:rsidRPr="007B56CB" w:rsidR="00022ED2" w:rsidDel="00D660A2" w:rsidP="004B7877" w:rsidRDefault="3A626A86" w14:paraId="0BB63B18" w14:textId="1DFC6372">
      <w:pPr>
        <w:spacing w:after="0" w:line="240" w:lineRule="auto"/>
        <w:rPr>
          <w:del w:author="Vaught, Jacob" w:date="2023-12-09T00:25:00Z" w:id="2557"/>
          <w:rFonts w:ascii="Courier New" w:hAnsi="Courier New" w:cs="Courier New"/>
          <w:sz w:val="16"/>
          <w:szCs w:val="16"/>
          <w:rPrChange w:author="Vaught, Jacob" w:date="2023-12-08T23:20:00Z" w:id="2558">
            <w:rPr>
              <w:del w:author="Vaught, Jacob" w:date="2023-12-09T00:25:00Z" w:id="2559"/>
              <w:sz w:val="16"/>
              <w:szCs w:val="16"/>
            </w:rPr>
          </w:rPrChange>
        </w:rPr>
      </w:pPr>
      <w:del w:author="Vaught, Jacob" w:date="2023-12-09T00:25:00Z" w:id="2560">
        <w:r w:rsidRPr="007B56CB" w:rsidDel="00D660A2">
          <w:rPr>
            <w:rFonts w:ascii="Courier New" w:hAnsi="Courier New" w:eastAsia="Consolas" w:cs="Courier New"/>
            <w:color w:val="00979D"/>
            <w:sz w:val="16"/>
            <w:szCs w:val="16"/>
            <w:rPrChange w:author="Vaught, Jacob" w:date="2023-12-08T23:20:00Z" w:id="2561">
              <w:rPr>
                <w:rFonts w:ascii="Consolas" w:hAnsi="Consolas" w:eastAsia="Consolas" w:cs="Consolas"/>
                <w:color w:val="00979D"/>
                <w:sz w:val="16"/>
                <w:szCs w:val="16"/>
              </w:rPr>
            </w:rPrChange>
          </w:rPr>
          <w:delText>int</w:delText>
        </w:r>
        <w:r w:rsidRPr="007B56CB" w:rsidDel="00D660A2">
          <w:rPr>
            <w:rFonts w:ascii="Courier New" w:hAnsi="Courier New" w:eastAsia="Consolas" w:cs="Courier New"/>
            <w:color w:val="4E5B61"/>
            <w:sz w:val="16"/>
            <w:szCs w:val="16"/>
            <w:rPrChange w:author="Vaught, Jacob" w:date="2023-12-08T23:20:00Z" w:id="2562">
              <w:rPr>
                <w:rFonts w:ascii="Consolas" w:hAnsi="Consolas" w:eastAsia="Consolas" w:cs="Consolas"/>
                <w:color w:val="4E5B61"/>
                <w:sz w:val="16"/>
                <w:szCs w:val="16"/>
              </w:rPr>
            </w:rPrChange>
          </w:rPr>
          <w:delText xml:space="preserve"> sensorValueLeft =</w:delText>
        </w:r>
        <w:r w:rsidRPr="007B56CB" w:rsidDel="00D660A2">
          <w:rPr>
            <w:rFonts w:ascii="Courier New" w:hAnsi="Courier New" w:eastAsia="Consolas" w:cs="Courier New"/>
            <w:color w:val="005C5F"/>
            <w:sz w:val="16"/>
            <w:szCs w:val="16"/>
            <w:rPrChange w:author="Vaught, Jacob" w:date="2023-12-08T23:20:00Z" w:id="2563">
              <w:rPr>
                <w:rFonts w:ascii="Consolas" w:hAnsi="Consolas" w:eastAsia="Consolas" w:cs="Consolas"/>
                <w:color w:val="005C5F"/>
                <w:sz w:val="16"/>
                <w:szCs w:val="16"/>
              </w:rPr>
            </w:rPrChange>
          </w:rPr>
          <w:delText>0</w:delText>
        </w:r>
        <w:r w:rsidRPr="007B56CB" w:rsidDel="00D660A2">
          <w:rPr>
            <w:rFonts w:ascii="Courier New" w:hAnsi="Courier New" w:eastAsia="Consolas" w:cs="Courier New"/>
            <w:color w:val="4E5B61"/>
            <w:sz w:val="16"/>
            <w:szCs w:val="16"/>
            <w:rPrChange w:author="Vaught, Jacob" w:date="2023-12-08T23:20:00Z" w:id="2564">
              <w:rPr>
                <w:rFonts w:ascii="Consolas" w:hAnsi="Consolas" w:eastAsia="Consolas" w:cs="Consolas"/>
                <w:color w:val="4E5B61"/>
                <w:sz w:val="16"/>
                <w:szCs w:val="16"/>
              </w:rPr>
            </w:rPrChange>
          </w:rPr>
          <w:delText>;</w:delText>
        </w:r>
      </w:del>
    </w:p>
    <w:p w:rsidRPr="007B56CB" w:rsidR="00022ED2" w:rsidDel="00D660A2" w:rsidP="004B7877" w:rsidRDefault="3A626A86" w14:paraId="7BE2A5AA" w14:textId="1E9F4A99">
      <w:pPr>
        <w:spacing w:after="0" w:line="240" w:lineRule="auto"/>
        <w:rPr>
          <w:del w:author="Vaught, Jacob" w:date="2023-12-09T00:25:00Z" w:id="2565"/>
          <w:rFonts w:ascii="Courier New" w:hAnsi="Courier New" w:cs="Courier New"/>
          <w:sz w:val="16"/>
          <w:szCs w:val="16"/>
          <w:rPrChange w:author="Vaught, Jacob" w:date="2023-12-08T23:20:00Z" w:id="2566">
            <w:rPr>
              <w:del w:author="Vaught, Jacob" w:date="2023-12-09T00:25:00Z" w:id="2567"/>
              <w:sz w:val="16"/>
              <w:szCs w:val="16"/>
            </w:rPr>
          </w:rPrChange>
        </w:rPr>
      </w:pPr>
      <w:del w:author="Vaught, Jacob" w:date="2023-12-09T00:25:00Z" w:id="2568">
        <w:r w:rsidRPr="007B56CB" w:rsidDel="00D660A2">
          <w:rPr>
            <w:rFonts w:ascii="Courier New" w:hAnsi="Courier New" w:eastAsia="Consolas" w:cs="Courier New"/>
            <w:color w:val="00979D"/>
            <w:sz w:val="16"/>
            <w:szCs w:val="16"/>
            <w:rPrChange w:author="Vaught, Jacob" w:date="2023-12-08T23:20:00Z" w:id="2569">
              <w:rPr>
                <w:rFonts w:ascii="Consolas" w:hAnsi="Consolas" w:eastAsia="Consolas" w:cs="Consolas"/>
                <w:color w:val="00979D"/>
                <w:sz w:val="16"/>
                <w:szCs w:val="16"/>
              </w:rPr>
            </w:rPrChange>
          </w:rPr>
          <w:delText>int</w:delText>
        </w:r>
        <w:r w:rsidRPr="007B56CB" w:rsidDel="00D660A2">
          <w:rPr>
            <w:rFonts w:ascii="Courier New" w:hAnsi="Courier New" w:eastAsia="Consolas" w:cs="Courier New"/>
            <w:color w:val="4E5B61"/>
            <w:sz w:val="16"/>
            <w:szCs w:val="16"/>
            <w:rPrChange w:author="Vaught, Jacob" w:date="2023-12-08T23:20:00Z" w:id="2570">
              <w:rPr>
                <w:rFonts w:ascii="Consolas" w:hAnsi="Consolas" w:eastAsia="Consolas" w:cs="Consolas"/>
                <w:color w:val="4E5B61"/>
                <w:sz w:val="16"/>
                <w:szCs w:val="16"/>
              </w:rPr>
            </w:rPrChange>
          </w:rPr>
          <w:delText xml:space="preserve"> sensorValueRight=</w:delText>
        </w:r>
        <w:r w:rsidRPr="007B56CB" w:rsidDel="00D660A2">
          <w:rPr>
            <w:rFonts w:ascii="Courier New" w:hAnsi="Courier New" w:eastAsia="Consolas" w:cs="Courier New"/>
            <w:color w:val="005C5F"/>
            <w:sz w:val="16"/>
            <w:szCs w:val="16"/>
            <w:rPrChange w:author="Vaught, Jacob" w:date="2023-12-08T23:20:00Z" w:id="2571">
              <w:rPr>
                <w:rFonts w:ascii="Consolas" w:hAnsi="Consolas" w:eastAsia="Consolas" w:cs="Consolas"/>
                <w:color w:val="005C5F"/>
                <w:sz w:val="16"/>
                <w:szCs w:val="16"/>
              </w:rPr>
            </w:rPrChange>
          </w:rPr>
          <w:delText>0</w:delText>
        </w:r>
        <w:r w:rsidRPr="007B56CB" w:rsidDel="00D660A2">
          <w:rPr>
            <w:rFonts w:ascii="Courier New" w:hAnsi="Courier New" w:eastAsia="Consolas" w:cs="Courier New"/>
            <w:color w:val="4E5B61"/>
            <w:sz w:val="16"/>
            <w:szCs w:val="16"/>
            <w:rPrChange w:author="Vaught, Jacob" w:date="2023-12-08T23:20:00Z" w:id="2572">
              <w:rPr>
                <w:rFonts w:ascii="Consolas" w:hAnsi="Consolas" w:eastAsia="Consolas" w:cs="Consolas"/>
                <w:color w:val="4E5B61"/>
                <w:sz w:val="16"/>
                <w:szCs w:val="16"/>
              </w:rPr>
            </w:rPrChange>
          </w:rPr>
          <w:delText>;</w:delText>
        </w:r>
      </w:del>
    </w:p>
    <w:p w:rsidRPr="007B56CB" w:rsidR="00022ED2" w:rsidDel="00D660A2" w:rsidP="004B7877" w:rsidRDefault="3A626A86" w14:paraId="57F495E9" w14:textId="20CC706D">
      <w:pPr>
        <w:spacing w:after="0" w:line="240" w:lineRule="auto"/>
        <w:rPr>
          <w:del w:author="Vaught, Jacob" w:date="2023-12-09T00:25:00Z" w:id="2573"/>
          <w:rFonts w:ascii="Courier New" w:hAnsi="Courier New" w:cs="Courier New"/>
          <w:sz w:val="16"/>
          <w:szCs w:val="16"/>
          <w:rPrChange w:author="Vaught, Jacob" w:date="2023-12-08T23:20:00Z" w:id="2574">
            <w:rPr>
              <w:del w:author="Vaught, Jacob" w:date="2023-12-09T00:25:00Z" w:id="2575"/>
              <w:sz w:val="16"/>
              <w:szCs w:val="16"/>
            </w:rPr>
          </w:rPrChange>
        </w:rPr>
      </w:pPr>
      <w:del w:author="Vaught, Jacob" w:date="2023-12-09T00:25:00Z" w:id="2576">
        <w:r w:rsidRPr="007B56CB" w:rsidDel="00D660A2">
          <w:rPr>
            <w:rFonts w:ascii="Courier New" w:hAnsi="Courier New" w:eastAsia="Consolas" w:cs="Courier New"/>
            <w:color w:val="00979D"/>
            <w:sz w:val="16"/>
            <w:szCs w:val="16"/>
            <w:rPrChange w:author="Vaught, Jacob" w:date="2023-12-08T23:20:00Z" w:id="2577">
              <w:rPr>
                <w:rFonts w:ascii="Consolas" w:hAnsi="Consolas" w:eastAsia="Consolas" w:cs="Consolas"/>
                <w:color w:val="00979D"/>
                <w:sz w:val="16"/>
                <w:szCs w:val="16"/>
              </w:rPr>
            </w:rPrChange>
          </w:rPr>
          <w:delText>void</w:delText>
        </w:r>
        <w:r w:rsidRPr="007B56CB" w:rsidDel="00D660A2">
          <w:rPr>
            <w:rFonts w:ascii="Courier New" w:hAnsi="Courier New" w:eastAsia="Consolas" w:cs="Courier New"/>
            <w:color w:val="4E5B61"/>
            <w:sz w:val="16"/>
            <w:szCs w:val="16"/>
            <w:rPrChange w:author="Vaught, Jacob" w:date="2023-12-08T23:20:00Z" w:id="2578">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D35400"/>
            <w:sz w:val="16"/>
            <w:szCs w:val="16"/>
            <w:rPrChange w:author="Vaught, Jacob" w:date="2023-12-08T23:20:00Z" w:id="2579">
              <w:rPr>
                <w:rFonts w:ascii="Consolas" w:hAnsi="Consolas" w:eastAsia="Consolas" w:cs="Consolas"/>
                <w:color w:val="D35400"/>
                <w:sz w:val="16"/>
                <w:szCs w:val="16"/>
              </w:rPr>
            </w:rPrChange>
          </w:rPr>
          <w:delText>setup</w:delText>
        </w:r>
        <w:r w:rsidRPr="007B56CB" w:rsidDel="00D660A2">
          <w:rPr>
            <w:rFonts w:ascii="Courier New" w:hAnsi="Courier New" w:eastAsia="Consolas" w:cs="Courier New"/>
            <w:color w:val="434F54"/>
            <w:sz w:val="16"/>
            <w:szCs w:val="16"/>
            <w:rPrChange w:author="Vaught, Jacob" w:date="2023-12-08T23:20:00Z" w:id="2580">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2581">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2582">
              <w:rPr>
                <w:rFonts w:ascii="Consolas" w:hAnsi="Consolas" w:eastAsia="Consolas" w:cs="Consolas"/>
                <w:color w:val="434F54"/>
                <w:sz w:val="16"/>
                <w:szCs w:val="16"/>
              </w:rPr>
            </w:rPrChange>
          </w:rPr>
          <w:delText>{</w:delText>
        </w:r>
      </w:del>
    </w:p>
    <w:p w:rsidRPr="007B56CB" w:rsidR="00022ED2" w:rsidDel="00D660A2" w:rsidP="004B7877" w:rsidRDefault="3A626A86" w14:paraId="04C070C8" w14:textId="02F7E1A6">
      <w:pPr>
        <w:spacing w:after="0" w:line="240" w:lineRule="auto"/>
        <w:rPr>
          <w:del w:author="Vaught, Jacob" w:date="2023-12-09T00:25:00Z" w:id="2583"/>
          <w:rFonts w:ascii="Courier New" w:hAnsi="Courier New" w:cs="Courier New"/>
          <w:sz w:val="16"/>
          <w:szCs w:val="16"/>
          <w:rPrChange w:author="Vaught, Jacob" w:date="2023-12-08T23:20:00Z" w:id="2584">
            <w:rPr>
              <w:del w:author="Vaught, Jacob" w:date="2023-12-09T00:25:00Z" w:id="2585"/>
              <w:sz w:val="16"/>
              <w:szCs w:val="16"/>
            </w:rPr>
          </w:rPrChange>
        </w:rPr>
      </w:pPr>
      <w:del w:author="Vaught, Jacob" w:date="2023-12-09T00:25:00Z" w:id="2586">
        <w:r w:rsidRPr="007B56CB" w:rsidDel="00D660A2">
          <w:rPr>
            <w:rFonts w:ascii="Courier New" w:hAnsi="Courier New" w:eastAsia="Consolas" w:cs="Courier New"/>
            <w:color w:val="95A5A6"/>
            <w:sz w:val="16"/>
            <w:szCs w:val="16"/>
            <w:rPrChange w:author="Vaught, Jacob" w:date="2023-12-08T23:20:00Z" w:id="2587">
              <w:rPr>
                <w:rFonts w:ascii="Consolas" w:hAnsi="Consolas" w:eastAsia="Consolas" w:cs="Consolas"/>
                <w:color w:val="95A5A6"/>
                <w:sz w:val="16"/>
                <w:szCs w:val="16"/>
              </w:rPr>
            </w:rPrChange>
          </w:rPr>
          <w:delText xml:space="preserve">  // Initialize the button pins as inputs</w:delText>
        </w:r>
      </w:del>
    </w:p>
    <w:p w:rsidRPr="007B56CB" w:rsidR="00022ED2" w:rsidDel="00D660A2" w:rsidP="004B7877" w:rsidRDefault="3A626A86" w14:paraId="2F3E6086" w14:textId="1997F243">
      <w:pPr>
        <w:spacing w:after="0" w:line="240" w:lineRule="auto"/>
        <w:rPr>
          <w:del w:author="Vaught, Jacob" w:date="2023-12-09T00:25:00Z" w:id="2588"/>
          <w:rFonts w:ascii="Courier New" w:hAnsi="Courier New" w:cs="Courier New"/>
          <w:sz w:val="16"/>
          <w:szCs w:val="16"/>
          <w:rPrChange w:author="Vaught, Jacob" w:date="2023-12-08T23:20:00Z" w:id="2589">
            <w:rPr>
              <w:del w:author="Vaught, Jacob" w:date="2023-12-09T00:25:00Z" w:id="2590"/>
              <w:sz w:val="16"/>
              <w:szCs w:val="16"/>
            </w:rPr>
          </w:rPrChange>
        </w:rPr>
      </w:pPr>
      <w:del w:author="Vaught, Jacob" w:date="2023-12-09T00:25:00Z" w:id="2591">
        <w:r w:rsidRPr="007B56CB" w:rsidDel="00D660A2">
          <w:rPr>
            <w:rFonts w:ascii="Courier New" w:hAnsi="Courier New" w:eastAsia="Consolas" w:cs="Courier New"/>
            <w:color w:val="4E5B61"/>
            <w:sz w:val="16"/>
            <w:szCs w:val="16"/>
            <w:rPrChange w:author="Vaught, Jacob" w:date="2023-12-08T23:20:00Z" w:id="2592">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D35400"/>
            <w:sz w:val="16"/>
            <w:szCs w:val="16"/>
            <w:rPrChange w:author="Vaught, Jacob" w:date="2023-12-08T23:20:00Z" w:id="2593">
              <w:rPr>
                <w:rFonts w:ascii="Consolas" w:hAnsi="Consolas" w:eastAsia="Consolas" w:cs="Consolas"/>
                <w:color w:val="D35400"/>
                <w:sz w:val="16"/>
                <w:szCs w:val="16"/>
              </w:rPr>
            </w:rPrChange>
          </w:rPr>
          <w:delText>pinMode</w:delText>
        </w:r>
        <w:r w:rsidRPr="007B56CB" w:rsidDel="00D660A2">
          <w:rPr>
            <w:rFonts w:ascii="Courier New" w:hAnsi="Courier New" w:eastAsia="Consolas" w:cs="Courier New"/>
            <w:color w:val="434F54"/>
            <w:sz w:val="16"/>
            <w:szCs w:val="16"/>
            <w:rPrChange w:author="Vaught, Jacob" w:date="2023-12-08T23:20:00Z" w:id="2594">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2595">
              <w:rPr>
                <w:rFonts w:ascii="Consolas" w:hAnsi="Consolas" w:eastAsia="Consolas" w:cs="Consolas"/>
                <w:color w:val="4E5B61"/>
                <w:sz w:val="16"/>
                <w:szCs w:val="16"/>
              </w:rPr>
            </w:rPrChange>
          </w:rPr>
          <w:delText>greenButtonPin, INPUT</w:delText>
        </w:r>
        <w:r w:rsidRPr="007B56CB" w:rsidDel="00D660A2">
          <w:rPr>
            <w:rFonts w:ascii="Courier New" w:hAnsi="Courier New" w:eastAsia="Consolas" w:cs="Courier New"/>
            <w:color w:val="434F54"/>
            <w:sz w:val="16"/>
            <w:szCs w:val="16"/>
            <w:rPrChange w:author="Vaught, Jacob" w:date="2023-12-08T23:20:00Z" w:id="2596">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2597">
              <w:rPr>
                <w:rFonts w:ascii="Consolas" w:hAnsi="Consolas" w:eastAsia="Consolas" w:cs="Consolas"/>
                <w:color w:val="4E5B61"/>
                <w:sz w:val="16"/>
                <w:szCs w:val="16"/>
              </w:rPr>
            </w:rPrChange>
          </w:rPr>
          <w:delText>;</w:delText>
        </w:r>
      </w:del>
    </w:p>
    <w:p w:rsidRPr="007B56CB" w:rsidR="00022ED2" w:rsidDel="00D660A2" w:rsidP="004B7877" w:rsidRDefault="3A626A86" w14:paraId="26FBE3F3" w14:textId="3AED00A3">
      <w:pPr>
        <w:spacing w:after="0" w:line="240" w:lineRule="auto"/>
        <w:rPr>
          <w:del w:author="Vaught, Jacob" w:date="2023-12-09T00:25:00Z" w:id="2598"/>
          <w:rFonts w:ascii="Courier New" w:hAnsi="Courier New" w:cs="Courier New"/>
          <w:sz w:val="16"/>
          <w:szCs w:val="16"/>
          <w:rPrChange w:author="Vaught, Jacob" w:date="2023-12-08T23:20:00Z" w:id="2599">
            <w:rPr>
              <w:del w:author="Vaught, Jacob" w:date="2023-12-09T00:25:00Z" w:id="2600"/>
              <w:sz w:val="16"/>
              <w:szCs w:val="16"/>
            </w:rPr>
          </w:rPrChange>
        </w:rPr>
      </w:pPr>
      <w:del w:author="Vaught, Jacob" w:date="2023-12-09T00:25:00Z" w:id="2601">
        <w:r w:rsidRPr="007B56CB" w:rsidDel="00D660A2">
          <w:rPr>
            <w:rFonts w:ascii="Courier New" w:hAnsi="Courier New" w:eastAsia="Consolas" w:cs="Courier New"/>
            <w:color w:val="4E5B61"/>
            <w:sz w:val="16"/>
            <w:szCs w:val="16"/>
            <w:rPrChange w:author="Vaught, Jacob" w:date="2023-12-08T23:20:00Z" w:id="2602">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D35400"/>
            <w:sz w:val="16"/>
            <w:szCs w:val="16"/>
            <w:rPrChange w:author="Vaught, Jacob" w:date="2023-12-08T23:20:00Z" w:id="2603">
              <w:rPr>
                <w:rFonts w:ascii="Consolas" w:hAnsi="Consolas" w:eastAsia="Consolas" w:cs="Consolas"/>
                <w:color w:val="D35400"/>
                <w:sz w:val="16"/>
                <w:szCs w:val="16"/>
              </w:rPr>
            </w:rPrChange>
          </w:rPr>
          <w:delText>pinMode</w:delText>
        </w:r>
        <w:r w:rsidRPr="007B56CB" w:rsidDel="00D660A2">
          <w:rPr>
            <w:rFonts w:ascii="Courier New" w:hAnsi="Courier New" w:eastAsia="Consolas" w:cs="Courier New"/>
            <w:color w:val="434F54"/>
            <w:sz w:val="16"/>
            <w:szCs w:val="16"/>
            <w:rPrChange w:author="Vaught, Jacob" w:date="2023-12-08T23:20:00Z" w:id="2604">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2605">
              <w:rPr>
                <w:rFonts w:ascii="Consolas" w:hAnsi="Consolas" w:eastAsia="Consolas" w:cs="Consolas"/>
                <w:color w:val="4E5B61"/>
                <w:sz w:val="16"/>
                <w:szCs w:val="16"/>
              </w:rPr>
            </w:rPrChange>
          </w:rPr>
          <w:delText>yellowButtonPin, INPUT</w:delText>
        </w:r>
        <w:r w:rsidRPr="007B56CB" w:rsidDel="00D660A2">
          <w:rPr>
            <w:rFonts w:ascii="Courier New" w:hAnsi="Courier New" w:eastAsia="Consolas" w:cs="Courier New"/>
            <w:color w:val="434F54"/>
            <w:sz w:val="16"/>
            <w:szCs w:val="16"/>
            <w:rPrChange w:author="Vaught, Jacob" w:date="2023-12-08T23:20:00Z" w:id="2606">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2607">
              <w:rPr>
                <w:rFonts w:ascii="Consolas" w:hAnsi="Consolas" w:eastAsia="Consolas" w:cs="Consolas"/>
                <w:color w:val="4E5B61"/>
                <w:sz w:val="16"/>
                <w:szCs w:val="16"/>
              </w:rPr>
            </w:rPrChange>
          </w:rPr>
          <w:delText>;</w:delText>
        </w:r>
      </w:del>
    </w:p>
    <w:p w:rsidRPr="007B56CB" w:rsidR="00022ED2" w:rsidDel="00D660A2" w:rsidP="004B7877" w:rsidRDefault="3A626A86" w14:paraId="7348B6F4" w14:textId="2B2F805D">
      <w:pPr>
        <w:spacing w:after="0" w:line="240" w:lineRule="auto"/>
        <w:rPr>
          <w:del w:author="Vaught, Jacob" w:date="2023-12-09T00:25:00Z" w:id="2608"/>
          <w:rFonts w:ascii="Courier New" w:hAnsi="Courier New" w:cs="Courier New"/>
          <w:sz w:val="16"/>
          <w:szCs w:val="16"/>
          <w:rPrChange w:author="Vaught, Jacob" w:date="2023-12-08T23:20:00Z" w:id="2609">
            <w:rPr>
              <w:del w:author="Vaught, Jacob" w:date="2023-12-09T00:25:00Z" w:id="2610"/>
              <w:sz w:val="16"/>
              <w:szCs w:val="16"/>
            </w:rPr>
          </w:rPrChange>
        </w:rPr>
      </w:pPr>
      <w:del w:author="Vaught, Jacob" w:date="2023-12-09T00:25:00Z" w:id="2611">
        <w:r w:rsidRPr="007B56CB" w:rsidDel="00D660A2">
          <w:rPr>
            <w:rFonts w:ascii="Courier New" w:hAnsi="Courier New" w:eastAsia="Consolas" w:cs="Courier New"/>
            <w:color w:val="4E5B61"/>
            <w:sz w:val="16"/>
            <w:szCs w:val="16"/>
            <w:rPrChange w:author="Vaught, Jacob" w:date="2023-12-08T23:20:00Z" w:id="2612">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D35400"/>
            <w:sz w:val="16"/>
            <w:szCs w:val="16"/>
            <w:rPrChange w:author="Vaught, Jacob" w:date="2023-12-08T23:20:00Z" w:id="2613">
              <w:rPr>
                <w:rFonts w:ascii="Consolas" w:hAnsi="Consolas" w:eastAsia="Consolas" w:cs="Consolas"/>
                <w:color w:val="D35400"/>
                <w:sz w:val="16"/>
                <w:szCs w:val="16"/>
              </w:rPr>
            </w:rPrChange>
          </w:rPr>
          <w:delText>pinMode</w:delText>
        </w:r>
        <w:r w:rsidRPr="007B56CB" w:rsidDel="00D660A2">
          <w:rPr>
            <w:rFonts w:ascii="Courier New" w:hAnsi="Courier New" w:eastAsia="Consolas" w:cs="Courier New"/>
            <w:color w:val="434F54"/>
            <w:sz w:val="16"/>
            <w:szCs w:val="16"/>
            <w:rPrChange w:author="Vaught, Jacob" w:date="2023-12-08T23:20:00Z" w:id="2614">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2615">
              <w:rPr>
                <w:rFonts w:ascii="Consolas" w:hAnsi="Consolas" w:eastAsia="Consolas" w:cs="Consolas"/>
                <w:color w:val="4E5B61"/>
                <w:sz w:val="16"/>
                <w:szCs w:val="16"/>
              </w:rPr>
            </w:rPrChange>
          </w:rPr>
          <w:delText>redButtonPin, INPUT</w:delText>
        </w:r>
        <w:r w:rsidRPr="007B56CB" w:rsidDel="00D660A2">
          <w:rPr>
            <w:rFonts w:ascii="Courier New" w:hAnsi="Courier New" w:eastAsia="Consolas" w:cs="Courier New"/>
            <w:color w:val="434F54"/>
            <w:sz w:val="16"/>
            <w:szCs w:val="16"/>
            <w:rPrChange w:author="Vaught, Jacob" w:date="2023-12-08T23:20:00Z" w:id="2616">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2617">
              <w:rPr>
                <w:rFonts w:ascii="Consolas" w:hAnsi="Consolas" w:eastAsia="Consolas" w:cs="Consolas"/>
                <w:color w:val="4E5B61"/>
                <w:sz w:val="16"/>
                <w:szCs w:val="16"/>
              </w:rPr>
            </w:rPrChange>
          </w:rPr>
          <w:delText>;</w:delText>
        </w:r>
      </w:del>
    </w:p>
    <w:p w:rsidRPr="007B56CB" w:rsidR="00022ED2" w:rsidDel="00D660A2" w:rsidP="004B7877" w:rsidRDefault="3A626A86" w14:paraId="6BA2CE06" w14:textId="49C7929B">
      <w:pPr>
        <w:spacing w:after="0" w:line="240" w:lineRule="auto"/>
        <w:rPr>
          <w:del w:author="Vaught, Jacob" w:date="2023-12-09T00:25:00Z" w:id="2618"/>
          <w:rFonts w:ascii="Courier New" w:hAnsi="Courier New" w:cs="Courier New"/>
          <w:sz w:val="16"/>
          <w:szCs w:val="16"/>
          <w:rPrChange w:author="Vaught, Jacob" w:date="2023-12-08T23:20:00Z" w:id="2619">
            <w:rPr>
              <w:del w:author="Vaught, Jacob" w:date="2023-12-09T00:25:00Z" w:id="2620"/>
              <w:sz w:val="16"/>
              <w:szCs w:val="16"/>
            </w:rPr>
          </w:rPrChange>
        </w:rPr>
      </w:pPr>
      <w:del w:author="Vaught, Jacob" w:date="2023-12-09T00:25:00Z" w:id="2621">
        <w:r w:rsidRPr="007B56CB" w:rsidDel="00D660A2">
          <w:rPr>
            <w:rFonts w:ascii="Courier New" w:hAnsi="Courier New" w:eastAsia="Consolas" w:cs="Courier New"/>
            <w:color w:val="4E5B61"/>
            <w:sz w:val="16"/>
            <w:szCs w:val="16"/>
            <w:rPrChange w:author="Vaught, Jacob" w:date="2023-12-08T23:20:00Z" w:id="2622">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D35400"/>
            <w:sz w:val="16"/>
            <w:szCs w:val="16"/>
            <w:rPrChange w:author="Vaught, Jacob" w:date="2023-12-08T23:20:00Z" w:id="2623">
              <w:rPr>
                <w:rFonts w:ascii="Consolas" w:hAnsi="Consolas" w:eastAsia="Consolas" w:cs="Consolas"/>
                <w:color w:val="D35400"/>
                <w:sz w:val="16"/>
                <w:szCs w:val="16"/>
              </w:rPr>
            </w:rPrChange>
          </w:rPr>
          <w:delText>pinMode</w:delText>
        </w:r>
        <w:r w:rsidRPr="007B56CB" w:rsidDel="00D660A2">
          <w:rPr>
            <w:rFonts w:ascii="Courier New" w:hAnsi="Courier New" w:eastAsia="Consolas" w:cs="Courier New"/>
            <w:color w:val="434F54"/>
            <w:sz w:val="16"/>
            <w:szCs w:val="16"/>
            <w:rPrChange w:author="Vaught, Jacob" w:date="2023-12-08T23:20:00Z" w:id="2624">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2625">
              <w:rPr>
                <w:rFonts w:ascii="Consolas" w:hAnsi="Consolas" w:eastAsia="Consolas" w:cs="Consolas"/>
                <w:color w:val="4E5B61"/>
                <w:sz w:val="16"/>
                <w:szCs w:val="16"/>
              </w:rPr>
            </w:rPrChange>
          </w:rPr>
          <w:delText>sensorLeft, INPUT</w:delText>
        </w:r>
        <w:r w:rsidRPr="007B56CB" w:rsidDel="00D660A2">
          <w:rPr>
            <w:rFonts w:ascii="Courier New" w:hAnsi="Courier New" w:eastAsia="Consolas" w:cs="Courier New"/>
            <w:color w:val="434F54"/>
            <w:sz w:val="16"/>
            <w:szCs w:val="16"/>
            <w:rPrChange w:author="Vaught, Jacob" w:date="2023-12-08T23:20:00Z" w:id="2626">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2627">
              <w:rPr>
                <w:rFonts w:ascii="Consolas" w:hAnsi="Consolas" w:eastAsia="Consolas" w:cs="Consolas"/>
                <w:color w:val="4E5B61"/>
                <w:sz w:val="16"/>
                <w:szCs w:val="16"/>
              </w:rPr>
            </w:rPrChange>
          </w:rPr>
          <w:delText>;</w:delText>
        </w:r>
        <w:r w:rsidRPr="007B56CB" w:rsidDel="00D660A2">
          <w:rPr>
            <w:rFonts w:ascii="Courier New" w:hAnsi="Courier New" w:eastAsia="Consolas" w:cs="Courier New"/>
            <w:color w:val="95A5A6"/>
            <w:sz w:val="16"/>
            <w:szCs w:val="16"/>
            <w:rPrChange w:author="Vaught, Jacob" w:date="2023-12-08T23:20:00Z" w:id="2628">
              <w:rPr>
                <w:rFonts w:ascii="Consolas" w:hAnsi="Consolas" w:eastAsia="Consolas" w:cs="Consolas"/>
                <w:color w:val="95A5A6"/>
                <w:sz w:val="16"/>
                <w:szCs w:val="16"/>
              </w:rPr>
            </w:rPrChange>
          </w:rPr>
          <w:delText xml:space="preserve"> // Set sensor left as input</w:delText>
        </w:r>
      </w:del>
    </w:p>
    <w:p w:rsidRPr="007B56CB" w:rsidR="00022ED2" w:rsidDel="00D660A2" w:rsidP="004B7877" w:rsidRDefault="3A626A86" w14:paraId="37AFAF69" w14:textId="549C7438">
      <w:pPr>
        <w:spacing w:after="0" w:line="240" w:lineRule="auto"/>
        <w:rPr>
          <w:del w:author="Vaught, Jacob" w:date="2023-12-09T00:25:00Z" w:id="2629"/>
          <w:rFonts w:ascii="Courier New" w:hAnsi="Courier New" w:cs="Courier New"/>
          <w:sz w:val="16"/>
          <w:szCs w:val="16"/>
          <w:rPrChange w:author="Vaught, Jacob" w:date="2023-12-08T23:20:00Z" w:id="2630">
            <w:rPr>
              <w:del w:author="Vaught, Jacob" w:date="2023-12-09T00:25:00Z" w:id="2631"/>
              <w:sz w:val="16"/>
              <w:szCs w:val="16"/>
            </w:rPr>
          </w:rPrChange>
        </w:rPr>
      </w:pPr>
      <w:del w:author="Vaught, Jacob" w:date="2023-12-09T00:25:00Z" w:id="2632">
        <w:r w:rsidRPr="007B56CB" w:rsidDel="00D660A2">
          <w:rPr>
            <w:rFonts w:ascii="Courier New" w:hAnsi="Courier New" w:eastAsia="Consolas" w:cs="Courier New"/>
            <w:color w:val="4E5B61"/>
            <w:sz w:val="16"/>
            <w:szCs w:val="16"/>
            <w:rPrChange w:author="Vaught, Jacob" w:date="2023-12-08T23:20:00Z" w:id="2633">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D35400"/>
            <w:sz w:val="16"/>
            <w:szCs w:val="16"/>
            <w:rPrChange w:author="Vaught, Jacob" w:date="2023-12-08T23:20:00Z" w:id="2634">
              <w:rPr>
                <w:rFonts w:ascii="Consolas" w:hAnsi="Consolas" w:eastAsia="Consolas" w:cs="Consolas"/>
                <w:color w:val="D35400"/>
                <w:sz w:val="16"/>
                <w:szCs w:val="16"/>
              </w:rPr>
            </w:rPrChange>
          </w:rPr>
          <w:delText>pinMode</w:delText>
        </w:r>
        <w:r w:rsidRPr="007B56CB" w:rsidDel="00D660A2">
          <w:rPr>
            <w:rFonts w:ascii="Courier New" w:hAnsi="Courier New" w:eastAsia="Consolas" w:cs="Courier New"/>
            <w:color w:val="434F54"/>
            <w:sz w:val="16"/>
            <w:szCs w:val="16"/>
            <w:rPrChange w:author="Vaught, Jacob" w:date="2023-12-08T23:20:00Z" w:id="2635">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2636">
              <w:rPr>
                <w:rFonts w:ascii="Consolas" w:hAnsi="Consolas" w:eastAsia="Consolas" w:cs="Consolas"/>
                <w:color w:val="4E5B61"/>
                <w:sz w:val="16"/>
                <w:szCs w:val="16"/>
              </w:rPr>
            </w:rPrChange>
          </w:rPr>
          <w:delText>sensorRight, INPUT</w:delText>
        </w:r>
        <w:r w:rsidRPr="007B56CB" w:rsidDel="00D660A2">
          <w:rPr>
            <w:rFonts w:ascii="Courier New" w:hAnsi="Courier New" w:eastAsia="Consolas" w:cs="Courier New"/>
            <w:color w:val="434F54"/>
            <w:sz w:val="16"/>
            <w:szCs w:val="16"/>
            <w:rPrChange w:author="Vaught, Jacob" w:date="2023-12-08T23:20:00Z" w:id="2637">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2638">
              <w:rPr>
                <w:rFonts w:ascii="Consolas" w:hAnsi="Consolas" w:eastAsia="Consolas" w:cs="Consolas"/>
                <w:color w:val="4E5B61"/>
                <w:sz w:val="16"/>
                <w:szCs w:val="16"/>
              </w:rPr>
            </w:rPrChange>
          </w:rPr>
          <w:delText>;</w:delText>
        </w:r>
        <w:r w:rsidRPr="007B56CB" w:rsidDel="00D660A2">
          <w:rPr>
            <w:rFonts w:ascii="Courier New" w:hAnsi="Courier New" w:eastAsia="Consolas" w:cs="Courier New"/>
            <w:color w:val="95A5A6"/>
            <w:sz w:val="16"/>
            <w:szCs w:val="16"/>
            <w:rPrChange w:author="Vaught, Jacob" w:date="2023-12-08T23:20:00Z" w:id="2639">
              <w:rPr>
                <w:rFonts w:ascii="Consolas" w:hAnsi="Consolas" w:eastAsia="Consolas" w:cs="Consolas"/>
                <w:color w:val="95A5A6"/>
                <w:sz w:val="16"/>
                <w:szCs w:val="16"/>
              </w:rPr>
            </w:rPrChange>
          </w:rPr>
          <w:delText xml:space="preserve"> // Set sensor right as input</w:delText>
        </w:r>
      </w:del>
    </w:p>
    <w:p w:rsidRPr="007B56CB" w:rsidR="00022ED2" w:rsidDel="00D660A2" w:rsidP="004B7877" w:rsidRDefault="3A626A86" w14:paraId="11D2670E" w14:textId="0EE6DEE7">
      <w:pPr>
        <w:spacing w:after="0" w:line="240" w:lineRule="auto"/>
        <w:rPr>
          <w:del w:author="Vaught, Jacob" w:date="2023-12-09T00:25:00Z" w:id="2640"/>
          <w:rFonts w:ascii="Courier New" w:hAnsi="Courier New" w:cs="Courier New"/>
          <w:sz w:val="16"/>
          <w:szCs w:val="16"/>
          <w:rPrChange w:author="Vaught, Jacob" w:date="2023-12-08T23:20:00Z" w:id="2641">
            <w:rPr>
              <w:del w:author="Vaught, Jacob" w:date="2023-12-09T00:25:00Z" w:id="2642"/>
              <w:sz w:val="16"/>
              <w:szCs w:val="16"/>
            </w:rPr>
          </w:rPrChange>
        </w:rPr>
      </w:pPr>
      <w:del w:author="Vaught, Jacob" w:date="2023-12-09T00:25:00Z" w:id="2643">
        <w:r w:rsidRPr="007B56CB" w:rsidDel="00D660A2">
          <w:rPr>
            <w:rFonts w:ascii="Courier New" w:hAnsi="Courier New" w:eastAsia="Consolas" w:cs="Courier New"/>
            <w:color w:val="4E5B61"/>
            <w:sz w:val="16"/>
            <w:szCs w:val="16"/>
            <w:rPrChange w:author="Vaught, Jacob" w:date="2023-12-08T23:20:00Z" w:id="2644">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D35400"/>
            <w:sz w:val="16"/>
            <w:szCs w:val="16"/>
            <w:rPrChange w:author="Vaught, Jacob" w:date="2023-12-08T23:20:00Z" w:id="2645">
              <w:rPr>
                <w:rFonts w:ascii="Consolas" w:hAnsi="Consolas" w:eastAsia="Consolas" w:cs="Consolas"/>
                <w:color w:val="D35400"/>
                <w:sz w:val="16"/>
                <w:szCs w:val="16"/>
              </w:rPr>
            </w:rPrChange>
          </w:rPr>
          <w:delText>pinMode</w:delText>
        </w:r>
        <w:r w:rsidRPr="007B56CB" w:rsidDel="00D660A2">
          <w:rPr>
            <w:rFonts w:ascii="Courier New" w:hAnsi="Courier New" w:eastAsia="Consolas" w:cs="Courier New"/>
            <w:color w:val="434F54"/>
            <w:sz w:val="16"/>
            <w:szCs w:val="16"/>
            <w:rPrChange w:author="Vaught, Jacob" w:date="2023-12-08T23:20:00Z" w:id="2646">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2647">
              <w:rPr>
                <w:rFonts w:ascii="Consolas" w:hAnsi="Consolas" w:eastAsia="Consolas" w:cs="Consolas"/>
                <w:color w:val="4E5B61"/>
                <w:sz w:val="16"/>
                <w:szCs w:val="16"/>
              </w:rPr>
            </w:rPrChange>
          </w:rPr>
          <w:delText>red, OUTPUT</w:delText>
        </w:r>
        <w:r w:rsidRPr="007B56CB" w:rsidDel="00D660A2">
          <w:rPr>
            <w:rFonts w:ascii="Courier New" w:hAnsi="Courier New" w:eastAsia="Consolas" w:cs="Courier New"/>
            <w:color w:val="434F54"/>
            <w:sz w:val="16"/>
            <w:szCs w:val="16"/>
            <w:rPrChange w:author="Vaught, Jacob" w:date="2023-12-08T23:20:00Z" w:id="2648">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2649">
              <w:rPr>
                <w:rFonts w:ascii="Consolas" w:hAnsi="Consolas" w:eastAsia="Consolas" w:cs="Consolas"/>
                <w:color w:val="4E5B61"/>
                <w:sz w:val="16"/>
                <w:szCs w:val="16"/>
              </w:rPr>
            </w:rPrChange>
          </w:rPr>
          <w:delText>;</w:delText>
        </w:r>
      </w:del>
    </w:p>
    <w:p w:rsidRPr="007B56CB" w:rsidR="00022ED2" w:rsidDel="00D660A2" w:rsidP="004B7877" w:rsidRDefault="3A626A86" w14:paraId="49BE77CD" w14:textId="310A750A">
      <w:pPr>
        <w:spacing w:after="0" w:line="240" w:lineRule="auto"/>
        <w:rPr>
          <w:del w:author="Vaught, Jacob" w:date="2023-12-09T00:25:00Z" w:id="2650"/>
          <w:rFonts w:ascii="Courier New" w:hAnsi="Courier New" w:cs="Courier New"/>
          <w:sz w:val="16"/>
          <w:szCs w:val="16"/>
          <w:rPrChange w:author="Vaught, Jacob" w:date="2023-12-08T23:20:00Z" w:id="2651">
            <w:rPr>
              <w:del w:author="Vaught, Jacob" w:date="2023-12-09T00:25:00Z" w:id="2652"/>
              <w:sz w:val="16"/>
              <w:szCs w:val="16"/>
            </w:rPr>
          </w:rPrChange>
        </w:rPr>
      </w:pPr>
      <w:del w:author="Vaught, Jacob" w:date="2023-12-09T00:25:00Z" w:id="2653">
        <w:r w:rsidRPr="007B56CB" w:rsidDel="00D660A2">
          <w:rPr>
            <w:rFonts w:ascii="Courier New" w:hAnsi="Courier New" w:eastAsia="Consolas" w:cs="Courier New"/>
            <w:color w:val="4E5B61"/>
            <w:sz w:val="16"/>
            <w:szCs w:val="16"/>
            <w:rPrChange w:author="Vaught, Jacob" w:date="2023-12-08T23:20:00Z" w:id="2654">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D35400"/>
            <w:sz w:val="16"/>
            <w:szCs w:val="16"/>
            <w:rPrChange w:author="Vaught, Jacob" w:date="2023-12-08T23:20:00Z" w:id="2655">
              <w:rPr>
                <w:rFonts w:ascii="Consolas" w:hAnsi="Consolas" w:eastAsia="Consolas" w:cs="Consolas"/>
                <w:color w:val="D35400"/>
                <w:sz w:val="16"/>
                <w:szCs w:val="16"/>
              </w:rPr>
            </w:rPrChange>
          </w:rPr>
          <w:delText>pinMode</w:delText>
        </w:r>
        <w:r w:rsidRPr="007B56CB" w:rsidDel="00D660A2">
          <w:rPr>
            <w:rFonts w:ascii="Courier New" w:hAnsi="Courier New" w:eastAsia="Consolas" w:cs="Courier New"/>
            <w:color w:val="434F54"/>
            <w:sz w:val="16"/>
            <w:szCs w:val="16"/>
            <w:rPrChange w:author="Vaught, Jacob" w:date="2023-12-08T23:20:00Z" w:id="2656">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2657">
              <w:rPr>
                <w:rFonts w:ascii="Consolas" w:hAnsi="Consolas" w:eastAsia="Consolas" w:cs="Consolas"/>
                <w:color w:val="4E5B61"/>
                <w:sz w:val="16"/>
                <w:szCs w:val="16"/>
              </w:rPr>
            </w:rPrChange>
          </w:rPr>
          <w:delText>green, OUTPUT</w:delText>
        </w:r>
        <w:r w:rsidRPr="007B56CB" w:rsidDel="00D660A2">
          <w:rPr>
            <w:rFonts w:ascii="Courier New" w:hAnsi="Courier New" w:eastAsia="Consolas" w:cs="Courier New"/>
            <w:color w:val="434F54"/>
            <w:sz w:val="16"/>
            <w:szCs w:val="16"/>
            <w:rPrChange w:author="Vaught, Jacob" w:date="2023-12-08T23:20:00Z" w:id="2658">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2659">
              <w:rPr>
                <w:rFonts w:ascii="Consolas" w:hAnsi="Consolas" w:eastAsia="Consolas" w:cs="Consolas"/>
                <w:color w:val="4E5B61"/>
                <w:sz w:val="16"/>
                <w:szCs w:val="16"/>
              </w:rPr>
            </w:rPrChange>
          </w:rPr>
          <w:delText>;</w:delText>
        </w:r>
      </w:del>
    </w:p>
    <w:p w:rsidRPr="007B56CB" w:rsidR="00022ED2" w:rsidDel="00D660A2" w:rsidP="004B7877" w:rsidRDefault="3A626A86" w14:paraId="744250B5" w14:textId="368C5231">
      <w:pPr>
        <w:spacing w:after="0" w:line="240" w:lineRule="auto"/>
        <w:rPr>
          <w:del w:author="Vaught, Jacob" w:date="2023-12-09T00:25:00Z" w:id="2660"/>
          <w:rFonts w:ascii="Courier New" w:hAnsi="Courier New" w:cs="Courier New"/>
          <w:sz w:val="16"/>
          <w:szCs w:val="16"/>
          <w:rPrChange w:author="Vaught, Jacob" w:date="2023-12-08T23:20:00Z" w:id="2661">
            <w:rPr>
              <w:del w:author="Vaught, Jacob" w:date="2023-12-09T00:25:00Z" w:id="2662"/>
              <w:sz w:val="16"/>
              <w:szCs w:val="16"/>
            </w:rPr>
          </w:rPrChange>
        </w:rPr>
      </w:pPr>
      <w:del w:author="Vaught, Jacob" w:date="2023-12-09T00:25:00Z" w:id="2663">
        <w:r w:rsidRPr="007B56CB" w:rsidDel="00D660A2">
          <w:rPr>
            <w:rFonts w:ascii="Courier New" w:hAnsi="Courier New" w:eastAsia="Consolas" w:cs="Courier New"/>
            <w:color w:val="4E5B61"/>
            <w:sz w:val="16"/>
            <w:szCs w:val="16"/>
            <w:rPrChange w:author="Vaught, Jacob" w:date="2023-12-08T23:20:00Z" w:id="2664">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D35400"/>
            <w:sz w:val="16"/>
            <w:szCs w:val="16"/>
            <w:rPrChange w:author="Vaught, Jacob" w:date="2023-12-08T23:20:00Z" w:id="2665">
              <w:rPr>
                <w:rFonts w:ascii="Consolas" w:hAnsi="Consolas" w:eastAsia="Consolas" w:cs="Consolas"/>
                <w:color w:val="D35400"/>
                <w:sz w:val="16"/>
                <w:szCs w:val="16"/>
              </w:rPr>
            </w:rPrChange>
          </w:rPr>
          <w:delText>pinMode</w:delText>
        </w:r>
        <w:r w:rsidRPr="007B56CB" w:rsidDel="00D660A2">
          <w:rPr>
            <w:rFonts w:ascii="Courier New" w:hAnsi="Courier New" w:eastAsia="Consolas" w:cs="Courier New"/>
            <w:color w:val="434F54"/>
            <w:sz w:val="16"/>
            <w:szCs w:val="16"/>
            <w:rPrChange w:author="Vaught, Jacob" w:date="2023-12-08T23:20:00Z" w:id="2666">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2667">
              <w:rPr>
                <w:rFonts w:ascii="Consolas" w:hAnsi="Consolas" w:eastAsia="Consolas" w:cs="Consolas"/>
                <w:color w:val="4E5B61"/>
                <w:sz w:val="16"/>
                <w:szCs w:val="16"/>
              </w:rPr>
            </w:rPrChange>
          </w:rPr>
          <w:delText>yellow, OUTPUT</w:delText>
        </w:r>
        <w:r w:rsidRPr="007B56CB" w:rsidDel="00D660A2">
          <w:rPr>
            <w:rFonts w:ascii="Courier New" w:hAnsi="Courier New" w:eastAsia="Consolas" w:cs="Courier New"/>
            <w:color w:val="434F54"/>
            <w:sz w:val="16"/>
            <w:szCs w:val="16"/>
            <w:rPrChange w:author="Vaught, Jacob" w:date="2023-12-08T23:20:00Z" w:id="2668">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2669">
              <w:rPr>
                <w:rFonts w:ascii="Consolas" w:hAnsi="Consolas" w:eastAsia="Consolas" w:cs="Consolas"/>
                <w:color w:val="4E5B61"/>
                <w:sz w:val="16"/>
                <w:szCs w:val="16"/>
              </w:rPr>
            </w:rPrChange>
          </w:rPr>
          <w:delText>;</w:delText>
        </w:r>
      </w:del>
    </w:p>
    <w:p w:rsidRPr="007B56CB" w:rsidR="00022ED2" w:rsidDel="00D660A2" w:rsidP="004B7877" w:rsidRDefault="3A626A86" w14:paraId="7BA52763" w14:textId="0758BD3D">
      <w:pPr>
        <w:spacing w:after="0" w:line="240" w:lineRule="auto"/>
        <w:rPr>
          <w:del w:author="Vaught, Jacob" w:date="2023-12-09T00:25:00Z" w:id="2670"/>
          <w:rFonts w:ascii="Courier New" w:hAnsi="Courier New" w:cs="Courier New"/>
          <w:sz w:val="16"/>
          <w:szCs w:val="16"/>
          <w:rPrChange w:author="Vaught, Jacob" w:date="2023-12-08T23:20:00Z" w:id="2671">
            <w:rPr>
              <w:del w:author="Vaught, Jacob" w:date="2023-12-09T00:25:00Z" w:id="2672"/>
              <w:sz w:val="16"/>
              <w:szCs w:val="16"/>
            </w:rPr>
          </w:rPrChange>
        </w:rPr>
      </w:pPr>
      <w:del w:author="Vaught, Jacob" w:date="2023-12-09T00:25:00Z" w:id="2673">
        <w:r w:rsidRPr="007B56CB" w:rsidDel="00D660A2">
          <w:rPr>
            <w:rFonts w:ascii="Courier New" w:hAnsi="Courier New" w:eastAsia="Consolas" w:cs="Courier New"/>
            <w:color w:val="4E5B61"/>
            <w:sz w:val="16"/>
            <w:szCs w:val="16"/>
            <w:rPrChange w:author="Vaught, Jacob" w:date="2023-12-08T23:20:00Z" w:id="2674">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D35400"/>
            <w:sz w:val="16"/>
            <w:szCs w:val="16"/>
            <w:rPrChange w:author="Vaught, Jacob" w:date="2023-12-08T23:20:00Z" w:id="2675">
              <w:rPr>
                <w:rFonts w:ascii="Consolas" w:hAnsi="Consolas" w:eastAsia="Consolas" w:cs="Consolas"/>
                <w:color w:val="D35400"/>
                <w:sz w:val="16"/>
                <w:szCs w:val="16"/>
              </w:rPr>
            </w:rPrChange>
          </w:rPr>
          <w:delText>pinMode</w:delText>
        </w:r>
        <w:r w:rsidRPr="007B56CB" w:rsidDel="00D660A2">
          <w:rPr>
            <w:rFonts w:ascii="Courier New" w:hAnsi="Courier New" w:eastAsia="Consolas" w:cs="Courier New"/>
            <w:color w:val="434F54"/>
            <w:sz w:val="16"/>
            <w:szCs w:val="16"/>
            <w:rPrChange w:author="Vaught, Jacob" w:date="2023-12-08T23:20:00Z" w:id="2676">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2677">
              <w:rPr>
                <w:rFonts w:ascii="Consolas" w:hAnsi="Consolas" w:eastAsia="Consolas" w:cs="Consolas"/>
                <w:color w:val="4E5B61"/>
                <w:sz w:val="16"/>
                <w:szCs w:val="16"/>
              </w:rPr>
            </w:rPrChange>
          </w:rPr>
          <w:delText>motorPinA, OUTPUT</w:delText>
        </w:r>
        <w:r w:rsidRPr="007B56CB" w:rsidDel="00D660A2">
          <w:rPr>
            <w:rFonts w:ascii="Courier New" w:hAnsi="Courier New" w:eastAsia="Consolas" w:cs="Courier New"/>
            <w:color w:val="434F54"/>
            <w:sz w:val="16"/>
            <w:szCs w:val="16"/>
            <w:rPrChange w:author="Vaught, Jacob" w:date="2023-12-08T23:20:00Z" w:id="2678">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2679">
              <w:rPr>
                <w:rFonts w:ascii="Consolas" w:hAnsi="Consolas" w:eastAsia="Consolas" w:cs="Consolas"/>
                <w:color w:val="4E5B61"/>
                <w:sz w:val="16"/>
                <w:szCs w:val="16"/>
              </w:rPr>
            </w:rPrChange>
          </w:rPr>
          <w:delText>;</w:delText>
        </w:r>
        <w:r w:rsidRPr="007B56CB" w:rsidDel="00D660A2">
          <w:rPr>
            <w:rFonts w:ascii="Courier New" w:hAnsi="Courier New" w:eastAsia="Consolas" w:cs="Courier New"/>
            <w:color w:val="95A5A6"/>
            <w:sz w:val="16"/>
            <w:szCs w:val="16"/>
            <w:rPrChange w:author="Vaught, Jacob" w:date="2023-12-08T23:20:00Z" w:id="2680">
              <w:rPr>
                <w:rFonts w:ascii="Consolas" w:hAnsi="Consolas" w:eastAsia="Consolas" w:cs="Consolas"/>
                <w:color w:val="95A5A6"/>
                <w:sz w:val="16"/>
                <w:szCs w:val="16"/>
              </w:rPr>
            </w:rPrChange>
          </w:rPr>
          <w:delText xml:space="preserve"> // Set motor pin A as output</w:delText>
        </w:r>
      </w:del>
    </w:p>
    <w:p w:rsidRPr="007B56CB" w:rsidR="00022ED2" w:rsidDel="00D660A2" w:rsidP="004B7877" w:rsidRDefault="3A626A86" w14:paraId="1F89A852" w14:textId="3B1E9DBF">
      <w:pPr>
        <w:spacing w:after="0" w:line="240" w:lineRule="auto"/>
        <w:rPr>
          <w:del w:author="Vaught, Jacob" w:date="2023-12-09T00:25:00Z" w:id="2681"/>
          <w:rFonts w:ascii="Courier New" w:hAnsi="Courier New" w:cs="Courier New"/>
          <w:sz w:val="16"/>
          <w:szCs w:val="16"/>
          <w:rPrChange w:author="Vaught, Jacob" w:date="2023-12-08T23:20:00Z" w:id="2682">
            <w:rPr>
              <w:del w:author="Vaught, Jacob" w:date="2023-12-09T00:25:00Z" w:id="2683"/>
              <w:sz w:val="16"/>
              <w:szCs w:val="16"/>
            </w:rPr>
          </w:rPrChange>
        </w:rPr>
      </w:pPr>
      <w:del w:author="Vaught, Jacob" w:date="2023-12-09T00:25:00Z" w:id="2684">
        <w:r w:rsidRPr="007B56CB" w:rsidDel="00D660A2">
          <w:rPr>
            <w:rFonts w:ascii="Courier New" w:hAnsi="Courier New" w:eastAsia="Consolas" w:cs="Courier New"/>
            <w:color w:val="4E5B61"/>
            <w:sz w:val="16"/>
            <w:szCs w:val="16"/>
            <w:rPrChange w:author="Vaught, Jacob" w:date="2023-12-08T23:20:00Z" w:id="2685">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D35400"/>
            <w:sz w:val="16"/>
            <w:szCs w:val="16"/>
            <w:rPrChange w:author="Vaught, Jacob" w:date="2023-12-08T23:20:00Z" w:id="2686">
              <w:rPr>
                <w:rFonts w:ascii="Consolas" w:hAnsi="Consolas" w:eastAsia="Consolas" w:cs="Consolas"/>
                <w:color w:val="D35400"/>
                <w:sz w:val="16"/>
                <w:szCs w:val="16"/>
              </w:rPr>
            </w:rPrChange>
          </w:rPr>
          <w:delText>pinMode</w:delText>
        </w:r>
        <w:r w:rsidRPr="007B56CB" w:rsidDel="00D660A2">
          <w:rPr>
            <w:rFonts w:ascii="Courier New" w:hAnsi="Courier New" w:eastAsia="Consolas" w:cs="Courier New"/>
            <w:color w:val="434F54"/>
            <w:sz w:val="16"/>
            <w:szCs w:val="16"/>
            <w:rPrChange w:author="Vaught, Jacob" w:date="2023-12-08T23:20:00Z" w:id="2687">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2688">
              <w:rPr>
                <w:rFonts w:ascii="Consolas" w:hAnsi="Consolas" w:eastAsia="Consolas" w:cs="Consolas"/>
                <w:color w:val="4E5B61"/>
                <w:sz w:val="16"/>
                <w:szCs w:val="16"/>
              </w:rPr>
            </w:rPrChange>
          </w:rPr>
          <w:delText>motorPinB, OUTPUT</w:delText>
        </w:r>
        <w:r w:rsidRPr="007B56CB" w:rsidDel="00D660A2">
          <w:rPr>
            <w:rFonts w:ascii="Courier New" w:hAnsi="Courier New" w:eastAsia="Consolas" w:cs="Courier New"/>
            <w:color w:val="434F54"/>
            <w:sz w:val="16"/>
            <w:szCs w:val="16"/>
            <w:rPrChange w:author="Vaught, Jacob" w:date="2023-12-08T23:20:00Z" w:id="2689">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2690">
              <w:rPr>
                <w:rFonts w:ascii="Consolas" w:hAnsi="Consolas" w:eastAsia="Consolas" w:cs="Consolas"/>
                <w:color w:val="4E5B61"/>
                <w:sz w:val="16"/>
                <w:szCs w:val="16"/>
              </w:rPr>
            </w:rPrChange>
          </w:rPr>
          <w:delText>;</w:delText>
        </w:r>
        <w:r w:rsidRPr="007B56CB" w:rsidDel="00D660A2">
          <w:rPr>
            <w:rFonts w:ascii="Courier New" w:hAnsi="Courier New" w:eastAsia="Consolas" w:cs="Courier New"/>
            <w:color w:val="95A5A6"/>
            <w:sz w:val="16"/>
            <w:szCs w:val="16"/>
            <w:rPrChange w:author="Vaught, Jacob" w:date="2023-12-08T23:20:00Z" w:id="2691">
              <w:rPr>
                <w:rFonts w:ascii="Consolas" w:hAnsi="Consolas" w:eastAsia="Consolas" w:cs="Consolas"/>
                <w:color w:val="95A5A6"/>
                <w:sz w:val="16"/>
                <w:szCs w:val="16"/>
              </w:rPr>
            </w:rPrChange>
          </w:rPr>
          <w:delText xml:space="preserve"> // Set motor pin B as output</w:delText>
        </w:r>
      </w:del>
    </w:p>
    <w:p w:rsidRPr="007B56CB" w:rsidR="00022ED2" w:rsidDel="00D660A2" w:rsidP="004B7877" w:rsidRDefault="3A626A86" w14:paraId="480309BD" w14:textId="691F72DD">
      <w:pPr>
        <w:spacing w:after="0" w:line="240" w:lineRule="auto"/>
        <w:rPr>
          <w:del w:author="Vaught, Jacob" w:date="2023-12-09T00:25:00Z" w:id="2692"/>
          <w:rFonts w:ascii="Courier New" w:hAnsi="Courier New" w:cs="Courier New"/>
          <w:sz w:val="16"/>
          <w:szCs w:val="16"/>
          <w:rPrChange w:author="Vaught, Jacob" w:date="2023-12-08T23:20:00Z" w:id="2693">
            <w:rPr>
              <w:del w:author="Vaught, Jacob" w:date="2023-12-09T00:25:00Z" w:id="2694"/>
              <w:sz w:val="16"/>
              <w:szCs w:val="16"/>
            </w:rPr>
          </w:rPrChange>
        </w:rPr>
      </w:pPr>
      <w:del w:author="Vaught, Jacob" w:date="2023-12-09T00:25:00Z" w:id="2695">
        <w:r w:rsidRPr="007B56CB" w:rsidDel="00D660A2">
          <w:rPr>
            <w:rFonts w:ascii="Courier New" w:hAnsi="Courier New" w:eastAsia="Consolas" w:cs="Courier New"/>
            <w:color w:val="4E5B61"/>
            <w:sz w:val="16"/>
            <w:szCs w:val="16"/>
            <w:rPrChange w:author="Vaught, Jacob" w:date="2023-12-08T23:20:00Z" w:id="2696">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D35400"/>
            <w:sz w:val="16"/>
            <w:szCs w:val="16"/>
            <w:rPrChange w:author="Vaught, Jacob" w:date="2023-12-08T23:20:00Z" w:id="2697">
              <w:rPr>
                <w:rFonts w:ascii="Consolas" w:hAnsi="Consolas" w:eastAsia="Consolas" w:cs="Consolas"/>
                <w:color w:val="D35400"/>
                <w:sz w:val="16"/>
                <w:szCs w:val="16"/>
              </w:rPr>
            </w:rPrChange>
          </w:rPr>
          <w:delText>pinMode</w:delText>
        </w:r>
        <w:r w:rsidRPr="007B56CB" w:rsidDel="00D660A2">
          <w:rPr>
            <w:rFonts w:ascii="Courier New" w:hAnsi="Courier New" w:eastAsia="Consolas" w:cs="Courier New"/>
            <w:color w:val="434F54"/>
            <w:sz w:val="16"/>
            <w:szCs w:val="16"/>
            <w:rPrChange w:author="Vaught, Jacob" w:date="2023-12-08T23:20:00Z" w:id="2698">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2699">
              <w:rPr>
                <w:rFonts w:ascii="Consolas" w:hAnsi="Consolas" w:eastAsia="Consolas" w:cs="Consolas"/>
                <w:color w:val="4E5B61"/>
                <w:sz w:val="16"/>
                <w:szCs w:val="16"/>
              </w:rPr>
            </w:rPrChange>
          </w:rPr>
          <w:delText>bumperPin, INPUT_PULLUP</w:delText>
        </w:r>
        <w:r w:rsidRPr="007B56CB" w:rsidDel="00D660A2">
          <w:rPr>
            <w:rFonts w:ascii="Courier New" w:hAnsi="Courier New" w:eastAsia="Consolas" w:cs="Courier New"/>
            <w:color w:val="434F54"/>
            <w:sz w:val="16"/>
            <w:szCs w:val="16"/>
            <w:rPrChange w:author="Vaught, Jacob" w:date="2023-12-08T23:20:00Z" w:id="2700">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2701">
              <w:rPr>
                <w:rFonts w:ascii="Consolas" w:hAnsi="Consolas" w:eastAsia="Consolas" w:cs="Consolas"/>
                <w:color w:val="4E5B61"/>
                <w:sz w:val="16"/>
                <w:szCs w:val="16"/>
              </w:rPr>
            </w:rPrChange>
          </w:rPr>
          <w:delText>;</w:delText>
        </w:r>
        <w:r w:rsidRPr="007B56CB" w:rsidDel="00D660A2">
          <w:rPr>
            <w:rFonts w:ascii="Courier New" w:hAnsi="Courier New" w:eastAsia="Consolas" w:cs="Courier New"/>
            <w:color w:val="95A5A6"/>
            <w:sz w:val="16"/>
            <w:szCs w:val="16"/>
            <w:rPrChange w:author="Vaught, Jacob" w:date="2023-12-08T23:20:00Z" w:id="2702">
              <w:rPr>
                <w:rFonts w:ascii="Consolas" w:hAnsi="Consolas" w:eastAsia="Consolas" w:cs="Consolas"/>
                <w:color w:val="95A5A6"/>
                <w:sz w:val="16"/>
                <w:szCs w:val="16"/>
              </w:rPr>
            </w:rPrChange>
          </w:rPr>
          <w:delText xml:space="preserve"> // Initialize button pin as input</w:delText>
        </w:r>
      </w:del>
    </w:p>
    <w:p w:rsidRPr="007B56CB" w:rsidR="00022ED2" w:rsidDel="00D660A2" w:rsidP="004B7877" w:rsidRDefault="3A626A86" w14:paraId="7B6FC359" w14:textId="6C24566A">
      <w:pPr>
        <w:spacing w:after="0" w:line="240" w:lineRule="auto"/>
        <w:rPr>
          <w:del w:author="Vaught, Jacob" w:date="2023-12-09T00:25:00Z" w:id="2703"/>
          <w:rFonts w:ascii="Courier New" w:hAnsi="Courier New" w:cs="Courier New"/>
          <w:sz w:val="16"/>
          <w:szCs w:val="16"/>
          <w:rPrChange w:author="Vaught, Jacob" w:date="2023-12-08T23:20:00Z" w:id="2704">
            <w:rPr>
              <w:del w:author="Vaught, Jacob" w:date="2023-12-09T00:25:00Z" w:id="2705"/>
              <w:sz w:val="16"/>
              <w:szCs w:val="16"/>
            </w:rPr>
          </w:rPrChange>
        </w:rPr>
      </w:pPr>
      <w:del w:author="Vaught, Jacob" w:date="2023-12-09T00:25:00Z" w:id="2706">
        <w:r w:rsidRPr="007B56CB" w:rsidDel="00D660A2">
          <w:rPr>
            <w:rFonts w:ascii="Courier New" w:hAnsi="Courier New" w:eastAsia="Consolas" w:cs="Courier New"/>
            <w:color w:val="4E5B61"/>
            <w:sz w:val="16"/>
            <w:szCs w:val="16"/>
            <w:rPrChange w:author="Vaught, Jacob" w:date="2023-12-08T23:20:00Z" w:id="2707">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D35400"/>
            <w:sz w:val="16"/>
            <w:szCs w:val="16"/>
            <w:rPrChange w:author="Vaught, Jacob" w:date="2023-12-08T23:20:00Z" w:id="2708">
              <w:rPr>
                <w:rFonts w:ascii="Consolas" w:hAnsi="Consolas" w:eastAsia="Consolas" w:cs="Consolas"/>
                <w:color w:val="D35400"/>
                <w:sz w:val="16"/>
                <w:szCs w:val="16"/>
              </w:rPr>
            </w:rPrChange>
          </w:rPr>
          <w:delText>digitalWrite</w:delText>
        </w:r>
        <w:r w:rsidRPr="007B56CB" w:rsidDel="00D660A2">
          <w:rPr>
            <w:rFonts w:ascii="Courier New" w:hAnsi="Courier New" w:eastAsia="Consolas" w:cs="Courier New"/>
            <w:color w:val="434F54"/>
            <w:sz w:val="16"/>
            <w:szCs w:val="16"/>
            <w:rPrChange w:author="Vaught, Jacob" w:date="2023-12-08T23:20:00Z" w:id="2709">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2710">
              <w:rPr>
                <w:rFonts w:ascii="Consolas" w:hAnsi="Consolas" w:eastAsia="Consolas" w:cs="Consolas"/>
                <w:color w:val="4E5B61"/>
                <w:sz w:val="16"/>
                <w:szCs w:val="16"/>
              </w:rPr>
            </w:rPrChange>
          </w:rPr>
          <w:delText>motorPinA, HIGH</w:delText>
        </w:r>
        <w:r w:rsidRPr="007B56CB" w:rsidDel="00D660A2">
          <w:rPr>
            <w:rFonts w:ascii="Courier New" w:hAnsi="Courier New" w:eastAsia="Consolas" w:cs="Courier New"/>
            <w:color w:val="434F54"/>
            <w:sz w:val="16"/>
            <w:szCs w:val="16"/>
            <w:rPrChange w:author="Vaught, Jacob" w:date="2023-12-08T23:20:00Z" w:id="2711">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2712">
              <w:rPr>
                <w:rFonts w:ascii="Consolas" w:hAnsi="Consolas" w:eastAsia="Consolas" w:cs="Consolas"/>
                <w:color w:val="4E5B61"/>
                <w:sz w:val="16"/>
                <w:szCs w:val="16"/>
              </w:rPr>
            </w:rPrChange>
          </w:rPr>
          <w:delText>;</w:delText>
        </w:r>
        <w:r w:rsidRPr="007B56CB" w:rsidDel="00D660A2">
          <w:rPr>
            <w:rFonts w:ascii="Courier New" w:hAnsi="Courier New" w:eastAsia="Consolas" w:cs="Courier New"/>
            <w:color w:val="95A5A6"/>
            <w:sz w:val="16"/>
            <w:szCs w:val="16"/>
            <w:rPrChange w:author="Vaught, Jacob" w:date="2023-12-08T23:20:00Z" w:id="2713">
              <w:rPr>
                <w:rFonts w:ascii="Consolas" w:hAnsi="Consolas" w:eastAsia="Consolas" w:cs="Consolas"/>
                <w:color w:val="95A5A6"/>
                <w:sz w:val="16"/>
                <w:szCs w:val="16"/>
              </w:rPr>
            </w:rPrChange>
          </w:rPr>
          <w:delText xml:space="preserve"> // Initialize motor pin A</w:delText>
        </w:r>
      </w:del>
    </w:p>
    <w:p w:rsidRPr="007B56CB" w:rsidR="00022ED2" w:rsidDel="00D660A2" w:rsidP="004B7877" w:rsidRDefault="3A626A86" w14:paraId="5E16FD3A" w14:textId="143BFCA6">
      <w:pPr>
        <w:spacing w:after="0" w:line="240" w:lineRule="auto"/>
        <w:rPr>
          <w:del w:author="Vaught, Jacob" w:date="2023-12-09T00:25:00Z" w:id="2714"/>
          <w:rFonts w:ascii="Courier New" w:hAnsi="Courier New" w:cs="Courier New"/>
          <w:sz w:val="16"/>
          <w:szCs w:val="16"/>
          <w:rPrChange w:author="Vaught, Jacob" w:date="2023-12-08T23:20:00Z" w:id="2715">
            <w:rPr>
              <w:del w:author="Vaught, Jacob" w:date="2023-12-09T00:25:00Z" w:id="2716"/>
              <w:sz w:val="16"/>
              <w:szCs w:val="16"/>
            </w:rPr>
          </w:rPrChange>
        </w:rPr>
      </w:pPr>
      <w:del w:author="Vaught, Jacob" w:date="2023-12-09T00:25:00Z" w:id="2717">
        <w:r w:rsidRPr="007B56CB" w:rsidDel="00D660A2">
          <w:rPr>
            <w:rFonts w:ascii="Courier New" w:hAnsi="Courier New" w:eastAsia="Consolas" w:cs="Courier New"/>
            <w:color w:val="4E5B61"/>
            <w:sz w:val="16"/>
            <w:szCs w:val="16"/>
            <w:rPrChange w:author="Vaught, Jacob" w:date="2023-12-08T23:20:00Z" w:id="2718">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D35400"/>
            <w:sz w:val="16"/>
            <w:szCs w:val="16"/>
            <w:rPrChange w:author="Vaught, Jacob" w:date="2023-12-08T23:20:00Z" w:id="2719">
              <w:rPr>
                <w:rFonts w:ascii="Consolas" w:hAnsi="Consolas" w:eastAsia="Consolas" w:cs="Consolas"/>
                <w:color w:val="D35400"/>
                <w:sz w:val="16"/>
                <w:szCs w:val="16"/>
              </w:rPr>
            </w:rPrChange>
          </w:rPr>
          <w:delText>digitalWrite</w:delText>
        </w:r>
        <w:r w:rsidRPr="007B56CB" w:rsidDel="00D660A2">
          <w:rPr>
            <w:rFonts w:ascii="Courier New" w:hAnsi="Courier New" w:eastAsia="Consolas" w:cs="Courier New"/>
            <w:color w:val="434F54"/>
            <w:sz w:val="16"/>
            <w:szCs w:val="16"/>
            <w:rPrChange w:author="Vaught, Jacob" w:date="2023-12-08T23:20:00Z" w:id="2720">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2721">
              <w:rPr>
                <w:rFonts w:ascii="Consolas" w:hAnsi="Consolas" w:eastAsia="Consolas" w:cs="Consolas"/>
                <w:color w:val="4E5B61"/>
                <w:sz w:val="16"/>
                <w:szCs w:val="16"/>
              </w:rPr>
            </w:rPrChange>
          </w:rPr>
          <w:delText>motorPinB, HIGH</w:delText>
        </w:r>
        <w:r w:rsidRPr="007B56CB" w:rsidDel="00D660A2">
          <w:rPr>
            <w:rFonts w:ascii="Courier New" w:hAnsi="Courier New" w:eastAsia="Consolas" w:cs="Courier New"/>
            <w:color w:val="434F54"/>
            <w:sz w:val="16"/>
            <w:szCs w:val="16"/>
            <w:rPrChange w:author="Vaught, Jacob" w:date="2023-12-08T23:20:00Z" w:id="2722">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2723">
              <w:rPr>
                <w:rFonts w:ascii="Consolas" w:hAnsi="Consolas" w:eastAsia="Consolas" w:cs="Consolas"/>
                <w:color w:val="4E5B61"/>
                <w:sz w:val="16"/>
                <w:szCs w:val="16"/>
              </w:rPr>
            </w:rPrChange>
          </w:rPr>
          <w:delText>;</w:delText>
        </w:r>
        <w:r w:rsidRPr="007B56CB" w:rsidDel="00D660A2">
          <w:rPr>
            <w:rFonts w:ascii="Courier New" w:hAnsi="Courier New" w:eastAsia="Consolas" w:cs="Courier New"/>
            <w:color w:val="95A5A6"/>
            <w:sz w:val="16"/>
            <w:szCs w:val="16"/>
            <w:rPrChange w:author="Vaught, Jacob" w:date="2023-12-08T23:20:00Z" w:id="2724">
              <w:rPr>
                <w:rFonts w:ascii="Consolas" w:hAnsi="Consolas" w:eastAsia="Consolas" w:cs="Consolas"/>
                <w:color w:val="95A5A6"/>
                <w:sz w:val="16"/>
                <w:szCs w:val="16"/>
              </w:rPr>
            </w:rPrChange>
          </w:rPr>
          <w:delText xml:space="preserve"> // Initialize motor pin B</w:delText>
        </w:r>
      </w:del>
    </w:p>
    <w:p w:rsidRPr="007B56CB" w:rsidR="00022ED2" w:rsidDel="00D660A2" w:rsidP="004B7877" w:rsidRDefault="3A626A86" w14:paraId="73955570" w14:textId="41AAA62B">
      <w:pPr>
        <w:spacing w:after="0" w:line="240" w:lineRule="auto"/>
        <w:rPr>
          <w:del w:author="Vaught, Jacob" w:date="2023-12-09T00:25:00Z" w:id="2725"/>
          <w:rFonts w:ascii="Courier New" w:hAnsi="Courier New" w:cs="Courier New"/>
          <w:sz w:val="16"/>
          <w:szCs w:val="16"/>
          <w:rPrChange w:author="Vaught, Jacob" w:date="2023-12-08T23:20:00Z" w:id="2726">
            <w:rPr>
              <w:del w:author="Vaught, Jacob" w:date="2023-12-09T00:25:00Z" w:id="2727"/>
              <w:sz w:val="16"/>
              <w:szCs w:val="16"/>
            </w:rPr>
          </w:rPrChange>
        </w:rPr>
      </w:pPr>
      <w:del w:author="Vaught, Jacob" w:date="2023-12-09T00:25:00Z" w:id="2728">
        <w:r w:rsidRPr="007B56CB" w:rsidDel="00D660A2">
          <w:rPr>
            <w:rFonts w:ascii="Courier New" w:hAnsi="Courier New" w:eastAsia="Consolas" w:cs="Courier New"/>
            <w:color w:val="4E5B61"/>
            <w:sz w:val="16"/>
            <w:szCs w:val="16"/>
            <w:rPrChange w:author="Vaught, Jacob" w:date="2023-12-08T23:20:00Z" w:id="2729">
              <w:rPr>
                <w:rFonts w:ascii="Consolas" w:hAnsi="Consolas" w:eastAsia="Consolas" w:cs="Consolas"/>
                <w:color w:val="4E5B61"/>
                <w:sz w:val="16"/>
                <w:szCs w:val="16"/>
              </w:rPr>
            </w:rPrChange>
          </w:rPr>
          <w:delText xml:space="preserve">  TCCR1A = 0b</w:delText>
        </w:r>
        <w:r w:rsidRPr="007B56CB" w:rsidDel="00D660A2">
          <w:rPr>
            <w:rFonts w:ascii="Courier New" w:hAnsi="Courier New" w:eastAsia="Consolas" w:cs="Courier New"/>
            <w:color w:val="005C5F"/>
            <w:sz w:val="16"/>
            <w:szCs w:val="16"/>
            <w:rPrChange w:author="Vaught, Jacob" w:date="2023-12-08T23:20:00Z" w:id="2730">
              <w:rPr>
                <w:rFonts w:ascii="Consolas" w:hAnsi="Consolas" w:eastAsia="Consolas" w:cs="Consolas"/>
                <w:color w:val="005C5F"/>
                <w:sz w:val="16"/>
                <w:szCs w:val="16"/>
              </w:rPr>
            </w:rPrChange>
          </w:rPr>
          <w:delText>11110010</w:delText>
        </w:r>
        <w:r w:rsidRPr="007B56CB" w:rsidDel="00D660A2">
          <w:rPr>
            <w:rFonts w:ascii="Courier New" w:hAnsi="Courier New" w:eastAsia="Consolas" w:cs="Courier New"/>
            <w:color w:val="4E5B61"/>
            <w:sz w:val="16"/>
            <w:szCs w:val="16"/>
            <w:rPrChange w:author="Vaught, Jacob" w:date="2023-12-08T23:20:00Z" w:id="2731">
              <w:rPr>
                <w:rFonts w:ascii="Consolas" w:hAnsi="Consolas" w:eastAsia="Consolas" w:cs="Consolas"/>
                <w:color w:val="4E5B61"/>
                <w:sz w:val="16"/>
                <w:szCs w:val="16"/>
              </w:rPr>
            </w:rPrChange>
          </w:rPr>
          <w:delText>;</w:delText>
        </w:r>
        <w:r w:rsidRPr="007B56CB" w:rsidDel="00D660A2">
          <w:rPr>
            <w:rFonts w:ascii="Courier New" w:hAnsi="Courier New" w:eastAsia="Consolas" w:cs="Courier New"/>
            <w:color w:val="95A5A6"/>
            <w:sz w:val="16"/>
            <w:szCs w:val="16"/>
            <w:rPrChange w:author="Vaught, Jacob" w:date="2023-12-08T23:20:00Z" w:id="2732">
              <w:rPr>
                <w:rFonts w:ascii="Consolas" w:hAnsi="Consolas" w:eastAsia="Consolas" w:cs="Consolas"/>
                <w:color w:val="95A5A6"/>
                <w:sz w:val="16"/>
                <w:szCs w:val="16"/>
              </w:rPr>
            </w:rPrChange>
          </w:rPr>
          <w:delText xml:space="preserve"> // Timer/Counter Control Registers setup</w:delText>
        </w:r>
      </w:del>
    </w:p>
    <w:p w:rsidRPr="007B56CB" w:rsidR="00022ED2" w:rsidDel="00D660A2" w:rsidP="004B7877" w:rsidRDefault="3A626A86" w14:paraId="6D34E688" w14:textId="189E00D3">
      <w:pPr>
        <w:spacing w:after="0" w:line="240" w:lineRule="auto"/>
        <w:rPr>
          <w:del w:author="Vaught, Jacob" w:date="2023-12-09T00:25:00Z" w:id="2733"/>
          <w:rFonts w:ascii="Courier New" w:hAnsi="Courier New" w:cs="Courier New"/>
          <w:sz w:val="16"/>
          <w:szCs w:val="16"/>
          <w:rPrChange w:author="Vaught, Jacob" w:date="2023-12-08T23:20:00Z" w:id="2734">
            <w:rPr>
              <w:del w:author="Vaught, Jacob" w:date="2023-12-09T00:25:00Z" w:id="2735"/>
              <w:sz w:val="16"/>
              <w:szCs w:val="16"/>
            </w:rPr>
          </w:rPrChange>
        </w:rPr>
      </w:pPr>
      <w:del w:author="Vaught, Jacob" w:date="2023-12-09T00:25:00Z" w:id="2736">
        <w:r w:rsidRPr="007B56CB" w:rsidDel="00D660A2">
          <w:rPr>
            <w:rFonts w:ascii="Courier New" w:hAnsi="Courier New" w:eastAsia="Consolas" w:cs="Courier New"/>
            <w:color w:val="4E5B61"/>
            <w:sz w:val="16"/>
            <w:szCs w:val="16"/>
            <w:rPrChange w:author="Vaught, Jacob" w:date="2023-12-08T23:20:00Z" w:id="2737">
              <w:rPr>
                <w:rFonts w:ascii="Consolas" w:hAnsi="Consolas" w:eastAsia="Consolas" w:cs="Consolas"/>
                <w:color w:val="4E5B61"/>
                <w:sz w:val="16"/>
                <w:szCs w:val="16"/>
              </w:rPr>
            </w:rPrChange>
          </w:rPr>
          <w:delText xml:space="preserve">  TCCR1B = 0b</w:delText>
        </w:r>
        <w:r w:rsidRPr="007B56CB" w:rsidDel="00D660A2">
          <w:rPr>
            <w:rFonts w:ascii="Courier New" w:hAnsi="Courier New" w:eastAsia="Consolas" w:cs="Courier New"/>
            <w:color w:val="005C5F"/>
            <w:sz w:val="16"/>
            <w:szCs w:val="16"/>
            <w:rPrChange w:author="Vaught, Jacob" w:date="2023-12-08T23:20:00Z" w:id="2738">
              <w:rPr>
                <w:rFonts w:ascii="Consolas" w:hAnsi="Consolas" w:eastAsia="Consolas" w:cs="Consolas"/>
                <w:color w:val="005C5F"/>
                <w:sz w:val="16"/>
                <w:szCs w:val="16"/>
              </w:rPr>
            </w:rPrChange>
          </w:rPr>
          <w:delText>00010001</w:delText>
        </w:r>
        <w:r w:rsidRPr="007B56CB" w:rsidDel="00D660A2">
          <w:rPr>
            <w:rFonts w:ascii="Courier New" w:hAnsi="Courier New" w:eastAsia="Consolas" w:cs="Courier New"/>
            <w:color w:val="4E5B61"/>
            <w:sz w:val="16"/>
            <w:szCs w:val="16"/>
            <w:rPrChange w:author="Vaught, Jacob" w:date="2023-12-08T23:20:00Z" w:id="2739">
              <w:rPr>
                <w:rFonts w:ascii="Consolas" w:hAnsi="Consolas" w:eastAsia="Consolas" w:cs="Consolas"/>
                <w:color w:val="4E5B61"/>
                <w:sz w:val="16"/>
                <w:szCs w:val="16"/>
              </w:rPr>
            </w:rPrChange>
          </w:rPr>
          <w:delText>;</w:delText>
        </w:r>
      </w:del>
    </w:p>
    <w:p w:rsidRPr="007B56CB" w:rsidR="00022ED2" w:rsidDel="00D660A2" w:rsidP="004B7877" w:rsidRDefault="3A626A86" w14:paraId="6E71DDD6" w14:textId="1BF7C759">
      <w:pPr>
        <w:spacing w:after="0" w:line="240" w:lineRule="auto"/>
        <w:rPr>
          <w:del w:author="Vaught, Jacob" w:date="2023-12-09T00:25:00Z" w:id="2740"/>
          <w:rFonts w:ascii="Courier New" w:hAnsi="Courier New" w:cs="Courier New"/>
          <w:sz w:val="16"/>
          <w:szCs w:val="16"/>
          <w:rPrChange w:author="Vaught, Jacob" w:date="2023-12-08T23:20:00Z" w:id="2741">
            <w:rPr>
              <w:del w:author="Vaught, Jacob" w:date="2023-12-09T00:25:00Z" w:id="2742"/>
              <w:sz w:val="16"/>
              <w:szCs w:val="16"/>
            </w:rPr>
          </w:rPrChange>
        </w:rPr>
      </w:pPr>
      <w:del w:author="Vaught, Jacob" w:date="2023-12-09T00:25:00Z" w:id="2743">
        <w:r w:rsidRPr="007B56CB" w:rsidDel="00D660A2">
          <w:rPr>
            <w:rFonts w:ascii="Courier New" w:hAnsi="Courier New" w:eastAsia="Consolas" w:cs="Courier New"/>
            <w:color w:val="4E5B61"/>
            <w:sz w:val="16"/>
            <w:szCs w:val="16"/>
            <w:rPrChange w:author="Vaught, Jacob" w:date="2023-12-08T23:20:00Z" w:id="2744">
              <w:rPr>
                <w:rFonts w:ascii="Consolas" w:hAnsi="Consolas" w:eastAsia="Consolas" w:cs="Consolas"/>
                <w:color w:val="4E5B61"/>
                <w:sz w:val="16"/>
                <w:szCs w:val="16"/>
              </w:rPr>
            </w:rPrChange>
          </w:rPr>
          <w:delText xml:space="preserve">  ICR1 = </w:delText>
        </w:r>
        <w:r w:rsidRPr="007B56CB" w:rsidDel="00D660A2">
          <w:rPr>
            <w:rFonts w:ascii="Courier New" w:hAnsi="Courier New" w:eastAsia="Consolas" w:cs="Courier New"/>
            <w:color w:val="005C5F"/>
            <w:sz w:val="16"/>
            <w:szCs w:val="16"/>
            <w:rPrChange w:author="Vaught, Jacob" w:date="2023-12-08T23:20:00Z" w:id="2745">
              <w:rPr>
                <w:rFonts w:ascii="Consolas" w:hAnsi="Consolas" w:eastAsia="Consolas" w:cs="Consolas"/>
                <w:color w:val="005C5F"/>
                <w:sz w:val="16"/>
                <w:szCs w:val="16"/>
              </w:rPr>
            </w:rPrChange>
          </w:rPr>
          <w:delText>320</w:delText>
        </w:r>
        <w:r w:rsidRPr="007B56CB" w:rsidDel="00D660A2">
          <w:rPr>
            <w:rFonts w:ascii="Courier New" w:hAnsi="Courier New" w:eastAsia="Consolas" w:cs="Courier New"/>
            <w:color w:val="4E5B61"/>
            <w:sz w:val="16"/>
            <w:szCs w:val="16"/>
            <w:rPrChange w:author="Vaught, Jacob" w:date="2023-12-08T23:20:00Z" w:id="2746">
              <w:rPr>
                <w:rFonts w:ascii="Consolas" w:hAnsi="Consolas" w:eastAsia="Consolas" w:cs="Consolas"/>
                <w:color w:val="4E5B61"/>
                <w:sz w:val="16"/>
                <w:szCs w:val="16"/>
              </w:rPr>
            </w:rPrChange>
          </w:rPr>
          <w:delText>;</w:delText>
        </w:r>
        <w:r w:rsidRPr="007B56CB" w:rsidDel="00D660A2">
          <w:rPr>
            <w:rFonts w:ascii="Courier New" w:hAnsi="Courier New" w:eastAsia="Consolas" w:cs="Courier New"/>
            <w:color w:val="95A5A6"/>
            <w:sz w:val="16"/>
            <w:szCs w:val="16"/>
            <w:rPrChange w:author="Vaught, Jacob" w:date="2023-12-08T23:20:00Z" w:id="2747">
              <w:rPr>
                <w:rFonts w:ascii="Consolas" w:hAnsi="Consolas" w:eastAsia="Consolas" w:cs="Consolas"/>
                <w:color w:val="95A5A6"/>
                <w:sz w:val="16"/>
                <w:szCs w:val="16"/>
              </w:rPr>
            </w:rPrChange>
          </w:rPr>
          <w:delText xml:space="preserve"> // Input Capture Register</w:delText>
        </w:r>
      </w:del>
    </w:p>
    <w:p w:rsidRPr="007B56CB" w:rsidR="00022ED2" w:rsidDel="00D660A2" w:rsidP="004B7877" w:rsidRDefault="3A626A86" w14:paraId="7322433A" w14:textId="447133A6">
      <w:pPr>
        <w:spacing w:after="0" w:line="240" w:lineRule="auto"/>
        <w:rPr>
          <w:del w:author="Vaught, Jacob" w:date="2023-12-09T00:25:00Z" w:id="2748"/>
          <w:rFonts w:ascii="Courier New" w:hAnsi="Courier New" w:cs="Courier New"/>
          <w:sz w:val="16"/>
          <w:szCs w:val="16"/>
          <w:rPrChange w:author="Vaught, Jacob" w:date="2023-12-08T23:20:00Z" w:id="2749">
            <w:rPr>
              <w:del w:author="Vaught, Jacob" w:date="2023-12-09T00:25:00Z" w:id="2750"/>
              <w:sz w:val="16"/>
              <w:szCs w:val="16"/>
            </w:rPr>
          </w:rPrChange>
        </w:rPr>
      </w:pPr>
      <w:del w:author="Vaught, Jacob" w:date="2023-12-09T00:25:00Z" w:id="2751">
        <w:r w:rsidRPr="007B56CB" w:rsidDel="00D660A2">
          <w:rPr>
            <w:rFonts w:ascii="Courier New" w:hAnsi="Courier New" w:eastAsia="Consolas" w:cs="Courier New"/>
            <w:color w:val="4E5B61"/>
            <w:sz w:val="16"/>
            <w:szCs w:val="16"/>
            <w:rPrChange w:author="Vaught, Jacob" w:date="2023-12-08T23:20:00Z" w:id="2752">
              <w:rPr>
                <w:rFonts w:ascii="Consolas" w:hAnsi="Consolas" w:eastAsia="Consolas" w:cs="Consolas"/>
                <w:color w:val="4E5B61"/>
                <w:sz w:val="16"/>
                <w:szCs w:val="16"/>
              </w:rPr>
            </w:rPrChange>
          </w:rPr>
          <w:delText xml:space="preserve">  TCNT1 = 0x</w:delText>
        </w:r>
        <w:r w:rsidRPr="007B56CB" w:rsidDel="00D660A2">
          <w:rPr>
            <w:rFonts w:ascii="Courier New" w:hAnsi="Courier New" w:eastAsia="Consolas" w:cs="Courier New"/>
            <w:color w:val="005C5F"/>
            <w:sz w:val="16"/>
            <w:szCs w:val="16"/>
            <w:rPrChange w:author="Vaught, Jacob" w:date="2023-12-08T23:20:00Z" w:id="2753">
              <w:rPr>
                <w:rFonts w:ascii="Consolas" w:hAnsi="Consolas" w:eastAsia="Consolas" w:cs="Consolas"/>
                <w:color w:val="005C5F"/>
                <w:sz w:val="16"/>
                <w:szCs w:val="16"/>
              </w:rPr>
            </w:rPrChange>
          </w:rPr>
          <w:delText>0000</w:delText>
        </w:r>
        <w:r w:rsidRPr="007B56CB" w:rsidDel="00D660A2">
          <w:rPr>
            <w:rFonts w:ascii="Courier New" w:hAnsi="Courier New" w:eastAsia="Consolas" w:cs="Courier New"/>
            <w:color w:val="4E5B61"/>
            <w:sz w:val="16"/>
            <w:szCs w:val="16"/>
            <w:rPrChange w:author="Vaught, Jacob" w:date="2023-12-08T23:20:00Z" w:id="2754">
              <w:rPr>
                <w:rFonts w:ascii="Consolas" w:hAnsi="Consolas" w:eastAsia="Consolas" w:cs="Consolas"/>
                <w:color w:val="4E5B61"/>
                <w:sz w:val="16"/>
                <w:szCs w:val="16"/>
              </w:rPr>
            </w:rPrChange>
          </w:rPr>
          <w:delText>;</w:delText>
        </w:r>
        <w:r w:rsidRPr="007B56CB" w:rsidDel="00D660A2">
          <w:rPr>
            <w:rFonts w:ascii="Courier New" w:hAnsi="Courier New" w:eastAsia="Consolas" w:cs="Courier New"/>
            <w:color w:val="95A5A6"/>
            <w:sz w:val="16"/>
            <w:szCs w:val="16"/>
            <w:rPrChange w:author="Vaught, Jacob" w:date="2023-12-08T23:20:00Z" w:id="2755">
              <w:rPr>
                <w:rFonts w:ascii="Consolas" w:hAnsi="Consolas" w:eastAsia="Consolas" w:cs="Consolas"/>
                <w:color w:val="95A5A6"/>
                <w:sz w:val="16"/>
                <w:szCs w:val="16"/>
              </w:rPr>
            </w:rPrChange>
          </w:rPr>
          <w:delText xml:space="preserve"> // Timer/Counter1 Register</w:delText>
        </w:r>
      </w:del>
    </w:p>
    <w:p w:rsidRPr="007B56CB" w:rsidR="00022ED2" w:rsidDel="00D660A2" w:rsidP="004B7877" w:rsidRDefault="3A626A86" w14:paraId="1B9B69CF" w14:textId="1253831B">
      <w:pPr>
        <w:spacing w:after="0" w:line="240" w:lineRule="auto"/>
        <w:rPr>
          <w:del w:author="Vaught, Jacob" w:date="2023-12-09T00:25:00Z" w:id="2756"/>
          <w:rFonts w:ascii="Courier New" w:hAnsi="Courier New" w:cs="Courier New"/>
          <w:sz w:val="16"/>
          <w:szCs w:val="16"/>
          <w:rPrChange w:author="Vaught, Jacob" w:date="2023-12-08T23:20:00Z" w:id="2757">
            <w:rPr>
              <w:del w:author="Vaught, Jacob" w:date="2023-12-09T00:25:00Z" w:id="2758"/>
              <w:sz w:val="16"/>
              <w:szCs w:val="16"/>
            </w:rPr>
          </w:rPrChange>
        </w:rPr>
      </w:pPr>
      <w:del w:author="Vaught, Jacob" w:date="2023-12-09T00:25:00Z" w:id="2759">
        <w:r w:rsidRPr="007B56CB" w:rsidDel="00D660A2">
          <w:rPr>
            <w:rFonts w:ascii="Courier New" w:hAnsi="Courier New" w:eastAsia="Consolas" w:cs="Courier New"/>
            <w:color w:val="4E5B61"/>
            <w:sz w:val="16"/>
            <w:szCs w:val="16"/>
            <w:rPrChange w:author="Vaught, Jacob" w:date="2023-12-08T23:20:00Z" w:id="2760">
              <w:rPr>
                <w:rFonts w:ascii="Consolas" w:hAnsi="Consolas" w:eastAsia="Consolas" w:cs="Consolas"/>
                <w:color w:val="4E5B61"/>
                <w:sz w:val="16"/>
                <w:szCs w:val="16"/>
              </w:rPr>
            </w:rPrChange>
          </w:rPr>
          <w:delText xml:space="preserve">  OCR1A = </w:delText>
        </w:r>
        <w:r w:rsidRPr="007B56CB" w:rsidDel="00D660A2">
          <w:rPr>
            <w:rFonts w:ascii="Courier New" w:hAnsi="Courier New" w:eastAsia="Consolas" w:cs="Courier New"/>
            <w:color w:val="005C5F"/>
            <w:sz w:val="16"/>
            <w:szCs w:val="16"/>
            <w:rPrChange w:author="Vaught, Jacob" w:date="2023-12-08T23:20:00Z" w:id="2761">
              <w:rPr>
                <w:rFonts w:ascii="Consolas" w:hAnsi="Consolas" w:eastAsia="Consolas" w:cs="Consolas"/>
                <w:color w:val="005C5F"/>
                <w:sz w:val="16"/>
                <w:szCs w:val="16"/>
              </w:rPr>
            </w:rPrChange>
          </w:rPr>
          <w:delText>0</w:delText>
        </w:r>
        <w:r w:rsidRPr="007B56CB" w:rsidDel="00D660A2">
          <w:rPr>
            <w:rFonts w:ascii="Courier New" w:hAnsi="Courier New" w:eastAsia="Consolas" w:cs="Courier New"/>
            <w:color w:val="4E5B61"/>
            <w:sz w:val="16"/>
            <w:szCs w:val="16"/>
            <w:rPrChange w:author="Vaught, Jacob" w:date="2023-12-08T23:20:00Z" w:id="2762">
              <w:rPr>
                <w:rFonts w:ascii="Consolas" w:hAnsi="Consolas" w:eastAsia="Consolas" w:cs="Consolas"/>
                <w:color w:val="4E5B61"/>
                <w:sz w:val="16"/>
                <w:szCs w:val="16"/>
              </w:rPr>
            </w:rPrChange>
          </w:rPr>
          <w:delText>;</w:delText>
        </w:r>
        <w:r w:rsidRPr="007B56CB" w:rsidDel="00D660A2">
          <w:rPr>
            <w:rFonts w:ascii="Courier New" w:hAnsi="Courier New" w:eastAsia="Consolas" w:cs="Courier New"/>
            <w:color w:val="95A5A6"/>
            <w:sz w:val="16"/>
            <w:szCs w:val="16"/>
            <w:rPrChange w:author="Vaught, Jacob" w:date="2023-12-08T23:20:00Z" w:id="2763">
              <w:rPr>
                <w:rFonts w:ascii="Consolas" w:hAnsi="Consolas" w:eastAsia="Consolas" w:cs="Consolas"/>
                <w:color w:val="95A5A6"/>
                <w:sz w:val="16"/>
                <w:szCs w:val="16"/>
              </w:rPr>
            </w:rPrChange>
          </w:rPr>
          <w:delText xml:space="preserve"> // Turn off motor A</w:delText>
        </w:r>
      </w:del>
    </w:p>
    <w:p w:rsidRPr="007B56CB" w:rsidR="619F33CD" w:rsidDel="00D660A2" w:rsidP="004B7877" w:rsidRDefault="3A626A86" w14:paraId="5F33C62B" w14:textId="17C62F02">
      <w:pPr>
        <w:spacing w:after="0" w:line="240" w:lineRule="auto"/>
        <w:rPr>
          <w:del w:author="Vaught, Jacob" w:date="2023-12-09T00:25:00Z" w:id="2764"/>
          <w:rFonts w:ascii="Courier New" w:hAnsi="Courier New" w:cs="Courier New"/>
          <w:sz w:val="16"/>
          <w:szCs w:val="16"/>
          <w:rPrChange w:author="Vaught, Jacob" w:date="2023-12-08T23:20:00Z" w:id="2765">
            <w:rPr>
              <w:del w:author="Vaught, Jacob" w:date="2023-12-09T00:25:00Z" w:id="2766"/>
              <w:sz w:val="16"/>
              <w:szCs w:val="16"/>
            </w:rPr>
          </w:rPrChange>
        </w:rPr>
      </w:pPr>
      <w:del w:author="Vaught, Jacob" w:date="2023-12-09T00:25:00Z" w:id="2767">
        <w:r w:rsidRPr="007B56CB" w:rsidDel="00D660A2">
          <w:rPr>
            <w:rFonts w:ascii="Courier New" w:hAnsi="Courier New" w:eastAsia="Consolas" w:cs="Courier New"/>
            <w:color w:val="4E5B61"/>
            <w:sz w:val="16"/>
            <w:szCs w:val="16"/>
            <w:rPrChange w:author="Vaught, Jacob" w:date="2023-12-08T23:20:00Z" w:id="2768">
              <w:rPr>
                <w:rFonts w:ascii="Consolas" w:hAnsi="Consolas" w:eastAsia="Consolas" w:cs="Consolas"/>
                <w:color w:val="4E5B61"/>
                <w:sz w:val="16"/>
                <w:szCs w:val="16"/>
              </w:rPr>
            </w:rPrChange>
          </w:rPr>
          <w:delText xml:space="preserve">  OCR1B = </w:delText>
        </w:r>
        <w:r w:rsidRPr="007B56CB" w:rsidDel="00D660A2">
          <w:rPr>
            <w:rFonts w:ascii="Courier New" w:hAnsi="Courier New" w:eastAsia="Consolas" w:cs="Courier New"/>
            <w:color w:val="005C5F"/>
            <w:sz w:val="16"/>
            <w:szCs w:val="16"/>
            <w:rPrChange w:author="Vaught, Jacob" w:date="2023-12-08T23:20:00Z" w:id="2769">
              <w:rPr>
                <w:rFonts w:ascii="Consolas" w:hAnsi="Consolas" w:eastAsia="Consolas" w:cs="Consolas"/>
                <w:color w:val="005C5F"/>
                <w:sz w:val="16"/>
                <w:szCs w:val="16"/>
              </w:rPr>
            </w:rPrChange>
          </w:rPr>
          <w:delText>0</w:delText>
        </w:r>
        <w:r w:rsidRPr="007B56CB" w:rsidDel="00D660A2">
          <w:rPr>
            <w:rFonts w:ascii="Courier New" w:hAnsi="Courier New" w:eastAsia="Consolas" w:cs="Courier New"/>
            <w:color w:val="4E5B61"/>
            <w:sz w:val="16"/>
            <w:szCs w:val="16"/>
            <w:rPrChange w:author="Vaught, Jacob" w:date="2023-12-08T23:20:00Z" w:id="2770">
              <w:rPr>
                <w:rFonts w:ascii="Consolas" w:hAnsi="Consolas" w:eastAsia="Consolas" w:cs="Consolas"/>
                <w:color w:val="4E5B61"/>
                <w:sz w:val="16"/>
                <w:szCs w:val="16"/>
              </w:rPr>
            </w:rPrChange>
          </w:rPr>
          <w:delText>;</w:delText>
        </w:r>
        <w:r w:rsidRPr="007B56CB" w:rsidDel="00D660A2">
          <w:rPr>
            <w:rFonts w:ascii="Courier New" w:hAnsi="Courier New" w:eastAsia="Consolas" w:cs="Courier New"/>
            <w:color w:val="95A5A6"/>
            <w:sz w:val="16"/>
            <w:szCs w:val="16"/>
            <w:rPrChange w:author="Vaught, Jacob" w:date="2023-12-08T23:20:00Z" w:id="2771">
              <w:rPr>
                <w:rFonts w:ascii="Consolas" w:hAnsi="Consolas" w:eastAsia="Consolas" w:cs="Consolas"/>
                <w:color w:val="95A5A6"/>
                <w:sz w:val="16"/>
                <w:szCs w:val="16"/>
              </w:rPr>
            </w:rPrChange>
          </w:rPr>
          <w:delText xml:space="preserve"> // Turn off motor B</w:delText>
        </w:r>
      </w:del>
    </w:p>
    <w:p w:rsidRPr="007B56CB" w:rsidR="00022ED2" w:rsidDel="00D660A2" w:rsidP="004B7877" w:rsidRDefault="3A626A86" w14:paraId="16308D4B" w14:textId="1D4C5081">
      <w:pPr>
        <w:spacing w:after="0" w:line="240" w:lineRule="auto"/>
        <w:rPr>
          <w:del w:author="Vaught, Jacob" w:date="2023-12-09T00:25:00Z" w:id="2772"/>
          <w:rFonts w:ascii="Courier New" w:hAnsi="Courier New" w:cs="Courier New"/>
          <w:sz w:val="16"/>
          <w:szCs w:val="16"/>
          <w:rPrChange w:author="Vaught, Jacob" w:date="2023-12-08T23:20:00Z" w:id="2773">
            <w:rPr>
              <w:del w:author="Vaught, Jacob" w:date="2023-12-09T00:25:00Z" w:id="2774"/>
              <w:sz w:val="16"/>
              <w:szCs w:val="16"/>
            </w:rPr>
          </w:rPrChange>
        </w:rPr>
      </w:pPr>
      <w:del w:author="Vaught, Jacob" w:date="2023-12-09T00:25:00Z" w:id="2775">
        <w:r w:rsidRPr="007B56CB" w:rsidDel="00D660A2">
          <w:rPr>
            <w:rFonts w:ascii="Courier New" w:hAnsi="Courier New" w:eastAsia="Consolas" w:cs="Courier New"/>
            <w:color w:val="4E5B61"/>
            <w:sz w:val="16"/>
            <w:szCs w:val="16"/>
            <w:rPrChange w:author="Vaught, Jacob" w:date="2023-12-08T23:20:00Z" w:id="2776">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D35400"/>
            <w:sz w:val="16"/>
            <w:szCs w:val="16"/>
            <w:rPrChange w:author="Vaught, Jacob" w:date="2023-12-08T23:20:00Z" w:id="2777">
              <w:rPr>
                <w:rFonts w:ascii="Consolas" w:hAnsi="Consolas" w:eastAsia="Consolas" w:cs="Consolas"/>
                <w:color w:val="D35400"/>
                <w:sz w:val="16"/>
                <w:szCs w:val="16"/>
              </w:rPr>
            </w:rPrChange>
          </w:rPr>
          <w:delText>pinMode</w:delText>
        </w:r>
        <w:r w:rsidRPr="007B56CB" w:rsidDel="00D660A2">
          <w:rPr>
            <w:rFonts w:ascii="Courier New" w:hAnsi="Courier New" w:eastAsia="Consolas" w:cs="Courier New"/>
            <w:color w:val="434F54"/>
            <w:sz w:val="16"/>
            <w:szCs w:val="16"/>
            <w:rPrChange w:author="Vaught, Jacob" w:date="2023-12-08T23:20:00Z" w:id="2778">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2779">
              <w:rPr>
                <w:rFonts w:ascii="Consolas" w:hAnsi="Consolas" w:eastAsia="Consolas" w:cs="Consolas"/>
                <w:color w:val="4E5B61"/>
                <w:sz w:val="16"/>
                <w:szCs w:val="16"/>
              </w:rPr>
            </w:rPrChange>
          </w:rPr>
          <w:delText>servoPin, OUTPUT</w:delText>
        </w:r>
        <w:r w:rsidRPr="007B56CB" w:rsidDel="00D660A2">
          <w:rPr>
            <w:rFonts w:ascii="Courier New" w:hAnsi="Courier New" w:eastAsia="Consolas" w:cs="Courier New"/>
            <w:color w:val="434F54"/>
            <w:sz w:val="16"/>
            <w:szCs w:val="16"/>
            <w:rPrChange w:author="Vaught, Jacob" w:date="2023-12-08T23:20:00Z" w:id="2780">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2781">
              <w:rPr>
                <w:rFonts w:ascii="Consolas" w:hAnsi="Consolas" w:eastAsia="Consolas" w:cs="Consolas"/>
                <w:color w:val="4E5B61"/>
                <w:sz w:val="16"/>
                <w:szCs w:val="16"/>
              </w:rPr>
            </w:rPrChange>
          </w:rPr>
          <w:delText>;</w:delText>
        </w:r>
        <w:r w:rsidRPr="007B56CB" w:rsidDel="00D660A2">
          <w:rPr>
            <w:rFonts w:ascii="Courier New" w:hAnsi="Courier New" w:eastAsia="Consolas" w:cs="Courier New"/>
            <w:color w:val="95A5A6"/>
            <w:sz w:val="16"/>
            <w:szCs w:val="16"/>
            <w:rPrChange w:author="Vaught, Jacob" w:date="2023-12-08T23:20:00Z" w:id="2782">
              <w:rPr>
                <w:rFonts w:ascii="Consolas" w:hAnsi="Consolas" w:eastAsia="Consolas" w:cs="Consolas"/>
                <w:color w:val="95A5A6"/>
                <w:sz w:val="16"/>
                <w:szCs w:val="16"/>
              </w:rPr>
            </w:rPrChange>
          </w:rPr>
          <w:delText xml:space="preserve"> // Set servo pin as output</w:delText>
        </w:r>
      </w:del>
    </w:p>
    <w:p w:rsidRPr="007B56CB" w:rsidR="00022ED2" w:rsidDel="00D660A2" w:rsidP="004B7877" w:rsidRDefault="3A626A86" w14:paraId="5D33FBC9" w14:textId="41DB9144">
      <w:pPr>
        <w:spacing w:after="0" w:line="240" w:lineRule="auto"/>
        <w:rPr>
          <w:del w:author="Vaught, Jacob" w:date="2023-12-09T00:25:00Z" w:id="2783"/>
          <w:rFonts w:ascii="Courier New" w:hAnsi="Courier New" w:cs="Courier New"/>
          <w:sz w:val="16"/>
          <w:szCs w:val="16"/>
          <w:rPrChange w:author="Vaught, Jacob" w:date="2023-12-08T23:20:00Z" w:id="2784">
            <w:rPr>
              <w:del w:author="Vaught, Jacob" w:date="2023-12-09T00:25:00Z" w:id="2785"/>
              <w:sz w:val="16"/>
              <w:szCs w:val="16"/>
            </w:rPr>
          </w:rPrChange>
        </w:rPr>
      </w:pPr>
      <w:del w:author="Vaught, Jacob" w:date="2023-12-09T00:25:00Z" w:id="2786">
        <w:r w:rsidRPr="007B56CB" w:rsidDel="00D660A2">
          <w:rPr>
            <w:rFonts w:ascii="Courier New" w:hAnsi="Courier New" w:eastAsia="Consolas" w:cs="Courier New"/>
            <w:color w:val="434F54"/>
            <w:sz w:val="16"/>
            <w:szCs w:val="16"/>
            <w:rPrChange w:author="Vaught, Jacob" w:date="2023-12-08T23:20:00Z" w:id="2787">
              <w:rPr>
                <w:rFonts w:ascii="Consolas" w:hAnsi="Consolas" w:eastAsia="Consolas" w:cs="Consolas"/>
                <w:color w:val="434F54"/>
                <w:sz w:val="16"/>
                <w:szCs w:val="16"/>
              </w:rPr>
            </w:rPrChange>
          </w:rPr>
          <w:delText>}</w:delText>
        </w:r>
      </w:del>
    </w:p>
    <w:p w:rsidRPr="007B56CB" w:rsidR="00022ED2" w:rsidDel="00D660A2" w:rsidP="004B7877" w:rsidRDefault="3A626A86" w14:paraId="33B64470" w14:textId="08AB8FF9">
      <w:pPr>
        <w:spacing w:after="0" w:line="240" w:lineRule="auto"/>
        <w:rPr>
          <w:del w:author="Vaught, Jacob" w:date="2023-12-09T00:25:00Z" w:id="2788"/>
          <w:rFonts w:ascii="Courier New" w:hAnsi="Courier New" w:cs="Courier New"/>
          <w:sz w:val="16"/>
          <w:szCs w:val="16"/>
          <w:rPrChange w:author="Vaught, Jacob" w:date="2023-12-08T23:20:00Z" w:id="2789">
            <w:rPr>
              <w:del w:author="Vaught, Jacob" w:date="2023-12-09T00:25:00Z" w:id="2790"/>
              <w:sz w:val="16"/>
              <w:szCs w:val="16"/>
            </w:rPr>
          </w:rPrChange>
        </w:rPr>
      </w:pPr>
      <w:del w:author="Vaught, Jacob" w:date="2023-12-09T00:25:00Z" w:id="2791">
        <w:r w:rsidRPr="007B56CB" w:rsidDel="00D660A2">
          <w:rPr>
            <w:rFonts w:ascii="Courier New" w:hAnsi="Courier New" w:eastAsia="Consolas" w:cs="Courier New"/>
            <w:color w:val="00979D"/>
            <w:sz w:val="16"/>
            <w:szCs w:val="16"/>
            <w:rPrChange w:author="Vaught, Jacob" w:date="2023-12-08T23:20:00Z" w:id="2792">
              <w:rPr>
                <w:rFonts w:ascii="Consolas" w:hAnsi="Consolas" w:eastAsia="Consolas" w:cs="Consolas"/>
                <w:color w:val="00979D"/>
                <w:sz w:val="16"/>
                <w:szCs w:val="16"/>
              </w:rPr>
            </w:rPrChange>
          </w:rPr>
          <w:delText>void</w:delText>
        </w:r>
        <w:r w:rsidRPr="007B56CB" w:rsidDel="00D660A2">
          <w:rPr>
            <w:rFonts w:ascii="Courier New" w:hAnsi="Courier New" w:eastAsia="Consolas" w:cs="Courier New"/>
            <w:color w:val="4E5B61"/>
            <w:sz w:val="16"/>
            <w:szCs w:val="16"/>
            <w:rPrChange w:author="Vaught, Jacob" w:date="2023-12-08T23:20:00Z" w:id="2793">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D35400"/>
            <w:sz w:val="16"/>
            <w:szCs w:val="16"/>
            <w:rPrChange w:author="Vaught, Jacob" w:date="2023-12-08T23:20:00Z" w:id="2794">
              <w:rPr>
                <w:rFonts w:ascii="Consolas" w:hAnsi="Consolas" w:eastAsia="Consolas" w:cs="Consolas"/>
                <w:color w:val="D35400"/>
                <w:sz w:val="16"/>
                <w:szCs w:val="16"/>
              </w:rPr>
            </w:rPrChange>
          </w:rPr>
          <w:delText>loop</w:delText>
        </w:r>
        <w:r w:rsidRPr="007B56CB" w:rsidDel="00D660A2">
          <w:rPr>
            <w:rFonts w:ascii="Courier New" w:hAnsi="Courier New" w:eastAsia="Consolas" w:cs="Courier New"/>
            <w:color w:val="434F54"/>
            <w:sz w:val="16"/>
            <w:szCs w:val="16"/>
            <w:rPrChange w:author="Vaught, Jacob" w:date="2023-12-08T23:20:00Z" w:id="2795">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2796">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2797">
              <w:rPr>
                <w:rFonts w:ascii="Consolas" w:hAnsi="Consolas" w:eastAsia="Consolas" w:cs="Consolas"/>
                <w:color w:val="434F54"/>
                <w:sz w:val="16"/>
                <w:szCs w:val="16"/>
              </w:rPr>
            </w:rPrChange>
          </w:rPr>
          <w:delText>{</w:delText>
        </w:r>
      </w:del>
    </w:p>
    <w:p w:rsidRPr="007B56CB" w:rsidR="00022ED2" w:rsidDel="00D660A2" w:rsidP="004B7877" w:rsidRDefault="3A626A86" w14:paraId="24B93CCB" w14:textId="326A599D">
      <w:pPr>
        <w:spacing w:after="0" w:line="240" w:lineRule="auto"/>
        <w:rPr>
          <w:del w:author="Vaught, Jacob" w:date="2023-12-09T00:25:00Z" w:id="2798"/>
          <w:rFonts w:ascii="Courier New" w:hAnsi="Courier New" w:cs="Courier New"/>
          <w:sz w:val="16"/>
          <w:szCs w:val="16"/>
          <w:rPrChange w:author="Vaught, Jacob" w:date="2023-12-08T23:20:00Z" w:id="2799">
            <w:rPr>
              <w:del w:author="Vaught, Jacob" w:date="2023-12-09T00:25:00Z" w:id="2800"/>
              <w:sz w:val="16"/>
              <w:szCs w:val="16"/>
            </w:rPr>
          </w:rPrChange>
        </w:rPr>
      </w:pPr>
      <w:del w:author="Vaught, Jacob" w:date="2023-12-09T00:25:00Z" w:id="2801">
        <w:r w:rsidRPr="007B56CB" w:rsidDel="00D660A2">
          <w:rPr>
            <w:rFonts w:ascii="Courier New" w:hAnsi="Courier New" w:eastAsia="Consolas" w:cs="Courier New"/>
            <w:color w:val="4E5B61"/>
            <w:sz w:val="16"/>
            <w:szCs w:val="16"/>
            <w:rPrChange w:author="Vaught, Jacob" w:date="2023-12-08T23:20:00Z" w:id="2802">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D35400"/>
            <w:sz w:val="16"/>
            <w:szCs w:val="16"/>
            <w:rPrChange w:author="Vaught, Jacob" w:date="2023-12-08T23:20:00Z" w:id="2803">
              <w:rPr>
                <w:rFonts w:ascii="Consolas" w:hAnsi="Consolas" w:eastAsia="Consolas" w:cs="Consolas"/>
                <w:color w:val="D35400"/>
                <w:sz w:val="16"/>
                <w:szCs w:val="16"/>
              </w:rPr>
            </w:rPrChange>
          </w:rPr>
          <w:delText>checkButtonPress</w:delText>
        </w:r>
        <w:r w:rsidRPr="007B56CB" w:rsidDel="00D660A2">
          <w:rPr>
            <w:rFonts w:ascii="Courier New" w:hAnsi="Courier New" w:eastAsia="Consolas" w:cs="Courier New"/>
            <w:color w:val="434F54"/>
            <w:sz w:val="16"/>
            <w:szCs w:val="16"/>
            <w:rPrChange w:author="Vaught, Jacob" w:date="2023-12-08T23:20:00Z" w:id="2804">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2805">
              <w:rPr>
                <w:rFonts w:ascii="Consolas" w:hAnsi="Consolas" w:eastAsia="Consolas" w:cs="Consolas"/>
                <w:color w:val="4E5B61"/>
                <w:sz w:val="16"/>
                <w:szCs w:val="16"/>
              </w:rPr>
            </w:rPrChange>
          </w:rPr>
          <w:delText>;</w:delText>
        </w:r>
      </w:del>
    </w:p>
    <w:p w:rsidRPr="007B56CB" w:rsidR="00022ED2" w:rsidDel="00D660A2" w:rsidP="004B7877" w:rsidRDefault="3A626A86" w14:paraId="561C652D" w14:textId="241C32DF">
      <w:pPr>
        <w:spacing w:after="0" w:line="240" w:lineRule="auto"/>
        <w:rPr>
          <w:del w:author="Vaught, Jacob" w:date="2023-12-09T00:25:00Z" w:id="2806"/>
          <w:rFonts w:ascii="Courier New" w:hAnsi="Courier New" w:cs="Courier New"/>
          <w:sz w:val="16"/>
          <w:szCs w:val="16"/>
          <w:rPrChange w:author="Vaught, Jacob" w:date="2023-12-08T23:20:00Z" w:id="2807">
            <w:rPr>
              <w:del w:author="Vaught, Jacob" w:date="2023-12-09T00:25:00Z" w:id="2808"/>
              <w:sz w:val="16"/>
              <w:szCs w:val="16"/>
            </w:rPr>
          </w:rPrChange>
        </w:rPr>
      </w:pPr>
      <w:del w:author="Vaught, Jacob" w:date="2023-12-09T00:25:00Z" w:id="2809">
        <w:r w:rsidRPr="007B56CB" w:rsidDel="00D660A2">
          <w:rPr>
            <w:rFonts w:ascii="Courier New" w:hAnsi="Courier New" w:eastAsia="Consolas" w:cs="Courier New"/>
            <w:color w:val="4E5B61"/>
            <w:sz w:val="16"/>
            <w:szCs w:val="16"/>
            <w:rPrChange w:author="Vaught, Jacob" w:date="2023-12-08T23:20:00Z" w:id="2810">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D35400"/>
            <w:sz w:val="16"/>
            <w:szCs w:val="16"/>
            <w:rPrChange w:author="Vaught, Jacob" w:date="2023-12-08T23:20:00Z" w:id="2811">
              <w:rPr>
                <w:rFonts w:ascii="Consolas" w:hAnsi="Consolas" w:eastAsia="Consolas" w:cs="Consolas"/>
                <w:color w:val="D35400"/>
                <w:sz w:val="16"/>
                <w:szCs w:val="16"/>
              </w:rPr>
            </w:rPrChange>
          </w:rPr>
          <w:delText>handleIRCommands</w:delText>
        </w:r>
        <w:r w:rsidRPr="007B56CB" w:rsidDel="00D660A2">
          <w:rPr>
            <w:rFonts w:ascii="Courier New" w:hAnsi="Courier New" w:eastAsia="Consolas" w:cs="Courier New"/>
            <w:color w:val="434F54"/>
            <w:sz w:val="16"/>
            <w:szCs w:val="16"/>
            <w:rPrChange w:author="Vaught, Jacob" w:date="2023-12-08T23:20:00Z" w:id="2812">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2813">
              <w:rPr>
                <w:rFonts w:ascii="Consolas" w:hAnsi="Consolas" w:eastAsia="Consolas" w:cs="Consolas"/>
                <w:color w:val="4E5B61"/>
                <w:sz w:val="16"/>
                <w:szCs w:val="16"/>
              </w:rPr>
            </w:rPrChange>
          </w:rPr>
          <w:delText>;</w:delText>
        </w:r>
      </w:del>
    </w:p>
    <w:p w:rsidRPr="007B56CB" w:rsidR="00022ED2" w:rsidDel="00D660A2" w:rsidP="004B7877" w:rsidRDefault="3A626A86" w14:paraId="4C608ABE" w14:textId="0829430B">
      <w:pPr>
        <w:spacing w:after="0" w:line="240" w:lineRule="auto"/>
        <w:rPr>
          <w:del w:author="Vaught, Jacob" w:date="2023-12-09T00:25:00Z" w:id="2814"/>
          <w:rFonts w:ascii="Courier New" w:hAnsi="Courier New" w:cs="Courier New"/>
          <w:sz w:val="16"/>
          <w:szCs w:val="16"/>
          <w:rPrChange w:author="Vaught, Jacob" w:date="2023-12-08T23:20:00Z" w:id="2815">
            <w:rPr>
              <w:del w:author="Vaught, Jacob" w:date="2023-12-09T00:25:00Z" w:id="2816"/>
              <w:sz w:val="16"/>
              <w:szCs w:val="16"/>
            </w:rPr>
          </w:rPrChange>
        </w:rPr>
      </w:pPr>
      <w:del w:author="Vaught, Jacob" w:date="2023-12-09T00:25:00Z" w:id="2817">
        <w:r w:rsidRPr="007B56CB" w:rsidDel="00D660A2">
          <w:rPr>
            <w:rFonts w:ascii="Courier New" w:hAnsi="Courier New" w:eastAsia="Consolas" w:cs="Courier New"/>
            <w:color w:val="4E5B61"/>
            <w:sz w:val="16"/>
            <w:szCs w:val="16"/>
            <w:rPrChange w:author="Vaught, Jacob" w:date="2023-12-08T23:20:00Z" w:id="2818">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728E00"/>
            <w:sz w:val="16"/>
            <w:szCs w:val="16"/>
            <w:rPrChange w:author="Vaught, Jacob" w:date="2023-12-08T23:20:00Z" w:id="2819">
              <w:rPr>
                <w:rFonts w:ascii="Consolas" w:hAnsi="Consolas" w:eastAsia="Consolas" w:cs="Consolas"/>
                <w:color w:val="728E00"/>
                <w:sz w:val="16"/>
                <w:szCs w:val="16"/>
              </w:rPr>
            </w:rPrChange>
          </w:rPr>
          <w:delText>if</w:delText>
        </w:r>
        <w:r w:rsidRPr="007B56CB" w:rsidDel="00D660A2">
          <w:rPr>
            <w:rFonts w:ascii="Courier New" w:hAnsi="Courier New" w:eastAsia="Consolas" w:cs="Courier New"/>
            <w:color w:val="4E5B61"/>
            <w:sz w:val="16"/>
            <w:szCs w:val="16"/>
            <w:rPrChange w:author="Vaught, Jacob" w:date="2023-12-08T23:20:00Z" w:id="2820">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2821">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2822">
              <w:rPr>
                <w:rFonts w:ascii="Consolas" w:hAnsi="Consolas" w:eastAsia="Consolas" w:cs="Consolas"/>
                <w:color w:val="4E5B61"/>
                <w:sz w:val="16"/>
                <w:szCs w:val="16"/>
              </w:rPr>
            </w:rPrChange>
          </w:rPr>
          <w:delText>inSteeringMode || inWaitingMode</w:delText>
        </w:r>
        <w:r w:rsidRPr="007B56CB" w:rsidDel="00D660A2">
          <w:rPr>
            <w:rFonts w:ascii="Courier New" w:hAnsi="Courier New" w:eastAsia="Consolas" w:cs="Courier New"/>
            <w:color w:val="434F54"/>
            <w:sz w:val="16"/>
            <w:szCs w:val="16"/>
            <w:rPrChange w:author="Vaught, Jacob" w:date="2023-12-08T23:20:00Z" w:id="2823">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2824">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2825">
              <w:rPr>
                <w:rFonts w:ascii="Consolas" w:hAnsi="Consolas" w:eastAsia="Consolas" w:cs="Consolas"/>
                <w:color w:val="434F54"/>
                <w:sz w:val="16"/>
                <w:szCs w:val="16"/>
              </w:rPr>
            </w:rPrChange>
          </w:rPr>
          <w:delText>{</w:delText>
        </w:r>
      </w:del>
    </w:p>
    <w:p w:rsidRPr="007B56CB" w:rsidR="00022ED2" w:rsidDel="00D660A2" w:rsidP="004B7877" w:rsidRDefault="3A626A86" w14:paraId="7DCE5628" w14:textId="10226643">
      <w:pPr>
        <w:spacing w:after="0" w:line="240" w:lineRule="auto"/>
        <w:rPr>
          <w:del w:author="Vaught, Jacob" w:date="2023-12-09T00:25:00Z" w:id="2826"/>
          <w:rFonts w:ascii="Courier New" w:hAnsi="Courier New" w:cs="Courier New"/>
          <w:sz w:val="16"/>
          <w:szCs w:val="16"/>
          <w:rPrChange w:author="Vaught, Jacob" w:date="2023-12-08T23:20:00Z" w:id="2827">
            <w:rPr>
              <w:del w:author="Vaught, Jacob" w:date="2023-12-09T00:25:00Z" w:id="2828"/>
              <w:sz w:val="16"/>
              <w:szCs w:val="16"/>
            </w:rPr>
          </w:rPrChange>
        </w:rPr>
      </w:pPr>
      <w:del w:author="Vaught, Jacob" w:date="2023-12-09T00:25:00Z" w:id="2829">
        <w:r w:rsidRPr="007B56CB" w:rsidDel="00D660A2">
          <w:rPr>
            <w:rFonts w:ascii="Courier New" w:hAnsi="Courier New" w:eastAsia="Consolas" w:cs="Courier New"/>
            <w:color w:val="4E5B61"/>
            <w:sz w:val="16"/>
            <w:szCs w:val="16"/>
            <w:rPrChange w:author="Vaught, Jacob" w:date="2023-12-08T23:20:00Z" w:id="2830">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D35400"/>
            <w:sz w:val="16"/>
            <w:szCs w:val="16"/>
            <w:rPrChange w:author="Vaught, Jacob" w:date="2023-12-08T23:20:00Z" w:id="2831">
              <w:rPr>
                <w:rFonts w:ascii="Consolas" w:hAnsi="Consolas" w:eastAsia="Consolas" w:cs="Consolas"/>
                <w:color w:val="D35400"/>
                <w:sz w:val="16"/>
                <w:szCs w:val="16"/>
              </w:rPr>
            </w:rPrChange>
          </w:rPr>
          <w:delText>readAndProcessSensors</w:delText>
        </w:r>
        <w:r w:rsidRPr="007B56CB" w:rsidDel="00D660A2">
          <w:rPr>
            <w:rFonts w:ascii="Courier New" w:hAnsi="Courier New" w:eastAsia="Consolas" w:cs="Courier New"/>
            <w:color w:val="434F54"/>
            <w:sz w:val="16"/>
            <w:szCs w:val="16"/>
            <w:rPrChange w:author="Vaught, Jacob" w:date="2023-12-08T23:20:00Z" w:id="2832">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2833">
              <w:rPr>
                <w:rFonts w:ascii="Consolas" w:hAnsi="Consolas" w:eastAsia="Consolas" w:cs="Consolas"/>
                <w:color w:val="4E5B61"/>
                <w:sz w:val="16"/>
                <w:szCs w:val="16"/>
              </w:rPr>
            </w:rPrChange>
          </w:rPr>
          <w:delText>;</w:delText>
        </w:r>
      </w:del>
    </w:p>
    <w:p w:rsidRPr="007B56CB" w:rsidR="00022ED2" w:rsidDel="00D660A2" w:rsidP="004B7877" w:rsidRDefault="3A626A86" w14:paraId="2CFC45B7" w14:textId="518CBF64">
      <w:pPr>
        <w:spacing w:after="0" w:line="240" w:lineRule="auto"/>
        <w:rPr>
          <w:del w:author="Vaught, Jacob" w:date="2023-12-09T00:25:00Z" w:id="2834"/>
          <w:rFonts w:ascii="Courier New" w:hAnsi="Courier New" w:cs="Courier New"/>
          <w:sz w:val="16"/>
          <w:szCs w:val="16"/>
          <w:rPrChange w:author="Vaught, Jacob" w:date="2023-12-08T23:20:00Z" w:id="2835">
            <w:rPr>
              <w:del w:author="Vaught, Jacob" w:date="2023-12-09T00:25:00Z" w:id="2836"/>
              <w:sz w:val="16"/>
              <w:szCs w:val="16"/>
            </w:rPr>
          </w:rPrChange>
        </w:rPr>
      </w:pPr>
      <w:del w:author="Vaught, Jacob" w:date="2023-12-09T00:25:00Z" w:id="2837">
        <w:r w:rsidRPr="007B56CB" w:rsidDel="00D660A2">
          <w:rPr>
            <w:rFonts w:ascii="Courier New" w:hAnsi="Courier New" w:eastAsia="Consolas" w:cs="Courier New"/>
            <w:color w:val="4E5B61"/>
            <w:sz w:val="16"/>
            <w:szCs w:val="16"/>
            <w:rPrChange w:author="Vaught, Jacob" w:date="2023-12-08T23:20:00Z" w:id="2838">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D35400"/>
            <w:sz w:val="16"/>
            <w:szCs w:val="16"/>
            <w:rPrChange w:author="Vaught, Jacob" w:date="2023-12-08T23:20:00Z" w:id="2839">
              <w:rPr>
                <w:rFonts w:ascii="Consolas" w:hAnsi="Consolas" w:eastAsia="Consolas" w:cs="Consolas"/>
                <w:color w:val="D35400"/>
                <w:sz w:val="16"/>
                <w:szCs w:val="16"/>
              </w:rPr>
            </w:rPrChange>
          </w:rPr>
          <w:delText>updateServoPosition</w:delText>
        </w:r>
        <w:r w:rsidRPr="007B56CB" w:rsidDel="00D660A2">
          <w:rPr>
            <w:rFonts w:ascii="Courier New" w:hAnsi="Courier New" w:eastAsia="Consolas" w:cs="Courier New"/>
            <w:color w:val="434F54"/>
            <w:sz w:val="16"/>
            <w:szCs w:val="16"/>
            <w:rPrChange w:author="Vaught, Jacob" w:date="2023-12-08T23:20:00Z" w:id="2840">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2841">
              <w:rPr>
                <w:rFonts w:ascii="Consolas" w:hAnsi="Consolas" w:eastAsia="Consolas" w:cs="Consolas"/>
                <w:color w:val="4E5B61"/>
                <w:sz w:val="16"/>
                <w:szCs w:val="16"/>
              </w:rPr>
            </w:rPrChange>
          </w:rPr>
          <w:delText>;</w:delText>
        </w:r>
      </w:del>
    </w:p>
    <w:p w:rsidRPr="007B56CB" w:rsidR="00022ED2" w:rsidDel="00D660A2" w:rsidP="004B7877" w:rsidRDefault="3A626A86" w14:paraId="3FA0C839" w14:textId="4513BD94">
      <w:pPr>
        <w:spacing w:after="0" w:line="240" w:lineRule="auto"/>
        <w:rPr>
          <w:del w:author="Vaught, Jacob" w:date="2023-12-09T00:25:00Z" w:id="2842"/>
          <w:rFonts w:ascii="Courier New" w:hAnsi="Courier New" w:cs="Courier New"/>
          <w:sz w:val="16"/>
          <w:szCs w:val="16"/>
          <w:rPrChange w:author="Vaught, Jacob" w:date="2023-12-08T23:20:00Z" w:id="2843">
            <w:rPr>
              <w:del w:author="Vaught, Jacob" w:date="2023-12-09T00:25:00Z" w:id="2844"/>
              <w:sz w:val="16"/>
              <w:szCs w:val="16"/>
            </w:rPr>
          </w:rPrChange>
        </w:rPr>
      </w:pPr>
      <w:del w:author="Vaught, Jacob" w:date="2023-12-09T00:25:00Z" w:id="2845">
        <w:r w:rsidRPr="007B56CB" w:rsidDel="00D660A2">
          <w:rPr>
            <w:rFonts w:ascii="Courier New" w:hAnsi="Courier New" w:eastAsia="Consolas" w:cs="Courier New"/>
            <w:color w:val="4E5B61"/>
            <w:sz w:val="16"/>
            <w:szCs w:val="16"/>
            <w:rPrChange w:author="Vaught, Jacob" w:date="2023-12-08T23:20:00Z" w:id="2846">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728E00"/>
            <w:sz w:val="16"/>
            <w:szCs w:val="16"/>
            <w:rPrChange w:author="Vaught, Jacob" w:date="2023-12-08T23:20:00Z" w:id="2847">
              <w:rPr>
                <w:rFonts w:ascii="Consolas" w:hAnsi="Consolas" w:eastAsia="Consolas" w:cs="Consolas"/>
                <w:color w:val="728E00"/>
                <w:sz w:val="16"/>
                <w:szCs w:val="16"/>
              </w:rPr>
            </w:rPrChange>
          </w:rPr>
          <w:delText>if</w:delText>
        </w:r>
        <w:r w:rsidRPr="007B56CB" w:rsidDel="00D660A2">
          <w:rPr>
            <w:rFonts w:ascii="Courier New" w:hAnsi="Courier New" w:eastAsia="Consolas" w:cs="Courier New"/>
            <w:color w:val="4E5B61"/>
            <w:sz w:val="16"/>
            <w:szCs w:val="16"/>
            <w:rPrChange w:author="Vaught, Jacob" w:date="2023-12-08T23:20:00Z" w:id="2848">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2849">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2850">
              <w:rPr>
                <w:rFonts w:ascii="Consolas" w:hAnsi="Consolas" w:eastAsia="Consolas" w:cs="Consolas"/>
                <w:color w:val="4E5B61"/>
                <w:sz w:val="16"/>
                <w:szCs w:val="16"/>
              </w:rPr>
            </w:rPrChange>
          </w:rPr>
          <w:delText>inSteeringMode</w:delText>
        </w:r>
        <w:r w:rsidRPr="007B56CB" w:rsidDel="00D660A2">
          <w:rPr>
            <w:rFonts w:ascii="Courier New" w:hAnsi="Courier New" w:eastAsia="Consolas" w:cs="Courier New"/>
            <w:color w:val="434F54"/>
            <w:sz w:val="16"/>
            <w:szCs w:val="16"/>
            <w:rPrChange w:author="Vaught, Jacob" w:date="2023-12-08T23:20:00Z" w:id="2851">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2852">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2853">
              <w:rPr>
                <w:rFonts w:ascii="Consolas" w:hAnsi="Consolas" w:eastAsia="Consolas" w:cs="Consolas"/>
                <w:color w:val="434F54"/>
                <w:sz w:val="16"/>
                <w:szCs w:val="16"/>
              </w:rPr>
            </w:rPrChange>
          </w:rPr>
          <w:delText>{</w:delText>
        </w:r>
      </w:del>
    </w:p>
    <w:p w:rsidRPr="007B56CB" w:rsidR="00022ED2" w:rsidDel="00D660A2" w:rsidP="004B7877" w:rsidRDefault="3A626A86" w14:paraId="2138439B" w14:textId="2C199363">
      <w:pPr>
        <w:spacing w:after="0" w:line="240" w:lineRule="auto"/>
        <w:rPr>
          <w:del w:author="Vaught, Jacob" w:date="2023-12-09T00:25:00Z" w:id="2854"/>
          <w:rFonts w:ascii="Courier New" w:hAnsi="Courier New" w:cs="Courier New"/>
          <w:sz w:val="16"/>
          <w:szCs w:val="16"/>
          <w:rPrChange w:author="Vaught, Jacob" w:date="2023-12-08T23:20:00Z" w:id="2855">
            <w:rPr>
              <w:del w:author="Vaught, Jacob" w:date="2023-12-09T00:25:00Z" w:id="2856"/>
              <w:sz w:val="16"/>
              <w:szCs w:val="16"/>
            </w:rPr>
          </w:rPrChange>
        </w:rPr>
      </w:pPr>
      <w:del w:author="Vaught, Jacob" w:date="2023-12-09T00:25:00Z" w:id="2857">
        <w:r w:rsidRPr="007B56CB" w:rsidDel="00D660A2">
          <w:rPr>
            <w:rFonts w:ascii="Courier New" w:hAnsi="Courier New" w:eastAsia="Consolas" w:cs="Courier New"/>
            <w:color w:val="4E5B61"/>
            <w:sz w:val="16"/>
            <w:szCs w:val="16"/>
            <w:rPrChange w:author="Vaught, Jacob" w:date="2023-12-08T23:20:00Z" w:id="2858">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D35400"/>
            <w:sz w:val="16"/>
            <w:szCs w:val="16"/>
            <w:rPrChange w:author="Vaught, Jacob" w:date="2023-12-08T23:20:00Z" w:id="2859">
              <w:rPr>
                <w:rFonts w:ascii="Consolas" w:hAnsi="Consolas" w:eastAsia="Consolas" w:cs="Consolas"/>
                <w:color w:val="D35400"/>
                <w:sz w:val="16"/>
                <w:szCs w:val="16"/>
              </w:rPr>
            </w:rPrChange>
          </w:rPr>
          <w:delText>adjustMotorSpeedsBasedOnPID</w:delText>
        </w:r>
        <w:r w:rsidRPr="007B56CB" w:rsidDel="00D660A2">
          <w:rPr>
            <w:rFonts w:ascii="Courier New" w:hAnsi="Courier New" w:eastAsia="Consolas" w:cs="Courier New"/>
            <w:color w:val="434F54"/>
            <w:sz w:val="16"/>
            <w:szCs w:val="16"/>
            <w:rPrChange w:author="Vaught, Jacob" w:date="2023-12-08T23:20:00Z" w:id="2860">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2861">
              <w:rPr>
                <w:rFonts w:ascii="Consolas" w:hAnsi="Consolas" w:eastAsia="Consolas" w:cs="Consolas"/>
                <w:color w:val="4E5B61"/>
                <w:sz w:val="16"/>
                <w:szCs w:val="16"/>
              </w:rPr>
            </w:rPrChange>
          </w:rPr>
          <w:delText>;</w:delText>
        </w:r>
        <w:r w:rsidRPr="007B56CB" w:rsidDel="00D660A2">
          <w:rPr>
            <w:rFonts w:ascii="Courier New" w:hAnsi="Courier New" w:eastAsia="Consolas" w:cs="Courier New"/>
            <w:color w:val="95A5A6"/>
            <w:sz w:val="16"/>
            <w:szCs w:val="16"/>
            <w:rPrChange w:author="Vaught, Jacob" w:date="2023-12-08T23:20:00Z" w:id="2862">
              <w:rPr>
                <w:rFonts w:ascii="Consolas" w:hAnsi="Consolas" w:eastAsia="Consolas" w:cs="Consolas"/>
                <w:color w:val="95A5A6"/>
                <w:sz w:val="16"/>
                <w:szCs w:val="16"/>
              </w:rPr>
            </w:rPrChange>
          </w:rPr>
          <w:delText xml:space="preserve"> // Adjust motor speeds based on PID correction</w:delText>
        </w:r>
      </w:del>
    </w:p>
    <w:p w:rsidRPr="007B56CB" w:rsidR="00022ED2" w:rsidDel="00D660A2" w:rsidP="004B7877" w:rsidRDefault="3A626A86" w14:paraId="2A7769A7" w14:textId="278A5003">
      <w:pPr>
        <w:spacing w:after="0" w:line="240" w:lineRule="auto"/>
        <w:rPr>
          <w:del w:author="Vaught, Jacob" w:date="2023-12-09T00:25:00Z" w:id="2863"/>
          <w:rFonts w:ascii="Courier New" w:hAnsi="Courier New" w:cs="Courier New"/>
          <w:sz w:val="16"/>
          <w:szCs w:val="16"/>
          <w:rPrChange w:author="Vaught, Jacob" w:date="2023-12-08T23:20:00Z" w:id="2864">
            <w:rPr>
              <w:del w:author="Vaught, Jacob" w:date="2023-12-09T00:25:00Z" w:id="2865"/>
              <w:sz w:val="16"/>
              <w:szCs w:val="16"/>
            </w:rPr>
          </w:rPrChange>
        </w:rPr>
      </w:pPr>
      <w:del w:author="Vaught, Jacob" w:date="2023-12-09T00:25:00Z" w:id="2866">
        <w:r w:rsidRPr="007B56CB" w:rsidDel="00D660A2">
          <w:rPr>
            <w:rFonts w:ascii="Courier New" w:hAnsi="Courier New" w:eastAsia="Consolas" w:cs="Courier New"/>
            <w:color w:val="4E5B61"/>
            <w:sz w:val="16"/>
            <w:szCs w:val="16"/>
            <w:rPrChange w:author="Vaught, Jacob" w:date="2023-12-08T23:20:00Z" w:id="2867">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D35400"/>
            <w:sz w:val="16"/>
            <w:szCs w:val="16"/>
            <w:rPrChange w:author="Vaught, Jacob" w:date="2023-12-08T23:20:00Z" w:id="2868">
              <w:rPr>
                <w:rFonts w:ascii="Consolas" w:hAnsi="Consolas" w:eastAsia="Consolas" w:cs="Consolas"/>
                <w:color w:val="D35400"/>
                <w:sz w:val="16"/>
                <w:szCs w:val="16"/>
              </w:rPr>
            </w:rPrChange>
          </w:rPr>
          <w:delText>detectAndHandleTurn</w:delText>
        </w:r>
        <w:r w:rsidRPr="007B56CB" w:rsidDel="00D660A2">
          <w:rPr>
            <w:rFonts w:ascii="Courier New" w:hAnsi="Courier New" w:eastAsia="Consolas" w:cs="Courier New"/>
            <w:color w:val="434F54"/>
            <w:sz w:val="16"/>
            <w:szCs w:val="16"/>
            <w:rPrChange w:author="Vaught, Jacob" w:date="2023-12-08T23:20:00Z" w:id="2869">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2870">
              <w:rPr>
                <w:rFonts w:ascii="Consolas" w:hAnsi="Consolas" w:eastAsia="Consolas" w:cs="Consolas"/>
                <w:color w:val="4E5B61"/>
                <w:sz w:val="16"/>
                <w:szCs w:val="16"/>
              </w:rPr>
            </w:rPrChange>
          </w:rPr>
          <w:delText>;</w:delText>
        </w:r>
      </w:del>
    </w:p>
    <w:p w:rsidRPr="007B56CB" w:rsidR="00022ED2" w:rsidDel="00D660A2" w:rsidP="004B7877" w:rsidRDefault="3A626A86" w14:paraId="05244AD0" w14:textId="7E7E41FD">
      <w:pPr>
        <w:spacing w:after="0" w:line="240" w:lineRule="auto"/>
        <w:rPr>
          <w:del w:author="Vaught, Jacob" w:date="2023-12-09T00:25:00Z" w:id="2871"/>
          <w:rFonts w:ascii="Courier New" w:hAnsi="Courier New" w:cs="Courier New"/>
          <w:sz w:val="16"/>
          <w:szCs w:val="16"/>
          <w:rPrChange w:author="Vaught, Jacob" w:date="2023-12-08T23:20:00Z" w:id="2872">
            <w:rPr>
              <w:del w:author="Vaught, Jacob" w:date="2023-12-09T00:25:00Z" w:id="2873"/>
              <w:sz w:val="16"/>
              <w:szCs w:val="16"/>
            </w:rPr>
          </w:rPrChange>
        </w:rPr>
      </w:pPr>
      <w:del w:author="Vaught, Jacob" w:date="2023-12-09T00:25:00Z" w:id="2874">
        <w:r w:rsidRPr="007B56CB" w:rsidDel="00D660A2">
          <w:rPr>
            <w:rFonts w:ascii="Courier New" w:hAnsi="Courier New" w:eastAsia="Consolas" w:cs="Courier New"/>
            <w:color w:val="4E5B61"/>
            <w:sz w:val="16"/>
            <w:szCs w:val="16"/>
            <w:rPrChange w:author="Vaught, Jacob" w:date="2023-12-08T23:20:00Z" w:id="2875">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2876">
              <w:rPr>
                <w:rFonts w:ascii="Consolas" w:hAnsi="Consolas" w:eastAsia="Consolas" w:cs="Consolas"/>
                <w:color w:val="434F54"/>
                <w:sz w:val="16"/>
                <w:szCs w:val="16"/>
              </w:rPr>
            </w:rPrChange>
          </w:rPr>
          <w:delText>}</w:delText>
        </w:r>
      </w:del>
    </w:p>
    <w:p w:rsidRPr="007B56CB" w:rsidR="00022ED2" w:rsidDel="00D660A2" w:rsidP="004B7877" w:rsidRDefault="3A626A86" w14:paraId="51A36CF5" w14:textId="464A82CB">
      <w:pPr>
        <w:spacing w:after="0" w:line="240" w:lineRule="auto"/>
        <w:rPr>
          <w:del w:author="Vaught, Jacob" w:date="2023-12-09T00:25:00Z" w:id="2877"/>
          <w:rFonts w:ascii="Courier New" w:hAnsi="Courier New" w:cs="Courier New"/>
          <w:sz w:val="16"/>
          <w:szCs w:val="16"/>
          <w:rPrChange w:author="Vaught, Jacob" w:date="2023-12-08T23:20:00Z" w:id="2878">
            <w:rPr>
              <w:del w:author="Vaught, Jacob" w:date="2023-12-09T00:25:00Z" w:id="2879"/>
              <w:sz w:val="16"/>
              <w:szCs w:val="16"/>
            </w:rPr>
          </w:rPrChange>
        </w:rPr>
      </w:pPr>
      <w:del w:author="Vaught, Jacob" w:date="2023-12-09T00:25:00Z" w:id="2880">
        <w:r w:rsidRPr="007B56CB" w:rsidDel="00D660A2">
          <w:rPr>
            <w:rFonts w:ascii="Courier New" w:hAnsi="Courier New" w:eastAsia="Consolas" w:cs="Courier New"/>
            <w:color w:val="4E5B61"/>
            <w:sz w:val="16"/>
            <w:szCs w:val="16"/>
            <w:rPrChange w:author="Vaught, Jacob" w:date="2023-12-08T23:20:00Z" w:id="2881">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2882">
              <w:rPr>
                <w:rFonts w:ascii="Consolas" w:hAnsi="Consolas" w:eastAsia="Consolas" w:cs="Consolas"/>
                <w:color w:val="434F54"/>
                <w:sz w:val="16"/>
                <w:szCs w:val="16"/>
              </w:rPr>
            </w:rPrChange>
          </w:rPr>
          <w:delText>}</w:delText>
        </w:r>
      </w:del>
    </w:p>
    <w:p w:rsidRPr="007B56CB" w:rsidR="00022ED2" w:rsidDel="00D660A2" w:rsidP="004B7877" w:rsidRDefault="3A626A86" w14:paraId="394145C6" w14:textId="18485B82">
      <w:pPr>
        <w:spacing w:after="0" w:line="240" w:lineRule="auto"/>
        <w:rPr>
          <w:del w:author="Vaught, Jacob" w:date="2023-12-09T00:25:00Z" w:id="2883"/>
          <w:rFonts w:ascii="Courier New" w:hAnsi="Courier New" w:cs="Courier New"/>
          <w:sz w:val="16"/>
          <w:szCs w:val="16"/>
          <w:rPrChange w:author="Vaught, Jacob" w:date="2023-12-08T23:20:00Z" w:id="2884">
            <w:rPr>
              <w:del w:author="Vaught, Jacob" w:date="2023-12-09T00:25:00Z" w:id="2885"/>
              <w:sz w:val="16"/>
              <w:szCs w:val="16"/>
            </w:rPr>
          </w:rPrChange>
        </w:rPr>
      </w:pPr>
      <w:del w:author="Vaught, Jacob" w:date="2023-12-09T00:25:00Z" w:id="2886">
        <w:r w:rsidRPr="007B56CB" w:rsidDel="00D660A2">
          <w:rPr>
            <w:rFonts w:ascii="Courier New" w:hAnsi="Courier New" w:eastAsia="Consolas" w:cs="Courier New"/>
            <w:color w:val="434F54"/>
            <w:sz w:val="16"/>
            <w:szCs w:val="16"/>
            <w:rPrChange w:author="Vaught, Jacob" w:date="2023-12-08T23:20:00Z" w:id="2887">
              <w:rPr>
                <w:rFonts w:ascii="Consolas" w:hAnsi="Consolas" w:eastAsia="Consolas" w:cs="Consolas"/>
                <w:color w:val="434F54"/>
                <w:sz w:val="16"/>
                <w:szCs w:val="16"/>
              </w:rPr>
            </w:rPrChange>
          </w:rPr>
          <w:delText>}</w:delText>
        </w:r>
      </w:del>
    </w:p>
    <w:p w:rsidRPr="007B56CB" w:rsidR="00022ED2" w:rsidDel="00D660A2" w:rsidP="004B7877" w:rsidRDefault="3A626A86" w14:paraId="2CC5110B" w14:textId="7ED80307">
      <w:pPr>
        <w:spacing w:after="0" w:line="240" w:lineRule="auto"/>
        <w:rPr>
          <w:del w:author="Vaught, Jacob" w:date="2023-12-09T00:25:00Z" w:id="2888"/>
          <w:rFonts w:ascii="Courier New" w:hAnsi="Courier New" w:cs="Courier New"/>
          <w:sz w:val="16"/>
          <w:szCs w:val="16"/>
          <w:rPrChange w:author="Vaught, Jacob" w:date="2023-12-08T23:20:00Z" w:id="2889">
            <w:rPr>
              <w:del w:author="Vaught, Jacob" w:date="2023-12-09T00:25:00Z" w:id="2890"/>
              <w:sz w:val="16"/>
              <w:szCs w:val="16"/>
            </w:rPr>
          </w:rPrChange>
        </w:rPr>
      </w:pPr>
      <w:del w:author="Vaught, Jacob" w:date="2023-12-09T00:25:00Z" w:id="2891">
        <w:r w:rsidRPr="007B56CB" w:rsidDel="00D660A2">
          <w:rPr>
            <w:rFonts w:ascii="Courier New" w:hAnsi="Courier New" w:eastAsia="Consolas" w:cs="Courier New"/>
            <w:color w:val="00979D"/>
            <w:sz w:val="16"/>
            <w:szCs w:val="16"/>
            <w:rPrChange w:author="Vaught, Jacob" w:date="2023-12-08T23:20:00Z" w:id="2892">
              <w:rPr>
                <w:rFonts w:ascii="Consolas" w:hAnsi="Consolas" w:eastAsia="Consolas" w:cs="Consolas"/>
                <w:color w:val="00979D"/>
                <w:sz w:val="16"/>
                <w:szCs w:val="16"/>
              </w:rPr>
            </w:rPrChange>
          </w:rPr>
          <w:delText>void</w:delText>
        </w:r>
        <w:r w:rsidRPr="007B56CB" w:rsidDel="00D660A2">
          <w:rPr>
            <w:rFonts w:ascii="Courier New" w:hAnsi="Courier New" w:eastAsia="Consolas" w:cs="Courier New"/>
            <w:color w:val="4E5B61"/>
            <w:sz w:val="16"/>
            <w:szCs w:val="16"/>
            <w:rPrChange w:author="Vaught, Jacob" w:date="2023-12-08T23:20:00Z" w:id="2893">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D35400"/>
            <w:sz w:val="16"/>
            <w:szCs w:val="16"/>
            <w:rPrChange w:author="Vaught, Jacob" w:date="2023-12-08T23:20:00Z" w:id="2894">
              <w:rPr>
                <w:rFonts w:ascii="Consolas" w:hAnsi="Consolas" w:eastAsia="Consolas" w:cs="Consolas"/>
                <w:color w:val="D35400"/>
                <w:sz w:val="16"/>
                <w:szCs w:val="16"/>
              </w:rPr>
            </w:rPrChange>
          </w:rPr>
          <w:delText>adjustMotorSpeedsBasedOnPID</w:delText>
        </w:r>
        <w:r w:rsidRPr="007B56CB" w:rsidDel="00D660A2">
          <w:rPr>
            <w:rFonts w:ascii="Courier New" w:hAnsi="Courier New" w:eastAsia="Consolas" w:cs="Courier New"/>
            <w:color w:val="434F54"/>
            <w:sz w:val="16"/>
            <w:szCs w:val="16"/>
            <w:rPrChange w:author="Vaught, Jacob" w:date="2023-12-08T23:20:00Z" w:id="2895">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2896">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2897">
              <w:rPr>
                <w:rFonts w:ascii="Consolas" w:hAnsi="Consolas" w:eastAsia="Consolas" w:cs="Consolas"/>
                <w:color w:val="434F54"/>
                <w:sz w:val="16"/>
                <w:szCs w:val="16"/>
              </w:rPr>
            </w:rPrChange>
          </w:rPr>
          <w:delText>{</w:delText>
        </w:r>
      </w:del>
    </w:p>
    <w:p w:rsidRPr="007B56CB" w:rsidR="00022ED2" w:rsidDel="00D660A2" w:rsidP="004B7877" w:rsidRDefault="3A626A86" w14:paraId="4545EC40" w14:textId="47296FFB">
      <w:pPr>
        <w:spacing w:after="0" w:line="240" w:lineRule="auto"/>
        <w:rPr>
          <w:del w:author="Vaught, Jacob" w:date="2023-12-09T00:25:00Z" w:id="2898"/>
          <w:rFonts w:ascii="Courier New" w:hAnsi="Courier New" w:cs="Courier New"/>
          <w:sz w:val="16"/>
          <w:szCs w:val="16"/>
          <w:rPrChange w:author="Vaught, Jacob" w:date="2023-12-08T23:20:00Z" w:id="2899">
            <w:rPr>
              <w:del w:author="Vaught, Jacob" w:date="2023-12-09T00:25:00Z" w:id="2900"/>
              <w:sz w:val="16"/>
              <w:szCs w:val="16"/>
            </w:rPr>
          </w:rPrChange>
        </w:rPr>
      </w:pPr>
      <w:del w:author="Vaught, Jacob" w:date="2023-12-09T00:25:00Z" w:id="2901">
        <w:r w:rsidRPr="007B56CB" w:rsidDel="00D660A2">
          <w:rPr>
            <w:rFonts w:ascii="Courier New" w:hAnsi="Courier New" w:eastAsia="Consolas" w:cs="Courier New"/>
            <w:color w:val="4E5B61"/>
            <w:sz w:val="16"/>
            <w:szCs w:val="16"/>
            <w:rPrChange w:author="Vaught, Jacob" w:date="2023-12-08T23:20:00Z" w:id="2902">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728E00"/>
            <w:sz w:val="16"/>
            <w:szCs w:val="16"/>
            <w:rPrChange w:author="Vaught, Jacob" w:date="2023-12-08T23:20:00Z" w:id="2903">
              <w:rPr>
                <w:rFonts w:ascii="Consolas" w:hAnsi="Consolas" w:eastAsia="Consolas" w:cs="Consolas"/>
                <w:color w:val="728E00"/>
                <w:sz w:val="16"/>
                <w:szCs w:val="16"/>
              </w:rPr>
            </w:rPrChange>
          </w:rPr>
          <w:delText>if</w:delText>
        </w:r>
        <w:r w:rsidRPr="007B56CB" w:rsidDel="00D660A2">
          <w:rPr>
            <w:rFonts w:ascii="Courier New" w:hAnsi="Courier New" w:eastAsia="Consolas" w:cs="Courier New"/>
            <w:color w:val="4E5B61"/>
            <w:sz w:val="16"/>
            <w:szCs w:val="16"/>
            <w:rPrChange w:author="Vaught, Jacob" w:date="2023-12-08T23:20:00Z" w:id="2904">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2905">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2906">
              <w:rPr>
                <w:rFonts w:ascii="Consolas" w:hAnsi="Consolas" w:eastAsia="Consolas" w:cs="Consolas"/>
                <w:color w:val="4E5B61"/>
                <w:sz w:val="16"/>
                <w:szCs w:val="16"/>
              </w:rPr>
            </w:rPrChange>
          </w:rPr>
          <w:delText>isHandlingHardTurn</w:delText>
        </w:r>
        <w:r w:rsidRPr="007B56CB" w:rsidDel="00D660A2">
          <w:rPr>
            <w:rFonts w:ascii="Courier New" w:hAnsi="Courier New" w:eastAsia="Consolas" w:cs="Courier New"/>
            <w:color w:val="434F54"/>
            <w:sz w:val="16"/>
            <w:szCs w:val="16"/>
            <w:rPrChange w:author="Vaught, Jacob" w:date="2023-12-08T23:20:00Z" w:id="2907">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2908">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2909">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95A5A6"/>
            <w:sz w:val="16"/>
            <w:szCs w:val="16"/>
            <w:rPrChange w:author="Vaught, Jacob" w:date="2023-12-08T23:20:00Z" w:id="2910">
              <w:rPr>
                <w:rFonts w:ascii="Consolas" w:hAnsi="Consolas" w:eastAsia="Consolas" w:cs="Consolas"/>
                <w:color w:val="95A5A6"/>
                <w:sz w:val="16"/>
                <w:szCs w:val="16"/>
              </w:rPr>
            </w:rPrChange>
          </w:rPr>
          <w:delText xml:space="preserve"> // Only adjust if in the middle of a hard turn</w:delText>
        </w:r>
      </w:del>
    </w:p>
    <w:p w:rsidRPr="007B56CB" w:rsidR="00022ED2" w:rsidDel="00D660A2" w:rsidP="004B7877" w:rsidRDefault="3A626A86" w14:paraId="5F0EC58B" w14:textId="438D8293">
      <w:pPr>
        <w:spacing w:after="0" w:line="240" w:lineRule="auto"/>
        <w:rPr>
          <w:del w:author="Vaught, Jacob" w:date="2023-12-09T00:25:00Z" w:id="2911"/>
          <w:rFonts w:ascii="Courier New" w:hAnsi="Courier New" w:cs="Courier New"/>
          <w:sz w:val="16"/>
          <w:szCs w:val="16"/>
          <w:rPrChange w:author="Vaught, Jacob" w:date="2023-12-08T23:20:00Z" w:id="2912">
            <w:rPr>
              <w:del w:author="Vaught, Jacob" w:date="2023-12-09T00:25:00Z" w:id="2913"/>
              <w:sz w:val="16"/>
              <w:szCs w:val="16"/>
            </w:rPr>
          </w:rPrChange>
        </w:rPr>
      </w:pPr>
      <w:del w:author="Vaught, Jacob" w:date="2023-12-09T00:25:00Z" w:id="2914">
        <w:r w:rsidRPr="007B56CB" w:rsidDel="00D660A2">
          <w:rPr>
            <w:rFonts w:ascii="Courier New" w:hAnsi="Courier New" w:eastAsia="Consolas" w:cs="Courier New"/>
            <w:color w:val="95A5A6"/>
            <w:sz w:val="16"/>
            <w:szCs w:val="16"/>
            <w:rPrChange w:author="Vaught, Jacob" w:date="2023-12-08T23:20:00Z" w:id="2915">
              <w:rPr>
                <w:rFonts w:ascii="Consolas" w:hAnsi="Consolas" w:eastAsia="Consolas" w:cs="Consolas"/>
                <w:color w:val="95A5A6"/>
                <w:sz w:val="16"/>
                <w:szCs w:val="16"/>
              </w:rPr>
            </w:rPrChange>
          </w:rPr>
          <w:delText xml:space="preserve">    // Adjust motor speeds based on correction</w:delText>
        </w:r>
      </w:del>
    </w:p>
    <w:p w:rsidRPr="007B56CB" w:rsidR="00022ED2" w:rsidDel="00D660A2" w:rsidP="004B7877" w:rsidRDefault="3A626A86" w14:paraId="4FA6E17D" w14:textId="72C6FA62">
      <w:pPr>
        <w:spacing w:after="0" w:line="240" w:lineRule="auto"/>
        <w:rPr>
          <w:del w:author="Vaught, Jacob" w:date="2023-12-09T00:25:00Z" w:id="2916"/>
          <w:rFonts w:ascii="Courier New" w:hAnsi="Courier New" w:cs="Courier New"/>
          <w:sz w:val="16"/>
          <w:szCs w:val="16"/>
          <w:rPrChange w:author="Vaught, Jacob" w:date="2023-12-08T23:20:00Z" w:id="2917">
            <w:rPr>
              <w:del w:author="Vaught, Jacob" w:date="2023-12-09T00:25:00Z" w:id="2918"/>
              <w:sz w:val="16"/>
              <w:szCs w:val="16"/>
            </w:rPr>
          </w:rPrChange>
        </w:rPr>
      </w:pPr>
      <w:del w:author="Vaught, Jacob" w:date="2023-12-09T00:25:00Z" w:id="2919">
        <w:r w:rsidRPr="007B56CB" w:rsidDel="00D660A2">
          <w:rPr>
            <w:rFonts w:ascii="Courier New" w:hAnsi="Courier New" w:eastAsia="Consolas" w:cs="Courier New"/>
            <w:color w:val="4E5B61"/>
            <w:sz w:val="16"/>
            <w:szCs w:val="16"/>
            <w:rPrChange w:author="Vaught, Jacob" w:date="2023-12-08T23:20:00Z" w:id="2920">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728E00"/>
            <w:sz w:val="16"/>
            <w:szCs w:val="16"/>
            <w:rPrChange w:author="Vaught, Jacob" w:date="2023-12-08T23:20:00Z" w:id="2921">
              <w:rPr>
                <w:rFonts w:ascii="Consolas" w:hAnsi="Consolas" w:eastAsia="Consolas" w:cs="Consolas"/>
                <w:color w:val="728E00"/>
                <w:sz w:val="16"/>
                <w:szCs w:val="16"/>
              </w:rPr>
            </w:rPrChange>
          </w:rPr>
          <w:delText>if</w:delText>
        </w:r>
        <w:r w:rsidRPr="007B56CB" w:rsidDel="00D660A2">
          <w:rPr>
            <w:rFonts w:ascii="Courier New" w:hAnsi="Courier New" w:eastAsia="Consolas" w:cs="Courier New"/>
            <w:color w:val="4E5B61"/>
            <w:sz w:val="16"/>
            <w:szCs w:val="16"/>
            <w:rPrChange w:author="Vaught, Jacob" w:date="2023-12-08T23:20:00Z" w:id="2922">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2923">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2924">
              <w:rPr>
                <w:rFonts w:ascii="Consolas" w:hAnsi="Consolas" w:eastAsia="Consolas" w:cs="Consolas"/>
                <w:color w:val="4E5B61"/>
                <w:sz w:val="16"/>
                <w:szCs w:val="16"/>
              </w:rPr>
            </w:rPrChange>
          </w:rPr>
          <w:delText xml:space="preserve">correction / </w:delText>
        </w:r>
        <w:r w:rsidRPr="007B56CB" w:rsidDel="00D660A2">
          <w:rPr>
            <w:rFonts w:ascii="Courier New" w:hAnsi="Courier New" w:eastAsia="Consolas" w:cs="Courier New"/>
            <w:color w:val="005C5F"/>
            <w:sz w:val="16"/>
            <w:szCs w:val="16"/>
            <w:rPrChange w:author="Vaught, Jacob" w:date="2023-12-08T23:20:00Z" w:id="2925">
              <w:rPr>
                <w:rFonts w:ascii="Consolas" w:hAnsi="Consolas" w:eastAsia="Consolas" w:cs="Consolas"/>
                <w:color w:val="005C5F"/>
                <w:sz w:val="16"/>
                <w:szCs w:val="16"/>
              </w:rPr>
            </w:rPrChange>
          </w:rPr>
          <w:delText>50</w:delText>
        </w:r>
        <w:r w:rsidRPr="007B56CB" w:rsidDel="00D660A2">
          <w:rPr>
            <w:rFonts w:ascii="Courier New" w:hAnsi="Courier New" w:eastAsia="Consolas" w:cs="Courier New"/>
            <w:color w:val="4E5B61"/>
            <w:sz w:val="16"/>
            <w:szCs w:val="16"/>
            <w:rPrChange w:author="Vaught, Jacob" w:date="2023-12-08T23:20:00Z" w:id="2926">
              <w:rPr>
                <w:rFonts w:ascii="Consolas" w:hAnsi="Consolas" w:eastAsia="Consolas" w:cs="Consolas"/>
                <w:color w:val="4E5B61"/>
                <w:sz w:val="16"/>
                <w:szCs w:val="16"/>
              </w:rPr>
            </w:rPrChange>
          </w:rPr>
          <w:delText xml:space="preserve"> &gt; </w:delText>
        </w:r>
        <w:r w:rsidRPr="007B56CB" w:rsidDel="00D660A2">
          <w:rPr>
            <w:rFonts w:ascii="Courier New" w:hAnsi="Courier New" w:eastAsia="Consolas" w:cs="Courier New"/>
            <w:color w:val="005C5F"/>
            <w:sz w:val="16"/>
            <w:szCs w:val="16"/>
            <w:rPrChange w:author="Vaught, Jacob" w:date="2023-12-08T23:20:00Z" w:id="2927">
              <w:rPr>
                <w:rFonts w:ascii="Consolas" w:hAnsi="Consolas" w:eastAsia="Consolas" w:cs="Consolas"/>
                <w:color w:val="005C5F"/>
                <w:sz w:val="16"/>
                <w:szCs w:val="16"/>
              </w:rPr>
            </w:rPrChange>
          </w:rPr>
          <w:delText>150</w:delText>
        </w:r>
        <w:r w:rsidRPr="007B56CB" w:rsidDel="00D660A2">
          <w:rPr>
            <w:rFonts w:ascii="Courier New" w:hAnsi="Courier New" w:eastAsia="Consolas" w:cs="Courier New"/>
            <w:color w:val="434F54"/>
            <w:sz w:val="16"/>
            <w:szCs w:val="16"/>
            <w:rPrChange w:author="Vaught, Jacob" w:date="2023-12-08T23:20:00Z" w:id="2928">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2929">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2930">
              <w:rPr>
                <w:rFonts w:ascii="Consolas" w:hAnsi="Consolas" w:eastAsia="Consolas" w:cs="Consolas"/>
                <w:color w:val="434F54"/>
                <w:sz w:val="16"/>
                <w:szCs w:val="16"/>
              </w:rPr>
            </w:rPrChange>
          </w:rPr>
          <w:delText>{</w:delText>
        </w:r>
      </w:del>
    </w:p>
    <w:p w:rsidRPr="007B56CB" w:rsidR="00022ED2" w:rsidDel="00D660A2" w:rsidP="004B7877" w:rsidRDefault="3A626A86" w14:paraId="4FCDEEAE" w14:textId="1B22BCD7">
      <w:pPr>
        <w:spacing w:after="0" w:line="240" w:lineRule="auto"/>
        <w:rPr>
          <w:del w:author="Vaught, Jacob" w:date="2023-12-09T00:25:00Z" w:id="2931"/>
          <w:rFonts w:ascii="Courier New" w:hAnsi="Courier New" w:cs="Courier New"/>
          <w:sz w:val="16"/>
          <w:szCs w:val="16"/>
          <w:rPrChange w:author="Vaught, Jacob" w:date="2023-12-08T23:20:00Z" w:id="2932">
            <w:rPr>
              <w:del w:author="Vaught, Jacob" w:date="2023-12-09T00:25:00Z" w:id="2933"/>
              <w:sz w:val="16"/>
              <w:szCs w:val="16"/>
            </w:rPr>
          </w:rPrChange>
        </w:rPr>
      </w:pPr>
      <w:del w:author="Vaught, Jacob" w:date="2023-12-09T00:25:00Z" w:id="2934">
        <w:r w:rsidRPr="007B56CB" w:rsidDel="00D660A2">
          <w:rPr>
            <w:rFonts w:ascii="Courier New" w:hAnsi="Courier New" w:eastAsia="Consolas" w:cs="Courier New"/>
            <w:color w:val="4E5B61"/>
            <w:sz w:val="16"/>
            <w:szCs w:val="16"/>
            <w:rPrChange w:author="Vaught, Jacob" w:date="2023-12-08T23:20:00Z" w:id="2935">
              <w:rPr>
                <w:rFonts w:ascii="Consolas" w:hAnsi="Consolas" w:eastAsia="Consolas" w:cs="Consolas"/>
                <w:color w:val="4E5B61"/>
                <w:sz w:val="16"/>
                <w:szCs w:val="16"/>
              </w:rPr>
            </w:rPrChange>
          </w:rPr>
          <w:delText xml:space="preserve">      OCR1A = motorSpeed1 - </w:delText>
        </w:r>
        <w:r w:rsidRPr="007B56CB" w:rsidDel="00D660A2">
          <w:rPr>
            <w:rFonts w:ascii="Courier New" w:hAnsi="Courier New" w:eastAsia="Consolas" w:cs="Courier New"/>
            <w:color w:val="005C5F"/>
            <w:sz w:val="16"/>
            <w:szCs w:val="16"/>
            <w:rPrChange w:author="Vaught, Jacob" w:date="2023-12-08T23:20:00Z" w:id="2936">
              <w:rPr>
                <w:rFonts w:ascii="Consolas" w:hAnsi="Consolas" w:eastAsia="Consolas" w:cs="Consolas"/>
                <w:color w:val="005C5F"/>
                <w:sz w:val="16"/>
                <w:szCs w:val="16"/>
              </w:rPr>
            </w:rPrChange>
          </w:rPr>
          <w:delText>15</w:delText>
        </w:r>
        <w:r w:rsidRPr="007B56CB" w:rsidDel="00D660A2">
          <w:rPr>
            <w:rFonts w:ascii="Courier New" w:hAnsi="Courier New" w:eastAsia="Consolas" w:cs="Courier New"/>
            <w:color w:val="4E5B61"/>
            <w:sz w:val="16"/>
            <w:szCs w:val="16"/>
            <w:rPrChange w:author="Vaught, Jacob" w:date="2023-12-08T23:20:00Z" w:id="2937">
              <w:rPr>
                <w:rFonts w:ascii="Consolas" w:hAnsi="Consolas" w:eastAsia="Consolas" w:cs="Consolas"/>
                <w:color w:val="4E5B61"/>
                <w:sz w:val="16"/>
                <w:szCs w:val="16"/>
              </w:rPr>
            </w:rPrChange>
          </w:rPr>
          <w:delText>;</w:delText>
        </w:r>
        <w:r w:rsidRPr="007B56CB" w:rsidDel="00D660A2">
          <w:rPr>
            <w:rFonts w:ascii="Courier New" w:hAnsi="Courier New" w:eastAsia="Consolas" w:cs="Courier New"/>
            <w:color w:val="95A5A6"/>
            <w:sz w:val="16"/>
            <w:szCs w:val="16"/>
            <w:rPrChange w:author="Vaught, Jacob" w:date="2023-12-08T23:20:00Z" w:id="2938">
              <w:rPr>
                <w:rFonts w:ascii="Consolas" w:hAnsi="Consolas" w:eastAsia="Consolas" w:cs="Consolas"/>
                <w:color w:val="95A5A6"/>
                <w:sz w:val="16"/>
                <w:szCs w:val="16"/>
              </w:rPr>
            </w:rPrChange>
          </w:rPr>
          <w:delText xml:space="preserve"> // Slow down left motor for right turn</w:delText>
        </w:r>
      </w:del>
    </w:p>
    <w:p w:rsidRPr="007B56CB" w:rsidR="00022ED2" w:rsidDel="00D660A2" w:rsidP="004B7877" w:rsidRDefault="3A626A86" w14:paraId="215CF545" w14:textId="570B114C">
      <w:pPr>
        <w:spacing w:after="0" w:line="240" w:lineRule="auto"/>
        <w:rPr>
          <w:del w:author="Vaught, Jacob" w:date="2023-12-09T00:25:00Z" w:id="2939"/>
          <w:rFonts w:ascii="Courier New" w:hAnsi="Courier New" w:cs="Courier New"/>
          <w:sz w:val="16"/>
          <w:szCs w:val="16"/>
          <w:rPrChange w:author="Vaught, Jacob" w:date="2023-12-08T23:20:00Z" w:id="2940">
            <w:rPr>
              <w:del w:author="Vaught, Jacob" w:date="2023-12-09T00:25:00Z" w:id="2941"/>
              <w:sz w:val="16"/>
              <w:szCs w:val="16"/>
            </w:rPr>
          </w:rPrChange>
        </w:rPr>
      </w:pPr>
      <w:del w:author="Vaught, Jacob" w:date="2023-12-09T00:25:00Z" w:id="2942">
        <w:r w:rsidRPr="007B56CB" w:rsidDel="00D660A2">
          <w:rPr>
            <w:rFonts w:ascii="Courier New" w:hAnsi="Courier New" w:eastAsia="Consolas" w:cs="Courier New"/>
            <w:color w:val="4E5B61"/>
            <w:sz w:val="16"/>
            <w:szCs w:val="16"/>
            <w:rPrChange w:author="Vaught, Jacob" w:date="2023-12-08T23:20:00Z" w:id="2943">
              <w:rPr>
                <w:rFonts w:ascii="Consolas" w:hAnsi="Consolas" w:eastAsia="Consolas" w:cs="Consolas"/>
                <w:color w:val="4E5B61"/>
                <w:sz w:val="16"/>
                <w:szCs w:val="16"/>
              </w:rPr>
            </w:rPrChange>
          </w:rPr>
          <w:delText xml:space="preserve">      OCR1B = motorSpeed2;</w:delText>
        </w:r>
        <w:r w:rsidRPr="007B56CB" w:rsidDel="00D660A2">
          <w:rPr>
            <w:rFonts w:ascii="Courier New" w:hAnsi="Courier New" w:eastAsia="Consolas" w:cs="Courier New"/>
            <w:color w:val="95A5A6"/>
            <w:sz w:val="16"/>
            <w:szCs w:val="16"/>
            <w:rPrChange w:author="Vaught, Jacob" w:date="2023-12-08T23:20:00Z" w:id="2944">
              <w:rPr>
                <w:rFonts w:ascii="Consolas" w:hAnsi="Consolas" w:eastAsia="Consolas" w:cs="Consolas"/>
                <w:color w:val="95A5A6"/>
                <w:sz w:val="16"/>
                <w:szCs w:val="16"/>
              </w:rPr>
            </w:rPrChange>
          </w:rPr>
          <w:delText xml:space="preserve">      // Keep right motor speed constant</w:delText>
        </w:r>
      </w:del>
    </w:p>
    <w:p w:rsidRPr="007B56CB" w:rsidR="00022ED2" w:rsidDel="00D660A2" w:rsidP="004B7877" w:rsidRDefault="3A626A86" w14:paraId="036D1AF2" w14:textId="4E65A01A">
      <w:pPr>
        <w:spacing w:after="0" w:line="240" w:lineRule="auto"/>
        <w:rPr>
          <w:del w:author="Vaught, Jacob" w:date="2023-12-09T00:25:00Z" w:id="2945"/>
          <w:rFonts w:ascii="Courier New" w:hAnsi="Courier New" w:cs="Courier New"/>
          <w:sz w:val="16"/>
          <w:szCs w:val="16"/>
          <w:rPrChange w:author="Vaught, Jacob" w:date="2023-12-08T23:20:00Z" w:id="2946">
            <w:rPr>
              <w:del w:author="Vaught, Jacob" w:date="2023-12-09T00:25:00Z" w:id="2947"/>
              <w:sz w:val="16"/>
              <w:szCs w:val="16"/>
            </w:rPr>
          </w:rPrChange>
        </w:rPr>
      </w:pPr>
      <w:del w:author="Vaught, Jacob" w:date="2023-12-09T00:25:00Z" w:id="2948">
        <w:r w:rsidRPr="007B56CB" w:rsidDel="00D660A2">
          <w:rPr>
            <w:rFonts w:ascii="Courier New" w:hAnsi="Courier New" w:eastAsia="Consolas" w:cs="Courier New"/>
            <w:color w:val="4E5B61"/>
            <w:sz w:val="16"/>
            <w:szCs w:val="16"/>
            <w:rPrChange w:author="Vaught, Jacob" w:date="2023-12-08T23:20:00Z" w:id="2949">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D35400"/>
            <w:sz w:val="16"/>
            <w:szCs w:val="16"/>
            <w:rPrChange w:author="Vaught, Jacob" w:date="2023-12-08T23:20:00Z" w:id="2950">
              <w:rPr>
                <w:rFonts w:ascii="Consolas" w:hAnsi="Consolas" w:eastAsia="Consolas" w:cs="Consolas"/>
                <w:color w:val="D35400"/>
                <w:sz w:val="16"/>
                <w:szCs w:val="16"/>
              </w:rPr>
            </w:rPrChange>
          </w:rPr>
          <w:delText>digitalWrite</w:delText>
        </w:r>
        <w:r w:rsidRPr="007B56CB" w:rsidDel="00D660A2">
          <w:rPr>
            <w:rFonts w:ascii="Courier New" w:hAnsi="Courier New" w:eastAsia="Consolas" w:cs="Courier New"/>
            <w:color w:val="434F54"/>
            <w:sz w:val="16"/>
            <w:szCs w:val="16"/>
            <w:rPrChange w:author="Vaught, Jacob" w:date="2023-12-08T23:20:00Z" w:id="2951">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2952">
              <w:rPr>
                <w:rFonts w:ascii="Consolas" w:hAnsi="Consolas" w:eastAsia="Consolas" w:cs="Consolas"/>
                <w:color w:val="4E5B61"/>
                <w:sz w:val="16"/>
                <w:szCs w:val="16"/>
              </w:rPr>
            </w:rPrChange>
          </w:rPr>
          <w:delText>yellow, HIGH</w:delText>
        </w:r>
        <w:r w:rsidRPr="007B56CB" w:rsidDel="00D660A2">
          <w:rPr>
            <w:rFonts w:ascii="Courier New" w:hAnsi="Courier New" w:eastAsia="Consolas" w:cs="Courier New"/>
            <w:color w:val="434F54"/>
            <w:sz w:val="16"/>
            <w:szCs w:val="16"/>
            <w:rPrChange w:author="Vaught, Jacob" w:date="2023-12-08T23:20:00Z" w:id="2953">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2954">
              <w:rPr>
                <w:rFonts w:ascii="Consolas" w:hAnsi="Consolas" w:eastAsia="Consolas" w:cs="Consolas"/>
                <w:color w:val="4E5B61"/>
                <w:sz w:val="16"/>
                <w:szCs w:val="16"/>
              </w:rPr>
            </w:rPrChange>
          </w:rPr>
          <w:delText>;</w:delText>
        </w:r>
      </w:del>
    </w:p>
    <w:p w:rsidRPr="007B56CB" w:rsidR="00022ED2" w:rsidDel="00D660A2" w:rsidP="004B7877" w:rsidRDefault="3A626A86" w14:paraId="0E82F904" w14:textId="18EFAD99">
      <w:pPr>
        <w:spacing w:after="0" w:line="240" w:lineRule="auto"/>
        <w:rPr>
          <w:del w:author="Vaught, Jacob" w:date="2023-12-09T00:25:00Z" w:id="2955"/>
          <w:rFonts w:ascii="Courier New" w:hAnsi="Courier New" w:cs="Courier New"/>
          <w:sz w:val="16"/>
          <w:szCs w:val="16"/>
          <w:rPrChange w:author="Vaught, Jacob" w:date="2023-12-08T23:20:00Z" w:id="2956">
            <w:rPr>
              <w:del w:author="Vaught, Jacob" w:date="2023-12-09T00:25:00Z" w:id="2957"/>
              <w:sz w:val="16"/>
              <w:szCs w:val="16"/>
            </w:rPr>
          </w:rPrChange>
        </w:rPr>
      </w:pPr>
      <w:del w:author="Vaught, Jacob" w:date="2023-12-09T00:25:00Z" w:id="2958">
        <w:r w:rsidRPr="007B56CB" w:rsidDel="00D660A2">
          <w:rPr>
            <w:rFonts w:ascii="Courier New" w:hAnsi="Courier New" w:eastAsia="Consolas" w:cs="Courier New"/>
            <w:color w:val="4E5B61"/>
            <w:sz w:val="16"/>
            <w:szCs w:val="16"/>
            <w:rPrChange w:author="Vaught, Jacob" w:date="2023-12-08T23:20:00Z" w:id="2959">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2960">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2961">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728E00"/>
            <w:sz w:val="16"/>
            <w:szCs w:val="16"/>
            <w:rPrChange w:author="Vaught, Jacob" w:date="2023-12-08T23:20:00Z" w:id="2962">
              <w:rPr>
                <w:rFonts w:ascii="Consolas" w:hAnsi="Consolas" w:eastAsia="Consolas" w:cs="Consolas"/>
                <w:color w:val="728E00"/>
                <w:sz w:val="16"/>
                <w:szCs w:val="16"/>
              </w:rPr>
            </w:rPrChange>
          </w:rPr>
          <w:delText>else</w:delText>
        </w:r>
        <w:r w:rsidRPr="007B56CB" w:rsidDel="00D660A2">
          <w:rPr>
            <w:rFonts w:ascii="Courier New" w:hAnsi="Courier New" w:eastAsia="Consolas" w:cs="Courier New"/>
            <w:color w:val="4E5B61"/>
            <w:sz w:val="16"/>
            <w:szCs w:val="16"/>
            <w:rPrChange w:author="Vaught, Jacob" w:date="2023-12-08T23:20:00Z" w:id="2963">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728E00"/>
            <w:sz w:val="16"/>
            <w:szCs w:val="16"/>
            <w:rPrChange w:author="Vaught, Jacob" w:date="2023-12-08T23:20:00Z" w:id="2964">
              <w:rPr>
                <w:rFonts w:ascii="Consolas" w:hAnsi="Consolas" w:eastAsia="Consolas" w:cs="Consolas"/>
                <w:color w:val="728E00"/>
                <w:sz w:val="16"/>
                <w:szCs w:val="16"/>
              </w:rPr>
            </w:rPrChange>
          </w:rPr>
          <w:delText>if</w:delText>
        </w:r>
        <w:r w:rsidRPr="007B56CB" w:rsidDel="00D660A2">
          <w:rPr>
            <w:rFonts w:ascii="Courier New" w:hAnsi="Courier New" w:eastAsia="Consolas" w:cs="Courier New"/>
            <w:color w:val="4E5B61"/>
            <w:sz w:val="16"/>
            <w:szCs w:val="16"/>
            <w:rPrChange w:author="Vaught, Jacob" w:date="2023-12-08T23:20:00Z" w:id="2965">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2966">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2967">
              <w:rPr>
                <w:rFonts w:ascii="Consolas" w:hAnsi="Consolas" w:eastAsia="Consolas" w:cs="Consolas"/>
                <w:color w:val="4E5B61"/>
                <w:sz w:val="16"/>
                <w:szCs w:val="16"/>
              </w:rPr>
            </w:rPrChange>
          </w:rPr>
          <w:delText xml:space="preserve">correction / </w:delText>
        </w:r>
        <w:r w:rsidRPr="007B56CB" w:rsidDel="00D660A2">
          <w:rPr>
            <w:rFonts w:ascii="Courier New" w:hAnsi="Courier New" w:eastAsia="Consolas" w:cs="Courier New"/>
            <w:color w:val="005C5F"/>
            <w:sz w:val="16"/>
            <w:szCs w:val="16"/>
            <w:rPrChange w:author="Vaught, Jacob" w:date="2023-12-08T23:20:00Z" w:id="2968">
              <w:rPr>
                <w:rFonts w:ascii="Consolas" w:hAnsi="Consolas" w:eastAsia="Consolas" w:cs="Consolas"/>
                <w:color w:val="005C5F"/>
                <w:sz w:val="16"/>
                <w:szCs w:val="16"/>
              </w:rPr>
            </w:rPrChange>
          </w:rPr>
          <w:delText>50</w:delText>
        </w:r>
        <w:r w:rsidRPr="007B56CB" w:rsidDel="00D660A2">
          <w:rPr>
            <w:rFonts w:ascii="Courier New" w:hAnsi="Courier New" w:eastAsia="Consolas" w:cs="Courier New"/>
            <w:color w:val="4E5B61"/>
            <w:sz w:val="16"/>
            <w:szCs w:val="16"/>
            <w:rPrChange w:author="Vaught, Jacob" w:date="2023-12-08T23:20:00Z" w:id="2969">
              <w:rPr>
                <w:rFonts w:ascii="Consolas" w:hAnsi="Consolas" w:eastAsia="Consolas" w:cs="Consolas"/>
                <w:color w:val="4E5B61"/>
                <w:sz w:val="16"/>
                <w:szCs w:val="16"/>
              </w:rPr>
            </w:rPrChange>
          </w:rPr>
          <w:delText xml:space="preserve"> &lt; -</w:delText>
        </w:r>
        <w:r w:rsidRPr="007B56CB" w:rsidDel="00D660A2">
          <w:rPr>
            <w:rFonts w:ascii="Courier New" w:hAnsi="Courier New" w:eastAsia="Consolas" w:cs="Courier New"/>
            <w:color w:val="005C5F"/>
            <w:sz w:val="16"/>
            <w:szCs w:val="16"/>
            <w:rPrChange w:author="Vaught, Jacob" w:date="2023-12-08T23:20:00Z" w:id="2970">
              <w:rPr>
                <w:rFonts w:ascii="Consolas" w:hAnsi="Consolas" w:eastAsia="Consolas" w:cs="Consolas"/>
                <w:color w:val="005C5F"/>
                <w:sz w:val="16"/>
                <w:szCs w:val="16"/>
              </w:rPr>
            </w:rPrChange>
          </w:rPr>
          <w:delText>150</w:delText>
        </w:r>
        <w:r w:rsidRPr="007B56CB" w:rsidDel="00D660A2">
          <w:rPr>
            <w:rFonts w:ascii="Courier New" w:hAnsi="Courier New" w:eastAsia="Consolas" w:cs="Courier New"/>
            <w:color w:val="434F54"/>
            <w:sz w:val="16"/>
            <w:szCs w:val="16"/>
            <w:rPrChange w:author="Vaught, Jacob" w:date="2023-12-08T23:20:00Z" w:id="2971">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2972">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2973">
              <w:rPr>
                <w:rFonts w:ascii="Consolas" w:hAnsi="Consolas" w:eastAsia="Consolas" w:cs="Consolas"/>
                <w:color w:val="434F54"/>
                <w:sz w:val="16"/>
                <w:szCs w:val="16"/>
              </w:rPr>
            </w:rPrChange>
          </w:rPr>
          <w:delText>{</w:delText>
        </w:r>
      </w:del>
    </w:p>
    <w:p w:rsidRPr="007B56CB" w:rsidR="00022ED2" w:rsidDel="00D660A2" w:rsidP="004B7877" w:rsidRDefault="3A626A86" w14:paraId="1539BEFE" w14:textId="1D1E12BC">
      <w:pPr>
        <w:spacing w:after="0" w:line="240" w:lineRule="auto"/>
        <w:rPr>
          <w:del w:author="Vaught, Jacob" w:date="2023-12-09T00:25:00Z" w:id="2974"/>
          <w:rFonts w:ascii="Courier New" w:hAnsi="Courier New" w:cs="Courier New"/>
          <w:sz w:val="16"/>
          <w:szCs w:val="16"/>
          <w:rPrChange w:author="Vaught, Jacob" w:date="2023-12-08T23:20:00Z" w:id="2975">
            <w:rPr>
              <w:del w:author="Vaught, Jacob" w:date="2023-12-09T00:25:00Z" w:id="2976"/>
              <w:sz w:val="16"/>
              <w:szCs w:val="16"/>
            </w:rPr>
          </w:rPrChange>
        </w:rPr>
      </w:pPr>
      <w:del w:author="Vaught, Jacob" w:date="2023-12-09T00:25:00Z" w:id="2977">
        <w:r w:rsidRPr="007B56CB" w:rsidDel="00D660A2">
          <w:rPr>
            <w:rFonts w:ascii="Courier New" w:hAnsi="Courier New" w:eastAsia="Consolas" w:cs="Courier New"/>
            <w:color w:val="4E5B61"/>
            <w:sz w:val="16"/>
            <w:szCs w:val="16"/>
            <w:rPrChange w:author="Vaught, Jacob" w:date="2023-12-08T23:20:00Z" w:id="2978">
              <w:rPr>
                <w:rFonts w:ascii="Consolas" w:hAnsi="Consolas" w:eastAsia="Consolas" w:cs="Consolas"/>
                <w:color w:val="4E5B61"/>
                <w:sz w:val="16"/>
                <w:szCs w:val="16"/>
              </w:rPr>
            </w:rPrChange>
          </w:rPr>
          <w:delText xml:space="preserve">      OCR1A = motorSpeed1;</w:delText>
        </w:r>
        <w:r w:rsidRPr="007B56CB" w:rsidDel="00D660A2">
          <w:rPr>
            <w:rFonts w:ascii="Courier New" w:hAnsi="Courier New" w:eastAsia="Consolas" w:cs="Courier New"/>
            <w:color w:val="95A5A6"/>
            <w:sz w:val="16"/>
            <w:szCs w:val="16"/>
            <w:rPrChange w:author="Vaught, Jacob" w:date="2023-12-08T23:20:00Z" w:id="2979">
              <w:rPr>
                <w:rFonts w:ascii="Consolas" w:hAnsi="Consolas" w:eastAsia="Consolas" w:cs="Consolas"/>
                <w:color w:val="95A5A6"/>
                <w:sz w:val="16"/>
                <w:szCs w:val="16"/>
              </w:rPr>
            </w:rPrChange>
          </w:rPr>
          <w:delText xml:space="preserve">      // Keep left motor speed constant</w:delText>
        </w:r>
      </w:del>
    </w:p>
    <w:p w:rsidRPr="007B56CB" w:rsidR="00022ED2" w:rsidDel="00D660A2" w:rsidP="004B7877" w:rsidRDefault="3A626A86" w14:paraId="48945D70" w14:textId="4085372D">
      <w:pPr>
        <w:spacing w:after="0" w:line="240" w:lineRule="auto"/>
        <w:rPr>
          <w:del w:author="Vaught, Jacob" w:date="2023-12-09T00:25:00Z" w:id="2980"/>
          <w:rFonts w:ascii="Courier New" w:hAnsi="Courier New" w:cs="Courier New"/>
          <w:sz w:val="16"/>
          <w:szCs w:val="16"/>
          <w:rPrChange w:author="Vaught, Jacob" w:date="2023-12-08T23:20:00Z" w:id="2981">
            <w:rPr>
              <w:del w:author="Vaught, Jacob" w:date="2023-12-09T00:25:00Z" w:id="2982"/>
              <w:sz w:val="16"/>
              <w:szCs w:val="16"/>
            </w:rPr>
          </w:rPrChange>
        </w:rPr>
      </w:pPr>
      <w:del w:author="Vaught, Jacob" w:date="2023-12-09T00:25:00Z" w:id="2983">
        <w:r w:rsidRPr="007B56CB" w:rsidDel="00D660A2">
          <w:rPr>
            <w:rFonts w:ascii="Courier New" w:hAnsi="Courier New" w:eastAsia="Consolas" w:cs="Courier New"/>
            <w:color w:val="4E5B61"/>
            <w:sz w:val="16"/>
            <w:szCs w:val="16"/>
            <w:rPrChange w:author="Vaught, Jacob" w:date="2023-12-08T23:20:00Z" w:id="2984">
              <w:rPr>
                <w:rFonts w:ascii="Consolas" w:hAnsi="Consolas" w:eastAsia="Consolas" w:cs="Consolas"/>
                <w:color w:val="4E5B61"/>
                <w:sz w:val="16"/>
                <w:szCs w:val="16"/>
              </w:rPr>
            </w:rPrChange>
          </w:rPr>
          <w:delText xml:space="preserve">      OCR1B = motorSpeed2 - </w:delText>
        </w:r>
        <w:r w:rsidRPr="007B56CB" w:rsidDel="00D660A2">
          <w:rPr>
            <w:rFonts w:ascii="Courier New" w:hAnsi="Courier New" w:eastAsia="Consolas" w:cs="Courier New"/>
            <w:color w:val="005C5F"/>
            <w:sz w:val="16"/>
            <w:szCs w:val="16"/>
            <w:rPrChange w:author="Vaught, Jacob" w:date="2023-12-08T23:20:00Z" w:id="2985">
              <w:rPr>
                <w:rFonts w:ascii="Consolas" w:hAnsi="Consolas" w:eastAsia="Consolas" w:cs="Consolas"/>
                <w:color w:val="005C5F"/>
                <w:sz w:val="16"/>
                <w:szCs w:val="16"/>
              </w:rPr>
            </w:rPrChange>
          </w:rPr>
          <w:delText>15</w:delText>
        </w:r>
        <w:r w:rsidRPr="007B56CB" w:rsidDel="00D660A2">
          <w:rPr>
            <w:rFonts w:ascii="Courier New" w:hAnsi="Courier New" w:eastAsia="Consolas" w:cs="Courier New"/>
            <w:color w:val="4E5B61"/>
            <w:sz w:val="16"/>
            <w:szCs w:val="16"/>
            <w:rPrChange w:author="Vaught, Jacob" w:date="2023-12-08T23:20:00Z" w:id="2986">
              <w:rPr>
                <w:rFonts w:ascii="Consolas" w:hAnsi="Consolas" w:eastAsia="Consolas" w:cs="Consolas"/>
                <w:color w:val="4E5B61"/>
                <w:sz w:val="16"/>
                <w:szCs w:val="16"/>
              </w:rPr>
            </w:rPrChange>
          </w:rPr>
          <w:delText>;</w:delText>
        </w:r>
        <w:r w:rsidRPr="007B56CB" w:rsidDel="00D660A2">
          <w:rPr>
            <w:rFonts w:ascii="Courier New" w:hAnsi="Courier New" w:eastAsia="Consolas" w:cs="Courier New"/>
            <w:color w:val="95A5A6"/>
            <w:sz w:val="16"/>
            <w:szCs w:val="16"/>
            <w:rPrChange w:author="Vaught, Jacob" w:date="2023-12-08T23:20:00Z" w:id="2987">
              <w:rPr>
                <w:rFonts w:ascii="Consolas" w:hAnsi="Consolas" w:eastAsia="Consolas" w:cs="Consolas"/>
                <w:color w:val="95A5A6"/>
                <w:sz w:val="16"/>
                <w:szCs w:val="16"/>
              </w:rPr>
            </w:rPrChange>
          </w:rPr>
          <w:delText xml:space="preserve">  // Slow down right motor for left turn</w:delText>
        </w:r>
      </w:del>
    </w:p>
    <w:p w:rsidRPr="007B56CB" w:rsidR="00022ED2" w:rsidDel="00D660A2" w:rsidP="004B7877" w:rsidRDefault="3A626A86" w14:paraId="110BD06B" w14:textId="0CEE2B2E">
      <w:pPr>
        <w:spacing w:after="0" w:line="240" w:lineRule="auto"/>
        <w:rPr>
          <w:del w:author="Vaught, Jacob" w:date="2023-12-09T00:25:00Z" w:id="2988"/>
          <w:rFonts w:ascii="Courier New" w:hAnsi="Courier New" w:cs="Courier New"/>
          <w:sz w:val="16"/>
          <w:szCs w:val="16"/>
          <w:rPrChange w:author="Vaught, Jacob" w:date="2023-12-08T23:20:00Z" w:id="2989">
            <w:rPr>
              <w:del w:author="Vaught, Jacob" w:date="2023-12-09T00:25:00Z" w:id="2990"/>
              <w:sz w:val="16"/>
              <w:szCs w:val="16"/>
            </w:rPr>
          </w:rPrChange>
        </w:rPr>
      </w:pPr>
      <w:del w:author="Vaught, Jacob" w:date="2023-12-09T00:25:00Z" w:id="2991">
        <w:r w:rsidRPr="007B56CB" w:rsidDel="00D660A2">
          <w:rPr>
            <w:rFonts w:ascii="Courier New" w:hAnsi="Courier New" w:eastAsia="Consolas" w:cs="Courier New"/>
            <w:color w:val="4E5B61"/>
            <w:sz w:val="16"/>
            <w:szCs w:val="16"/>
            <w:rPrChange w:author="Vaught, Jacob" w:date="2023-12-08T23:20:00Z" w:id="2992">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D35400"/>
            <w:sz w:val="16"/>
            <w:szCs w:val="16"/>
            <w:rPrChange w:author="Vaught, Jacob" w:date="2023-12-08T23:20:00Z" w:id="2993">
              <w:rPr>
                <w:rFonts w:ascii="Consolas" w:hAnsi="Consolas" w:eastAsia="Consolas" w:cs="Consolas"/>
                <w:color w:val="D35400"/>
                <w:sz w:val="16"/>
                <w:szCs w:val="16"/>
              </w:rPr>
            </w:rPrChange>
          </w:rPr>
          <w:delText>digitalWrite</w:delText>
        </w:r>
        <w:r w:rsidRPr="007B56CB" w:rsidDel="00D660A2">
          <w:rPr>
            <w:rFonts w:ascii="Courier New" w:hAnsi="Courier New" w:eastAsia="Consolas" w:cs="Courier New"/>
            <w:color w:val="434F54"/>
            <w:sz w:val="16"/>
            <w:szCs w:val="16"/>
            <w:rPrChange w:author="Vaught, Jacob" w:date="2023-12-08T23:20:00Z" w:id="2994">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2995">
              <w:rPr>
                <w:rFonts w:ascii="Consolas" w:hAnsi="Consolas" w:eastAsia="Consolas" w:cs="Consolas"/>
                <w:color w:val="4E5B61"/>
                <w:sz w:val="16"/>
                <w:szCs w:val="16"/>
              </w:rPr>
            </w:rPrChange>
          </w:rPr>
          <w:delText>yellow, HIGH</w:delText>
        </w:r>
        <w:r w:rsidRPr="007B56CB" w:rsidDel="00D660A2">
          <w:rPr>
            <w:rFonts w:ascii="Courier New" w:hAnsi="Courier New" w:eastAsia="Consolas" w:cs="Courier New"/>
            <w:color w:val="434F54"/>
            <w:sz w:val="16"/>
            <w:szCs w:val="16"/>
            <w:rPrChange w:author="Vaught, Jacob" w:date="2023-12-08T23:20:00Z" w:id="2996">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2997">
              <w:rPr>
                <w:rFonts w:ascii="Consolas" w:hAnsi="Consolas" w:eastAsia="Consolas" w:cs="Consolas"/>
                <w:color w:val="4E5B61"/>
                <w:sz w:val="16"/>
                <w:szCs w:val="16"/>
              </w:rPr>
            </w:rPrChange>
          </w:rPr>
          <w:delText>;</w:delText>
        </w:r>
      </w:del>
    </w:p>
    <w:p w:rsidRPr="007B56CB" w:rsidR="00022ED2" w:rsidDel="00D660A2" w:rsidP="004B7877" w:rsidRDefault="3A626A86" w14:paraId="3B2B8CB8" w14:textId="64D5CE0D">
      <w:pPr>
        <w:spacing w:after="0" w:line="240" w:lineRule="auto"/>
        <w:rPr>
          <w:del w:author="Vaught, Jacob" w:date="2023-12-09T00:25:00Z" w:id="2998"/>
          <w:rFonts w:ascii="Courier New" w:hAnsi="Courier New" w:cs="Courier New"/>
          <w:sz w:val="16"/>
          <w:szCs w:val="16"/>
          <w:rPrChange w:author="Vaught, Jacob" w:date="2023-12-08T23:20:00Z" w:id="2999">
            <w:rPr>
              <w:del w:author="Vaught, Jacob" w:date="2023-12-09T00:25:00Z" w:id="3000"/>
              <w:sz w:val="16"/>
              <w:szCs w:val="16"/>
            </w:rPr>
          </w:rPrChange>
        </w:rPr>
      </w:pPr>
      <w:del w:author="Vaught, Jacob" w:date="2023-12-09T00:25:00Z" w:id="3001">
        <w:r w:rsidRPr="007B56CB" w:rsidDel="00D660A2">
          <w:rPr>
            <w:rFonts w:ascii="Courier New" w:hAnsi="Courier New" w:eastAsia="Consolas" w:cs="Courier New"/>
            <w:color w:val="4E5B61"/>
            <w:sz w:val="16"/>
            <w:szCs w:val="16"/>
            <w:rPrChange w:author="Vaught, Jacob" w:date="2023-12-08T23:20:00Z" w:id="3002">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3003">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004">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728E00"/>
            <w:sz w:val="16"/>
            <w:szCs w:val="16"/>
            <w:rPrChange w:author="Vaught, Jacob" w:date="2023-12-08T23:20:00Z" w:id="3005">
              <w:rPr>
                <w:rFonts w:ascii="Consolas" w:hAnsi="Consolas" w:eastAsia="Consolas" w:cs="Consolas"/>
                <w:color w:val="728E00"/>
                <w:sz w:val="16"/>
                <w:szCs w:val="16"/>
              </w:rPr>
            </w:rPrChange>
          </w:rPr>
          <w:delText>else</w:delText>
        </w:r>
        <w:r w:rsidRPr="007B56CB" w:rsidDel="00D660A2">
          <w:rPr>
            <w:rFonts w:ascii="Courier New" w:hAnsi="Courier New" w:eastAsia="Consolas" w:cs="Courier New"/>
            <w:color w:val="4E5B61"/>
            <w:sz w:val="16"/>
            <w:szCs w:val="16"/>
            <w:rPrChange w:author="Vaught, Jacob" w:date="2023-12-08T23:20:00Z" w:id="3006">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3007">
              <w:rPr>
                <w:rFonts w:ascii="Consolas" w:hAnsi="Consolas" w:eastAsia="Consolas" w:cs="Consolas"/>
                <w:color w:val="434F54"/>
                <w:sz w:val="16"/>
                <w:szCs w:val="16"/>
              </w:rPr>
            </w:rPrChange>
          </w:rPr>
          <w:delText>{</w:delText>
        </w:r>
      </w:del>
    </w:p>
    <w:p w:rsidRPr="007B56CB" w:rsidR="00022ED2" w:rsidDel="00D660A2" w:rsidP="004B7877" w:rsidRDefault="3A626A86" w14:paraId="27B0115F" w14:textId="0A4A2E6B">
      <w:pPr>
        <w:spacing w:after="0" w:line="240" w:lineRule="auto"/>
        <w:rPr>
          <w:del w:author="Vaught, Jacob" w:date="2023-12-09T00:25:00Z" w:id="3008"/>
          <w:rFonts w:ascii="Courier New" w:hAnsi="Courier New" w:cs="Courier New"/>
          <w:sz w:val="16"/>
          <w:szCs w:val="16"/>
          <w:rPrChange w:author="Vaught, Jacob" w:date="2023-12-08T23:20:00Z" w:id="3009">
            <w:rPr>
              <w:del w:author="Vaught, Jacob" w:date="2023-12-09T00:25:00Z" w:id="3010"/>
              <w:sz w:val="16"/>
              <w:szCs w:val="16"/>
            </w:rPr>
          </w:rPrChange>
        </w:rPr>
      </w:pPr>
      <w:del w:author="Vaught, Jacob" w:date="2023-12-09T00:25:00Z" w:id="3011">
        <w:r w:rsidRPr="007B56CB" w:rsidDel="00D660A2">
          <w:rPr>
            <w:rFonts w:ascii="Courier New" w:hAnsi="Courier New" w:eastAsia="Consolas" w:cs="Courier New"/>
            <w:color w:val="4E5B61"/>
            <w:sz w:val="16"/>
            <w:szCs w:val="16"/>
            <w:rPrChange w:author="Vaught, Jacob" w:date="2023-12-08T23:20:00Z" w:id="3012">
              <w:rPr>
                <w:rFonts w:ascii="Consolas" w:hAnsi="Consolas" w:eastAsia="Consolas" w:cs="Consolas"/>
                <w:color w:val="4E5B61"/>
                <w:sz w:val="16"/>
                <w:szCs w:val="16"/>
              </w:rPr>
            </w:rPrChange>
          </w:rPr>
          <w:delText xml:space="preserve">      OCR1A = motorSpeed1;</w:delText>
        </w:r>
        <w:r w:rsidRPr="007B56CB" w:rsidDel="00D660A2">
          <w:rPr>
            <w:rFonts w:ascii="Courier New" w:hAnsi="Courier New" w:eastAsia="Consolas" w:cs="Courier New"/>
            <w:color w:val="95A5A6"/>
            <w:sz w:val="16"/>
            <w:szCs w:val="16"/>
            <w:rPrChange w:author="Vaught, Jacob" w:date="2023-12-08T23:20:00Z" w:id="3013">
              <w:rPr>
                <w:rFonts w:ascii="Consolas" w:hAnsi="Consolas" w:eastAsia="Consolas" w:cs="Consolas"/>
                <w:color w:val="95A5A6"/>
                <w:sz w:val="16"/>
                <w:szCs w:val="16"/>
              </w:rPr>
            </w:rPrChange>
          </w:rPr>
          <w:delText xml:space="preserve">      // Keep both motors at original speed for straight line</w:delText>
        </w:r>
      </w:del>
    </w:p>
    <w:p w:rsidRPr="007B56CB" w:rsidR="00022ED2" w:rsidDel="00D660A2" w:rsidP="004B7877" w:rsidRDefault="3A626A86" w14:paraId="76460609" w14:textId="64921BE3">
      <w:pPr>
        <w:spacing w:after="0" w:line="240" w:lineRule="auto"/>
        <w:rPr>
          <w:del w:author="Vaught, Jacob" w:date="2023-12-09T00:25:00Z" w:id="3014"/>
          <w:rFonts w:ascii="Courier New" w:hAnsi="Courier New" w:cs="Courier New"/>
          <w:sz w:val="16"/>
          <w:szCs w:val="16"/>
          <w:rPrChange w:author="Vaught, Jacob" w:date="2023-12-08T23:20:00Z" w:id="3015">
            <w:rPr>
              <w:del w:author="Vaught, Jacob" w:date="2023-12-09T00:25:00Z" w:id="3016"/>
              <w:sz w:val="16"/>
              <w:szCs w:val="16"/>
            </w:rPr>
          </w:rPrChange>
        </w:rPr>
      </w:pPr>
      <w:del w:author="Vaught, Jacob" w:date="2023-12-09T00:25:00Z" w:id="3017">
        <w:r w:rsidRPr="007B56CB" w:rsidDel="00D660A2">
          <w:rPr>
            <w:rFonts w:ascii="Courier New" w:hAnsi="Courier New" w:eastAsia="Consolas" w:cs="Courier New"/>
            <w:color w:val="4E5B61"/>
            <w:sz w:val="16"/>
            <w:szCs w:val="16"/>
            <w:rPrChange w:author="Vaught, Jacob" w:date="2023-12-08T23:20:00Z" w:id="3018">
              <w:rPr>
                <w:rFonts w:ascii="Consolas" w:hAnsi="Consolas" w:eastAsia="Consolas" w:cs="Consolas"/>
                <w:color w:val="4E5B61"/>
                <w:sz w:val="16"/>
                <w:szCs w:val="16"/>
              </w:rPr>
            </w:rPrChange>
          </w:rPr>
          <w:delText xml:space="preserve">      OCR1B = motorSpeed2;</w:delText>
        </w:r>
      </w:del>
    </w:p>
    <w:p w:rsidRPr="007B56CB" w:rsidR="00022ED2" w:rsidDel="00D660A2" w:rsidP="004B7877" w:rsidRDefault="3A626A86" w14:paraId="5DA62EC0" w14:textId="5427E63B">
      <w:pPr>
        <w:spacing w:after="0" w:line="240" w:lineRule="auto"/>
        <w:rPr>
          <w:del w:author="Vaught, Jacob" w:date="2023-12-09T00:25:00Z" w:id="3019"/>
          <w:rFonts w:ascii="Courier New" w:hAnsi="Courier New" w:cs="Courier New"/>
          <w:sz w:val="16"/>
          <w:szCs w:val="16"/>
          <w:rPrChange w:author="Vaught, Jacob" w:date="2023-12-08T23:20:00Z" w:id="3020">
            <w:rPr>
              <w:del w:author="Vaught, Jacob" w:date="2023-12-09T00:25:00Z" w:id="3021"/>
              <w:sz w:val="16"/>
              <w:szCs w:val="16"/>
            </w:rPr>
          </w:rPrChange>
        </w:rPr>
      </w:pPr>
      <w:del w:author="Vaught, Jacob" w:date="2023-12-09T00:25:00Z" w:id="3022">
        <w:r w:rsidRPr="007B56CB" w:rsidDel="00D660A2">
          <w:rPr>
            <w:rFonts w:ascii="Courier New" w:hAnsi="Courier New" w:eastAsia="Consolas" w:cs="Courier New"/>
            <w:color w:val="4E5B61"/>
            <w:sz w:val="16"/>
            <w:szCs w:val="16"/>
            <w:rPrChange w:author="Vaught, Jacob" w:date="2023-12-08T23:20:00Z" w:id="3023">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D35400"/>
            <w:sz w:val="16"/>
            <w:szCs w:val="16"/>
            <w:rPrChange w:author="Vaught, Jacob" w:date="2023-12-08T23:20:00Z" w:id="3024">
              <w:rPr>
                <w:rFonts w:ascii="Consolas" w:hAnsi="Consolas" w:eastAsia="Consolas" w:cs="Consolas"/>
                <w:color w:val="D35400"/>
                <w:sz w:val="16"/>
                <w:szCs w:val="16"/>
              </w:rPr>
            </w:rPrChange>
          </w:rPr>
          <w:delText>digitalWrite</w:delText>
        </w:r>
        <w:r w:rsidRPr="007B56CB" w:rsidDel="00D660A2">
          <w:rPr>
            <w:rFonts w:ascii="Courier New" w:hAnsi="Courier New" w:eastAsia="Consolas" w:cs="Courier New"/>
            <w:color w:val="434F54"/>
            <w:sz w:val="16"/>
            <w:szCs w:val="16"/>
            <w:rPrChange w:author="Vaught, Jacob" w:date="2023-12-08T23:20:00Z" w:id="3025">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026">
              <w:rPr>
                <w:rFonts w:ascii="Consolas" w:hAnsi="Consolas" w:eastAsia="Consolas" w:cs="Consolas"/>
                <w:color w:val="4E5B61"/>
                <w:sz w:val="16"/>
                <w:szCs w:val="16"/>
              </w:rPr>
            </w:rPrChange>
          </w:rPr>
          <w:delText>yellow, LOW</w:delText>
        </w:r>
        <w:r w:rsidRPr="007B56CB" w:rsidDel="00D660A2">
          <w:rPr>
            <w:rFonts w:ascii="Courier New" w:hAnsi="Courier New" w:eastAsia="Consolas" w:cs="Courier New"/>
            <w:color w:val="434F54"/>
            <w:sz w:val="16"/>
            <w:szCs w:val="16"/>
            <w:rPrChange w:author="Vaught, Jacob" w:date="2023-12-08T23:20:00Z" w:id="3027">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028">
              <w:rPr>
                <w:rFonts w:ascii="Consolas" w:hAnsi="Consolas" w:eastAsia="Consolas" w:cs="Consolas"/>
                <w:color w:val="4E5B61"/>
                <w:sz w:val="16"/>
                <w:szCs w:val="16"/>
              </w:rPr>
            </w:rPrChange>
          </w:rPr>
          <w:delText>;</w:delText>
        </w:r>
      </w:del>
    </w:p>
    <w:p w:rsidRPr="007B56CB" w:rsidR="00022ED2" w:rsidDel="00D660A2" w:rsidP="004B7877" w:rsidRDefault="3A626A86" w14:paraId="6CF52E37" w14:textId="42BCF6C7">
      <w:pPr>
        <w:spacing w:after="0" w:line="240" w:lineRule="auto"/>
        <w:rPr>
          <w:del w:author="Vaught, Jacob" w:date="2023-12-09T00:25:00Z" w:id="3029"/>
          <w:rFonts w:ascii="Courier New" w:hAnsi="Courier New" w:cs="Courier New"/>
          <w:sz w:val="16"/>
          <w:szCs w:val="16"/>
          <w:rPrChange w:author="Vaught, Jacob" w:date="2023-12-08T23:20:00Z" w:id="3030">
            <w:rPr>
              <w:del w:author="Vaught, Jacob" w:date="2023-12-09T00:25:00Z" w:id="3031"/>
              <w:sz w:val="16"/>
              <w:szCs w:val="16"/>
            </w:rPr>
          </w:rPrChange>
        </w:rPr>
      </w:pPr>
      <w:del w:author="Vaught, Jacob" w:date="2023-12-09T00:25:00Z" w:id="3032">
        <w:r w:rsidRPr="007B56CB" w:rsidDel="00D660A2">
          <w:rPr>
            <w:rFonts w:ascii="Courier New" w:hAnsi="Courier New" w:eastAsia="Consolas" w:cs="Courier New"/>
            <w:color w:val="4E5B61"/>
            <w:sz w:val="16"/>
            <w:szCs w:val="16"/>
            <w:rPrChange w:author="Vaught, Jacob" w:date="2023-12-08T23:20:00Z" w:id="3033">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3034">
              <w:rPr>
                <w:rFonts w:ascii="Consolas" w:hAnsi="Consolas" w:eastAsia="Consolas" w:cs="Consolas"/>
                <w:color w:val="434F54"/>
                <w:sz w:val="16"/>
                <w:szCs w:val="16"/>
              </w:rPr>
            </w:rPrChange>
          </w:rPr>
          <w:delText>}</w:delText>
        </w:r>
      </w:del>
    </w:p>
    <w:p w:rsidRPr="007B56CB" w:rsidR="00022ED2" w:rsidDel="00D660A2" w:rsidP="004B7877" w:rsidRDefault="3A626A86" w14:paraId="26117BCE" w14:textId="47B9FC34">
      <w:pPr>
        <w:spacing w:after="0" w:line="240" w:lineRule="auto"/>
        <w:rPr>
          <w:del w:author="Vaught, Jacob" w:date="2023-12-09T00:25:00Z" w:id="3035"/>
          <w:rFonts w:ascii="Courier New" w:hAnsi="Courier New" w:cs="Courier New"/>
          <w:sz w:val="16"/>
          <w:szCs w:val="16"/>
          <w:rPrChange w:author="Vaught, Jacob" w:date="2023-12-08T23:20:00Z" w:id="3036">
            <w:rPr>
              <w:del w:author="Vaught, Jacob" w:date="2023-12-09T00:25:00Z" w:id="3037"/>
              <w:sz w:val="16"/>
              <w:szCs w:val="16"/>
            </w:rPr>
          </w:rPrChange>
        </w:rPr>
      </w:pPr>
      <w:del w:author="Vaught, Jacob" w:date="2023-12-09T00:25:00Z" w:id="3038">
        <w:r w:rsidRPr="007B56CB" w:rsidDel="00D660A2">
          <w:rPr>
            <w:rFonts w:ascii="Courier New" w:hAnsi="Courier New" w:eastAsia="Consolas" w:cs="Courier New"/>
            <w:color w:val="4E5B61"/>
            <w:sz w:val="16"/>
            <w:szCs w:val="16"/>
            <w:rPrChange w:author="Vaught, Jacob" w:date="2023-12-08T23:20:00Z" w:id="3039">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3040">
              <w:rPr>
                <w:rFonts w:ascii="Consolas" w:hAnsi="Consolas" w:eastAsia="Consolas" w:cs="Consolas"/>
                <w:color w:val="434F54"/>
                <w:sz w:val="16"/>
                <w:szCs w:val="16"/>
              </w:rPr>
            </w:rPrChange>
          </w:rPr>
          <w:delText>}</w:delText>
        </w:r>
      </w:del>
    </w:p>
    <w:p w:rsidRPr="007B56CB" w:rsidR="00022ED2" w:rsidDel="00D660A2" w:rsidP="004B7877" w:rsidRDefault="3A626A86" w14:paraId="295BE9EB" w14:textId="24361D13">
      <w:pPr>
        <w:spacing w:after="0" w:line="240" w:lineRule="auto"/>
        <w:rPr>
          <w:del w:author="Vaught, Jacob" w:date="2023-12-09T00:25:00Z" w:id="3041"/>
          <w:rFonts w:ascii="Courier New" w:hAnsi="Courier New" w:cs="Courier New"/>
          <w:sz w:val="16"/>
          <w:szCs w:val="16"/>
          <w:rPrChange w:author="Vaught, Jacob" w:date="2023-12-08T23:20:00Z" w:id="3042">
            <w:rPr>
              <w:del w:author="Vaught, Jacob" w:date="2023-12-09T00:25:00Z" w:id="3043"/>
              <w:sz w:val="16"/>
              <w:szCs w:val="16"/>
            </w:rPr>
          </w:rPrChange>
        </w:rPr>
      </w:pPr>
      <w:del w:author="Vaught, Jacob" w:date="2023-12-09T00:25:00Z" w:id="3044">
        <w:r w:rsidRPr="007B56CB" w:rsidDel="00D660A2">
          <w:rPr>
            <w:rFonts w:ascii="Courier New" w:hAnsi="Courier New" w:eastAsia="Consolas" w:cs="Courier New"/>
            <w:color w:val="434F54"/>
            <w:sz w:val="16"/>
            <w:szCs w:val="16"/>
            <w:rPrChange w:author="Vaught, Jacob" w:date="2023-12-08T23:20:00Z" w:id="3045">
              <w:rPr>
                <w:rFonts w:ascii="Consolas" w:hAnsi="Consolas" w:eastAsia="Consolas" w:cs="Consolas"/>
                <w:color w:val="434F54"/>
                <w:sz w:val="16"/>
                <w:szCs w:val="16"/>
              </w:rPr>
            </w:rPrChange>
          </w:rPr>
          <w:delText>}</w:delText>
        </w:r>
      </w:del>
    </w:p>
    <w:p w:rsidRPr="007B56CB" w:rsidR="00022ED2" w:rsidDel="00D660A2" w:rsidP="004B7877" w:rsidRDefault="3A626A86" w14:paraId="0646080E" w14:textId="463A2F97">
      <w:pPr>
        <w:spacing w:after="0" w:line="240" w:lineRule="auto"/>
        <w:rPr>
          <w:del w:author="Vaught, Jacob" w:date="2023-12-09T00:25:00Z" w:id="3046"/>
          <w:rFonts w:ascii="Courier New" w:hAnsi="Courier New" w:cs="Courier New"/>
          <w:sz w:val="16"/>
          <w:szCs w:val="16"/>
          <w:rPrChange w:author="Vaught, Jacob" w:date="2023-12-08T23:20:00Z" w:id="3047">
            <w:rPr>
              <w:del w:author="Vaught, Jacob" w:date="2023-12-09T00:25:00Z" w:id="3048"/>
              <w:sz w:val="16"/>
              <w:szCs w:val="16"/>
            </w:rPr>
          </w:rPrChange>
        </w:rPr>
      </w:pPr>
      <w:del w:author="Vaught, Jacob" w:date="2023-12-09T00:25:00Z" w:id="3049">
        <w:r w:rsidRPr="007B56CB" w:rsidDel="00D660A2">
          <w:rPr>
            <w:rFonts w:ascii="Courier New" w:hAnsi="Courier New" w:eastAsia="Consolas" w:cs="Courier New"/>
            <w:color w:val="00979D"/>
            <w:sz w:val="16"/>
            <w:szCs w:val="16"/>
            <w:rPrChange w:author="Vaught, Jacob" w:date="2023-12-08T23:20:00Z" w:id="3050">
              <w:rPr>
                <w:rFonts w:ascii="Consolas" w:hAnsi="Consolas" w:eastAsia="Consolas" w:cs="Consolas"/>
                <w:color w:val="00979D"/>
                <w:sz w:val="16"/>
                <w:szCs w:val="16"/>
              </w:rPr>
            </w:rPrChange>
          </w:rPr>
          <w:delText>void</w:delText>
        </w:r>
        <w:r w:rsidRPr="007B56CB" w:rsidDel="00D660A2">
          <w:rPr>
            <w:rFonts w:ascii="Courier New" w:hAnsi="Courier New" w:eastAsia="Consolas" w:cs="Courier New"/>
            <w:color w:val="4E5B61"/>
            <w:sz w:val="16"/>
            <w:szCs w:val="16"/>
            <w:rPrChange w:author="Vaught, Jacob" w:date="2023-12-08T23:20:00Z" w:id="3051">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D35400"/>
            <w:sz w:val="16"/>
            <w:szCs w:val="16"/>
            <w:rPrChange w:author="Vaught, Jacob" w:date="2023-12-08T23:20:00Z" w:id="3052">
              <w:rPr>
                <w:rFonts w:ascii="Consolas" w:hAnsi="Consolas" w:eastAsia="Consolas" w:cs="Consolas"/>
                <w:color w:val="D35400"/>
                <w:sz w:val="16"/>
                <w:szCs w:val="16"/>
              </w:rPr>
            </w:rPrChange>
          </w:rPr>
          <w:delText>detectAndHandleTurn</w:delText>
        </w:r>
        <w:r w:rsidRPr="007B56CB" w:rsidDel="00D660A2">
          <w:rPr>
            <w:rFonts w:ascii="Courier New" w:hAnsi="Courier New" w:eastAsia="Consolas" w:cs="Courier New"/>
            <w:color w:val="434F54"/>
            <w:sz w:val="16"/>
            <w:szCs w:val="16"/>
            <w:rPrChange w:author="Vaught, Jacob" w:date="2023-12-08T23:20:00Z" w:id="3053">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054">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3055">
              <w:rPr>
                <w:rFonts w:ascii="Consolas" w:hAnsi="Consolas" w:eastAsia="Consolas" w:cs="Consolas"/>
                <w:color w:val="434F54"/>
                <w:sz w:val="16"/>
                <w:szCs w:val="16"/>
              </w:rPr>
            </w:rPrChange>
          </w:rPr>
          <w:delText>{</w:delText>
        </w:r>
      </w:del>
    </w:p>
    <w:p w:rsidRPr="007B56CB" w:rsidR="00022ED2" w:rsidDel="00D660A2" w:rsidP="004B7877" w:rsidRDefault="3A626A86" w14:paraId="0058B8E9" w14:textId="08687647">
      <w:pPr>
        <w:spacing w:after="0" w:line="240" w:lineRule="auto"/>
        <w:rPr>
          <w:del w:author="Vaught, Jacob" w:date="2023-12-09T00:25:00Z" w:id="3056"/>
          <w:rFonts w:ascii="Courier New" w:hAnsi="Courier New" w:cs="Courier New"/>
          <w:sz w:val="16"/>
          <w:szCs w:val="16"/>
          <w:rPrChange w:author="Vaught, Jacob" w:date="2023-12-08T23:20:00Z" w:id="3057">
            <w:rPr>
              <w:del w:author="Vaught, Jacob" w:date="2023-12-09T00:25:00Z" w:id="3058"/>
              <w:sz w:val="16"/>
              <w:szCs w:val="16"/>
            </w:rPr>
          </w:rPrChange>
        </w:rPr>
      </w:pPr>
      <w:del w:author="Vaught, Jacob" w:date="2023-12-09T00:25:00Z" w:id="3059">
        <w:r w:rsidRPr="007B56CB" w:rsidDel="00D660A2">
          <w:rPr>
            <w:rFonts w:ascii="Courier New" w:hAnsi="Courier New" w:eastAsia="Consolas" w:cs="Courier New"/>
            <w:color w:val="4E5B61"/>
            <w:sz w:val="16"/>
            <w:szCs w:val="16"/>
            <w:rPrChange w:author="Vaught, Jacob" w:date="2023-12-08T23:20:00Z" w:id="3060">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00979D"/>
            <w:sz w:val="16"/>
            <w:szCs w:val="16"/>
            <w:rPrChange w:author="Vaught, Jacob" w:date="2023-12-08T23:20:00Z" w:id="3061">
              <w:rPr>
                <w:rFonts w:ascii="Consolas" w:hAnsi="Consolas" w:eastAsia="Consolas" w:cs="Consolas"/>
                <w:color w:val="00979D"/>
                <w:sz w:val="16"/>
                <w:szCs w:val="16"/>
              </w:rPr>
            </w:rPrChange>
          </w:rPr>
          <w:delText>bool</w:delText>
        </w:r>
        <w:r w:rsidRPr="007B56CB" w:rsidDel="00D660A2">
          <w:rPr>
            <w:rFonts w:ascii="Courier New" w:hAnsi="Courier New" w:eastAsia="Consolas" w:cs="Courier New"/>
            <w:color w:val="4E5B61"/>
            <w:sz w:val="16"/>
            <w:szCs w:val="16"/>
            <w:rPrChange w:author="Vaught, Jacob" w:date="2023-12-08T23:20:00Z" w:id="3062">
              <w:rPr>
                <w:rFonts w:ascii="Consolas" w:hAnsi="Consolas" w:eastAsia="Consolas" w:cs="Consolas"/>
                <w:color w:val="4E5B61"/>
                <w:sz w:val="16"/>
                <w:szCs w:val="16"/>
              </w:rPr>
            </w:rPrChange>
          </w:rPr>
          <w:delText xml:space="preserve"> isTurnDetected = </w:delText>
        </w:r>
        <w:r w:rsidRPr="007B56CB" w:rsidDel="00D660A2">
          <w:rPr>
            <w:rFonts w:ascii="Courier New" w:hAnsi="Courier New" w:eastAsia="Consolas" w:cs="Courier New"/>
            <w:color w:val="D35400"/>
            <w:sz w:val="16"/>
            <w:szCs w:val="16"/>
            <w:rPrChange w:author="Vaught, Jacob" w:date="2023-12-08T23:20:00Z" w:id="3063">
              <w:rPr>
                <w:rFonts w:ascii="Consolas" w:hAnsi="Consolas" w:eastAsia="Consolas" w:cs="Consolas"/>
                <w:color w:val="D35400"/>
                <w:sz w:val="16"/>
                <w:szCs w:val="16"/>
              </w:rPr>
            </w:rPrChange>
          </w:rPr>
          <w:delText>abs</w:delText>
        </w:r>
        <w:r w:rsidRPr="007B56CB" w:rsidDel="00D660A2">
          <w:rPr>
            <w:rFonts w:ascii="Courier New" w:hAnsi="Courier New" w:eastAsia="Consolas" w:cs="Courier New"/>
            <w:color w:val="434F54"/>
            <w:sz w:val="16"/>
            <w:szCs w:val="16"/>
            <w:rPrChange w:author="Vaught, Jacob" w:date="2023-12-08T23:20:00Z" w:id="3064">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065">
              <w:rPr>
                <w:rFonts w:ascii="Consolas" w:hAnsi="Consolas" w:eastAsia="Consolas" w:cs="Consolas"/>
                <w:color w:val="4E5B61"/>
                <w:sz w:val="16"/>
                <w:szCs w:val="16"/>
              </w:rPr>
            </w:rPrChange>
          </w:rPr>
          <w:delText>center + sensorValueLeft - sensorValueRight</w:delText>
        </w:r>
        <w:r w:rsidRPr="007B56CB" w:rsidDel="00D660A2">
          <w:rPr>
            <w:rFonts w:ascii="Courier New" w:hAnsi="Courier New" w:eastAsia="Consolas" w:cs="Courier New"/>
            <w:color w:val="434F54"/>
            <w:sz w:val="16"/>
            <w:szCs w:val="16"/>
            <w:rPrChange w:author="Vaught, Jacob" w:date="2023-12-08T23:20:00Z" w:id="3066">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067">
              <w:rPr>
                <w:rFonts w:ascii="Consolas" w:hAnsi="Consolas" w:eastAsia="Consolas" w:cs="Consolas"/>
                <w:color w:val="4E5B61"/>
                <w:sz w:val="16"/>
                <w:szCs w:val="16"/>
              </w:rPr>
            </w:rPrChange>
          </w:rPr>
          <w:delText xml:space="preserve"> &gt; turnThreshold;</w:delText>
        </w:r>
      </w:del>
    </w:p>
    <w:p w:rsidRPr="007B56CB" w:rsidR="00022ED2" w:rsidDel="00D660A2" w:rsidP="004B7877" w:rsidRDefault="3A626A86" w14:paraId="7593B2DF" w14:textId="24625E10">
      <w:pPr>
        <w:spacing w:after="0" w:line="240" w:lineRule="auto"/>
        <w:rPr>
          <w:del w:author="Vaught, Jacob" w:date="2023-12-09T00:25:00Z" w:id="3068"/>
          <w:rFonts w:ascii="Courier New" w:hAnsi="Courier New" w:cs="Courier New"/>
          <w:sz w:val="16"/>
          <w:szCs w:val="16"/>
          <w:rPrChange w:author="Vaught, Jacob" w:date="2023-12-08T23:20:00Z" w:id="3069">
            <w:rPr>
              <w:del w:author="Vaught, Jacob" w:date="2023-12-09T00:25:00Z" w:id="3070"/>
              <w:sz w:val="16"/>
              <w:szCs w:val="16"/>
            </w:rPr>
          </w:rPrChange>
        </w:rPr>
      </w:pPr>
      <w:del w:author="Vaught, Jacob" w:date="2023-12-09T00:25:00Z" w:id="3071">
        <w:r w:rsidRPr="007B56CB" w:rsidDel="00D660A2">
          <w:rPr>
            <w:rFonts w:ascii="Courier New" w:hAnsi="Courier New" w:eastAsia="Consolas" w:cs="Courier New"/>
            <w:color w:val="4E5B61"/>
            <w:sz w:val="16"/>
            <w:szCs w:val="16"/>
            <w:rPrChange w:author="Vaught, Jacob" w:date="2023-12-08T23:20:00Z" w:id="3072">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728E00"/>
            <w:sz w:val="16"/>
            <w:szCs w:val="16"/>
            <w:rPrChange w:author="Vaught, Jacob" w:date="2023-12-08T23:20:00Z" w:id="3073">
              <w:rPr>
                <w:rFonts w:ascii="Consolas" w:hAnsi="Consolas" w:eastAsia="Consolas" w:cs="Consolas"/>
                <w:color w:val="728E00"/>
                <w:sz w:val="16"/>
                <w:szCs w:val="16"/>
              </w:rPr>
            </w:rPrChange>
          </w:rPr>
          <w:delText>if</w:delText>
        </w:r>
        <w:r w:rsidRPr="007B56CB" w:rsidDel="00D660A2">
          <w:rPr>
            <w:rFonts w:ascii="Courier New" w:hAnsi="Courier New" w:eastAsia="Consolas" w:cs="Courier New"/>
            <w:color w:val="4E5B61"/>
            <w:sz w:val="16"/>
            <w:szCs w:val="16"/>
            <w:rPrChange w:author="Vaught, Jacob" w:date="2023-12-08T23:20:00Z" w:id="3074">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3075">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076">
              <w:rPr>
                <w:rFonts w:ascii="Consolas" w:hAnsi="Consolas" w:eastAsia="Consolas" w:cs="Consolas"/>
                <w:color w:val="4E5B61"/>
                <w:sz w:val="16"/>
                <w:szCs w:val="16"/>
              </w:rPr>
            </w:rPrChange>
          </w:rPr>
          <w:delText>isTurnDetected</w:delText>
        </w:r>
        <w:r w:rsidRPr="007B56CB" w:rsidDel="00D660A2">
          <w:rPr>
            <w:rFonts w:ascii="Courier New" w:hAnsi="Courier New" w:eastAsia="Consolas" w:cs="Courier New"/>
            <w:color w:val="434F54"/>
            <w:sz w:val="16"/>
            <w:szCs w:val="16"/>
            <w:rPrChange w:author="Vaught, Jacob" w:date="2023-12-08T23:20:00Z" w:id="3077">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078">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3079">
              <w:rPr>
                <w:rFonts w:ascii="Consolas" w:hAnsi="Consolas" w:eastAsia="Consolas" w:cs="Consolas"/>
                <w:color w:val="434F54"/>
                <w:sz w:val="16"/>
                <w:szCs w:val="16"/>
              </w:rPr>
            </w:rPrChange>
          </w:rPr>
          <w:delText>{</w:delText>
        </w:r>
      </w:del>
    </w:p>
    <w:p w:rsidRPr="007B56CB" w:rsidR="00022ED2" w:rsidDel="00D660A2" w:rsidP="004B7877" w:rsidRDefault="3A626A86" w14:paraId="1A2200A9" w14:textId="06314C24">
      <w:pPr>
        <w:spacing w:after="0" w:line="240" w:lineRule="auto"/>
        <w:rPr>
          <w:del w:author="Vaught, Jacob" w:date="2023-12-09T00:25:00Z" w:id="3080"/>
          <w:rFonts w:ascii="Courier New" w:hAnsi="Courier New" w:cs="Courier New"/>
          <w:sz w:val="16"/>
          <w:szCs w:val="16"/>
          <w:rPrChange w:author="Vaught, Jacob" w:date="2023-12-08T23:20:00Z" w:id="3081">
            <w:rPr>
              <w:del w:author="Vaught, Jacob" w:date="2023-12-09T00:25:00Z" w:id="3082"/>
              <w:sz w:val="16"/>
              <w:szCs w:val="16"/>
            </w:rPr>
          </w:rPrChange>
        </w:rPr>
      </w:pPr>
      <w:del w:author="Vaught, Jacob" w:date="2023-12-09T00:25:00Z" w:id="3083">
        <w:r w:rsidRPr="007B56CB" w:rsidDel="00D660A2">
          <w:rPr>
            <w:rFonts w:ascii="Courier New" w:hAnsi="Courier New" w:eastAsia="Consolas" w:cs="Courier New"/>
            <w:color w:val="4E5B61"/>
            <w:sz w:val="16"/>
            <w:szCs w:val="16"/>
            <w:rPrChange w:author="Vaught, Jacob" w:date="2023-12-08T23:20:00Z" w:id="3084">
              <w:rPr>
                <w:rFonts w:ascii="Consolas" w:hAnsi="Consolas" w:eastAsia="Consolas" w:cs="Consolas"/>
                <w:color w:val="4E5B61"/>
                <w:sz w:val="16"/>
                <w:szCs w:val="16"/>
              </w:rPr>
            </w:rPrChange>
          </w:rPr>
          <w:delText xml:space="preserve">    lastTurnTime = </w:delText>
        </w:r>
        <w:r w:rsidRPr="007B56CB" w:rsidDel="00D660A2">
          <w:rPr>
            <w:rFonts w:ascii="Courier New" w:hAnsi="Courier New" w:eastAsia="Consolas" w:cs="Courier New"/>
            <w:color w:val="D35400"/>
            <w:sz w:val="16"/>
            <w:szCs w:val="16"/>
            <w:rPrChange w:author="Vaught, Jacob" w:date="2023-12-08T23:20:00Z" w:id="3085">
              <w:rPr>
                <w:rFonts w:ascii="Consolas" w:hAnsi="Consolas" w:eastAsia="Consolas" w:cs="Consolas"/>
                <w:color w:val="D35400"/>
                <w:sz w:val="16"/>
                <w:szCs w:val="16"/>
              </w:rPr>
            </w:rPrChange>
          </w:rPr>
          <w:delText>millis</w:delText>
        </w:r>
        <w:r w:rsidRPr="007B56CB" w:rsidDel="00D660A2">
          <w:rPr>
            <w:rFonts w:ascii="Courier New" w:hAnsi="Courier New" w:eastAsia="Consolas" w:cs="Courier New"/>
            <w:color w:val="434F54"/>
            <w:sz w:val="16"/>
            <w:szCs w:val="16"/>
            <w:rPrChange w:author="Vaught, Jacob" w:date="2023-12-08T23:20:00Z" w:id="3086">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087">
              <w:rPr>
                <w:rFonts w:ascii="Consolas" w:hAnsi="Consolas" w:eastAsia="Consolas" w:cs="Consolas"/>
                <w:color w:val="4E5B61"/>
                <w:sz w:val="16"/>
                <w:szCs w:val="16"/>
              </w:rPr>
            </w:rPrChange>
          </w:rPr>
          <w:delText>;</w:delText>
        </w:r>
      </w:del>
    </w:p>
    <w:p w:rsidRPr="007B56CB" w:rsidR="00022ED2" w:rsidDel="00D660A2" w:rsidP="004B7877" w:rsidRDefault="3A626A86" w14:paraId="3644BD83" w14:textId="220914E4">
      <w:pPr>
        <w:spacing w:after="0" w:line="240" w:lineRule="auto"/>
        <w:rPr>
          <w:del w:author="Vaught, Jacob" w:date="2023-12-09T00:25:00Z" w:id="3088"/>
          <w:rFonts w:ascii="Courier New" w:hAnsi="Courier New" w:cs="Courier New"/>
          <w:sz w:val="16"/>
          <w:szCs w:val="16"/>
          <w:rPrChange w:author="Vaught, Jacob" w:date="2023-12-08T23:20:00Z" w:id="3089">
            <w:rPr>
              <w:del w:author="Vaught, Jacob" w:date="2023-12-09T00:25:00Z" w:id="3090"/>
              <w:sz w:val="16"/>
              <w:szCs w:val="16"/>
            </w:rPr>
          </w:rPrChange>
        </w:rPr>
      </w:pPr>
      <w:del w:author="Vaught, Jacob" w:date="2023-12-09T00:25:00Z" w:id="3091">
        <w:r w:rsidRPr="007B56CB" w:rsidDel="00D660A2">
          <w:rPr>
            <w:rFonts w:ascii="Courier New" w:hAnsi="Courier New" w:eastAsia="Consolas" w:cs="Courier New"/>
            <w:color w:val="4E5B61"/>
            <w:sz w:val="16"/>
            <w:szCs w:val="16"/>
            <w:rPrChange w:author="Vaught, Jacob" w:date="2023-12-08T23:20:00Z" w:id="3092">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728E00"/>
            <w:sz w:val="16"/>
            <w:szCs w:val="16"/>
            <w:rPrChange w:author="Vaught, Jacob" w:date="2023-12-08T23:20:00Z" w:id="3093">
              <w:rPr>
                <w:rFonts w:ascii="Consolas" w:hAnsi="Consolas" w:eastAsia="Consolas" w:cs="Consolas"/>
                <w:color w:val="728E00"/>
                <w:sz w:val="16"/>
                <w:szCs w:val="16"/>
              </w:rPr>
            </w:rPrChange>
          </w:rPr>
          <w:delText>if</w:delText>
        </w:r>
        <w:r w:rsidRPr="007B56CB" w:rsidDel="00D660A2">
          <w:rPr>
            <w:rFonts w:ascii="Courier New" w:hAnsi="Courier New" w:eastAsia="Consolas" w:cs="Courier New"/>
            <w:color w:val="4E5B61"/>
            <w:sz w:val="16"/>
            <w:szCs w:val="16"/>
            <w:rPrChange w:author="Vaught, Jacob" w:date="2023-12-08T23:20:00Z" w:id="3094">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3095">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096">
              <w:rPr>
                <w:rFonts w:ascii="Consolas" w:hAnsi="Consolas" w:eastAsia="Consolas" w:cs="Consolas"/>
                <w:color w:val="4E5B61"/>
                <w:sz w:val="16"/>
                <w:szCs w:val="16"/>
              </w:rPr>
            </w:rPrChange>
          </w:rPr>
          <w:delText xml:space="preserve">turnDetectionStartTime == </w:delText>
        </w:r>
        <w:r w:rsidRPr="007B56CB" w:rsidDel="00D660A2">
          <w:rPr>
            <w:rFonts w:ascii="Courier New" w:hAnsi="Courier New" w:eastAsia="Consolas" w:cs="Courier New"/>
            <w:color w:val="005C5F"/>
            <w:sz w:val="16"/>
            <w:szCs w:val="16"/>
            <w:rPrChange w:author="Vaught, Jacob" w:date="2023-12-08T23:20:00Z" w:id="3097">
              <w:rPr>
                <w:rFonts w:ascii="Consolas" w:hAnsi="Consolas" w:eastAsia="Consolas" w:cs="Consolas"/>
                <w:color w:val="005C5F"/>
                <w:sz w:val="16"/>
                <w:szCs w:val="16"/>
              </w:rPr>
            </w:rPrChange>
          </w:rPr>
          <w:delText>0</w:delText>
        </w:r>
        <w:r w:rsidRPr="007B56CB" w:rsidDel="00D660A2">
          <w:rPr>
            <w:rFonts w:ascii="Courier New" w:hAnsi="Courier New" w:eastAsia="Consolas" w:cs="Courier New"/>
            <w:color w:val="434F54"/>
            <w:sz w:val="16"/>
            <w:szCs w:val="16"/>
            <w:rPrChange w:author="Vaught, Jacob" w:date="2023-12-08T23:20:00Z" w:id="3098">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099">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3100">
              <w:rPr>
                <w:rFonts w:ascii="Consolas" w:hAnsi="Consolas" w:eastAsia="Consolas" w:cs="Consolas"/>
                <w:color w:val="434F54"/>
                <w:sz w:val="16"/>
                <w:szCs w:val="16"/>
              </w:rPr>
            </w:rPrChange>
          </w:rPr>
          <w:delText>{</w:delText>
        </w:r>
      </w:del>
    </w:p>
    <w:p w:rsidRPr="007B56CB" w:rsidR="00022ED2" w:rsidDel="00D660A2" w:rsidP="004B7877" w:rsidRDefault="3A626A86" w14:paraId="2C9BE50F" w14:textId="210E3069">
      <w:pPr>
        <w:spacing w:after="0" w:line="240" w:lineRule="auto"/>
        <w:rPr>
          <w:del w:author="Vaught, Jacob" w:date="2023-12-09T00:25:00Z" w:id="3101"/>
          <w:rFonts w:ascii="Courier New" w:hAnsi="Courier New" w:cs="Courier New"/>
          <w:sz w:val="16"/>
          <w:szCs w:val="16"/>
          <w:rPrChange w:author="Vaught, Jacob" w:date="2023-12-08T23:20:00Z" w:id="3102">
            <w:rPr>
              <w:del w:author="Vaught, Jacob" w:date="2023-12-09T00:25:00Z" w:id="3103"/>
              <w:sz w:val="16"/>
              <w:szCs w:val="16"/>
            </w:rPr>
          </w:rPrChange>
        </w:rPr>
      </w:pPr>
      <w:del w:author="Vaught, Jacob" w:date="2023-12-09T00:25:00Z" w:id="3104">
        <w:r w:rsidRPr="007B56CB" w:rsidDel="00D660A2">
          <w:rPr>
            <w:rFonts w:ascii="Courier New" w:hAnsi="Courier New" w:eastAsia="Consolas" w:cs="Courier New"/>
            <w:color w:val="4E5B61"/>
            <w:sz w:val="16"/>
            <w:szCs w:val="16"/>
            <w:rPrChange w:author="Vaught, Jacob" w:date="2023-12-08T23:20:00Z" w:id="3105">
              <w:rPr>
                <w:rFonts w:ascii="Consolas" w:hAnsi="Consolas" w:eastAsia="Consolas" w:cs="Consolas"/>
                <w:color w:val="4E5B61"/>
                <w:sz w:val="16"/>
                <w:szCs w:val="16"/>
              </w:rPr>
            </w:rPrChange>
          </w:rPr>
          <w:delText xml:space="preserve">      turnDetectionStartTime = </w:delText>
        </w:r>
        <w:r w:rsidRPr="007B56CB" w:rsidDel="00D660A2">
          <w:rPr>
            <w:rFonts w:ascii="Courier New" w:hAnsi="Courier New" w:eastAsia="Consolas" w:cs="Courier New"/>
            <w:color w:val="D35400"/>
            <w:sz w:val="16"/>
            <w:szCs w:val="16"/>
            <w:rPrChange w:author="Vaught, Jacob" w:date="2023-12-08T23:20:00Z" w:id="3106">
              <w:rPr>
                <w:rFonts w:ascii="Consolas" w:hAnsi="Consolas" w:eastAsia="Consolas" w:cs="Consolas"/>
                <w:color w:val="D35400"/>
                <w:sz w:val="16"/>
                <w:szCs w:val="16"/>
              </w:rPr>
            </w:rPrChange>
          </w:rPr>
          <w:delText>millis</w:delText>
        </w:r>
        <w:r w:rsidRPr="007B56CB" w:rsidDel="00D660A2">
          <w:rPr>
            <w:rFonts w:ascii="Courier New" w:hAnsi="Courier New" w:eastAsia="Consolas" w:cs="Courier New"/>
            <w:color w:val="434F54"/>
            <w:sz w:val="16"/>
            <w:szCs w:val="16"/>
            <w:rPrChange w:author="Vaught, Jacob" w:date="2023-12-08T23:20:00Z" w:id="3107">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108">
              <w:rPr>
                <w:rFonts w:ascii="Consolas" w:hAnsi="Consolas" w:eastAsia="Consolas" w:cs="Consolas"/>
                <w:color w:val="4E5B61"/>
                <w:sz w:val="16"/>
                <w:szCs w:val="16"/>
              </w:rPr>
            </w:rPrChange>
          </w:rPr>
          <w:delText>;</w:delText>
        </w:r>
      </w:del>
    </w:p>
    <w:p w:rsidRPr="007B56CB" w:rsidR="00022ED2" w:rsidDel="00D660A2" w:rsidP="004B7877" w:rsidRDefault="3A626A86" w14:paraId="76B4B55A" w14:textId="4837D3E7">
      <w:pPr>
        <w:spacing w:after="0" w:line="240" w:lineRule="auto"/>
        <w:rPr>
          <w:del w:author="Vaught, Jacob" w:date="2023-12-09T00:25:00Z" w:id="3109"/>
          <w:rFonts w:ascii="Courier New" w:hAnsi="Courier New" w:cs="Courier New"/>
          <w:sz w:val="16"/>
          <w:szCs w:val="16"/>
          <w:rPrChange w:author="Vaught, Jacob" w:date="2023-12-08T23:20:00Z" w:id="3110">
            <w:rPr>
              <w:del w:author="Vaught, Jacob" w:date="2023-12-09T00:25:00Z" w:id="3111"/>
              <w:sz w:val="16"/>
              <w:szCs w:val="16"/>
            </w:rPr>
          </w:rPrChange>
        </w:rPr>
      </w:pPr>
      <w:del w:author="Vaught, Jacob" w:date="2023-12-09T00:25:00Z" w:id="3112">
        <w:r w:rsidRPr="007B56CB" w:rsidDel="00D660A2">
          <w:rPr>
            <w:rFonts w:ascii="Courier New" w:hAnsi="Courier New" w:eastAsia="Consolas" w:cs="Courier New"/>
            <w:color w:val="4E5B61"/>
            <w:sz w:val="16"/>
            <w:szCs w:val="16"/>
            <w:rPrChange w:author="Vaught, Jacob" w:date="2023-12-08T23:20:00Z" w:id="3113">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3114">
              <w:rPr>
                <w:rFonts w:ascii="Consolas" w:hAnsi="Consolas" w:eastAsia="Consolas" w:cs="Consolas"/>
                <w:color w:val="434F54"/>
                <w:sz w:val="16"/>
                <w:szCs w:val="16"/>
              </w:rPr>
            </w:rPrChange>
          </w:rPr>
          <w:delText>}</w:delText>
        </w:r>
      </w:del>
    </w:p>
    <w:p w:rsidRPr="007B56CB" w:rsidR="00022ED2" w:rsidDel="00D660A2" w:rsidP="004B7877" w:rsidRDefault="3A626A86" w14:paraId="3EF87C3E" w14:textId="30B87A59">
      <w:pPr>
        <w:spacing w:after="0" w:line="240" w:lineRule="auto"/>
        <w:rPr>
          <w:del w:author="Vaught, Jacob" w:date="2023-12-09T00:25:00Z" w:id="3115"/>
          <w:rFonts w:ascii="Courier New" w:hAnsi="Courier New" w:cs="Courier New"/>
          <w:sz w:val="16"/>
          <w:szCs w:val="16"/>
          <w:rPrChange w:author="Vaught, Jacob" w:date="2023-12-08T23:20:00Z" w:id="3116">
            <w:rPr>
              <w:del w:author="Vaught, Jacob" w:date="2023-12-09T00:25:00Z" w:id="3117"/>
              <w:sz w:val="16"/>
              <w:szCs w:val="16"/>
            </w:rPr>
          </w:rPrChange>
        </w:rPr>
      </w:pPr>
      <w:del w:author="Vaught, Jacob" w:date="2023-12-09T00:25:00Z" w:id="3118">
        <w:r w:rsidRPr="007B56CB" w:rsidDel="00D660A2">
          <w:rPr>
            <w:rFonts w:ascii="Courier New" w:hAnsi="Courier New" w:eastAsia="Consolas" w:cs="Courier New"/>
            <w:color w:val="4E5B61"/>
            <w:sz w:val="16"/>
            <w:szCs w:val="16"/>
            <w:rPrChange w:author="Vaught, Jacob" w:date="2023-12-08T23:20:00Z" w:id="3119">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728E00"/>
            <w:sz w:val="16"/>
            <w:szCs w:val="16"/>
            <w:rPrChange w:author="Vaught, Jacob" w:date="2023-12-08T23:20:00Z" w:id="3120">
              <w:rPr>
                <w:rFonts w:ascii="Consolas" w:hAnsi="Consolas" w:eastAsia="Consolas" w:cs="Consolas"/>
                <w:color w:val="728E00"/>
                <w:sz w:val="16"/>
                <w:szCs w:val="16"/>
              </w:rPr>
            </w:rPrChange>
          </w:rPr>
          <w:delText>if</w:delText>
        </w:r>
        <w:r w:rsidRPr="007B56CB" w:rsidDel="00D660A2">
          <w:rPr>
            <w:rFonts w:ascii="Courier New" w:hAnsi="Courier New" w:eastAsia="Consolas" w:cs="Courier New"/>
            <w:color w:val="4E5B61"/>
            <w:sz w:val="16"/>
            <w:szCs w:val="16"/>
            <w:rPrChange w:author="Vaught, Jacob" w:date="2023-12-08T23:20:00Z" w:id="3121">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3122">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D35400"/>
            <w:sz w:val="16"/>
            <w:szCs w:val="16"/>
            <w:rPrChange w:author="Vaught, Jacob" w:date="2023-12-08T23:20:00Z" w:id="3123">
              <w:rPr>
                <w:rFonts w:ascii="Consolas" w:hAnsi="Consolas" w:eastAsia="Consolas" w:cs="Consolas"/>
                <w:color w:val="D35400"/>
                <w:sz w:val="16"/>
                <w:szCs w:val="16"/>
              </w:rPr>
            </w:rPrChange>
          </w:rPr>
          <w:delText>millis</w:delText>
        </w:r>
        <w:r w:rsidRPr="007B56CB" w:rsidDel="00D660A2">
          <w:rPr>
            <w:rFonts w:ascii="Courier New" w:hAnsi="Courier New" w:eastAsia="Consolas" w:cs="Courier New"/>
            <w:color w:val="434F54"/>
            <w:sz w:val="16"/>
            <w:szCs w:val="16"/>
            <w:rPrChange w:author="Vaught, Jacob" w:date="2023-12-08T23:20:00Z" w:id="3124">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125">
              <w:rPr>
                <w:rFonts w:ascii="Consolas" w:hAnsi="Consolas" w:eastAsia="Consolas" w:cs="Consolas"/>
                <w:color w:val="4E5B61"/>
                <w:sz w:val="16"/>
                <w:szCs w:val="16"/>
              </w:rPr>
            </w:rPrChange>
          </w:rPr>
          <w:delText xml:space="preserve"> - turnDetectionStartTime &gt; </w:delText>
        </w:r>
        <w:r w:rsidRPr="007B56CB" w:rsidDel="00D660A2">
          <w:rPr>
            <w:rFonts w:ascii="Courier New" w:hAnsi="Courier New" w:eastAsia="Consolas" w:cs="Courier New"/>
            <w:color w:val="005C5F"/>
            <w:sz w:val="16"/>
            <w:szCs w:val="16"/>
            <w:rPrChange w:author="Vaught, Jacob" w:date="2023-12-08T23:20:00Z" w:id="3126">
              <w:rPr>
                <w:rFonts w:ascii="Consolas" w:hAnsi="Consolas" w:eastAsia="Consolas" w:cs="Consolas"/>
                <w:color w:val="005C5F"/>
                <w:sz w:val="16"/>
                <w:szCs w:val="16"/>
              </w:rPr>
            </w:rPrChange>
          </w:rPr>
          <w:delText>30</w:delText>
        </w:r>
        <w:r w:rsidRPr="007B56CB" w:rsidDel="00D660A2">
          <w:rPr>
            <w:rFonts w:ascii="Courier New" w:hAnsi="Courier New" w:eastAsia="Consolas" w:cs="Courier New"/>
            <w:color w:val="434F54"/>
            <w:sz w:val="16"/>
            <w:szCs w:val="16"/>
            <w:rPrChange w:author="Vaught, Jacob" w:date="2023-12-08T23:20:00Z" w:id="3127">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128">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3129">
              <w:rPr>
                <w:rFonts w:ascii="Consolas" w:hAnsi="Consolas" w:eastAsia="Consolas" w:cs="Consolas"/>
                <w:color w:val="434F54"/>
                <w:sz w:val="16"/>
                <w:szCs w:val="16"/>
              </w:rPr>
            </w:rPrChange>
          </w:rPr>
          <w:delText>{</w:delText>
        </w:r>
      </w:del>
    </w:p>
    <w:p w:rsidRPr="007B56CB" w:rsidR="00022ED2" w:rsidDel="00D660A2" w:rsidP="004B7877" w:rsidRDefault="3A626A86" w14:paraId="0EDD8CCB" w14:textId="6C328CED">
      <w:pPr>
        <w:spacing w:after="0" w:line="240" w:lineRule="auto"/>
        <w:rPr>
          <w:del w:author="Vaught, Jacob" w:date="2023-12-09T00:25:00Z" w:id="3130"/>
          <w:rFonts w:ascii="Courier New" w:hAnsi="Courier New" w:cs="Courier New"/>
          <w:sz w:val="16"/>
          <w:szCs w:val="16"/>
          <w:rPrChange w:author="Vaught, Jacob" w:date="2023-12-08T23:20:00Z" w:id="3131">
            <w:rPr>
              <w:del w:author="Vaught, Jacob" w:date="2023-12-09T00:25:00Z" w:id="3132"/>
              <w:sz w:val="16"/>
              <w:szCs w:val="16"/>
            </w:rPr>
          </w:rPrChange>
        </w:rPr>
      </w:pPr>
      <w:del w:author="Vaught, Jacob" w:date="2023-12-09T00:25:00Z" w:id="3133">
        <w:r w:rsidRPr="007B56CB" w:rsidDel="00D660A2">
          <w:rPr>
            <w:rFonts w:ascii="Courier New" w:hAnsi="Courier New" w:eastAsia="Consolas" w:cs="Courier New"/>
            <w:color w:val="4E5B61"/>
            <w:sz w:val="16"/>
            <w:szCs w:val="16"/>
            <w:rPrChange w:author="Vaught, Jacob" w:date="2023-12-08T23:20:00Z" w:id="3134">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D35400"/>
            <w:sz w:val="16"/>
            <w:szCs w:val="16"/>
            <w:rPrChange w:author="Vaught, Jacob" w:date="2023-12-08T23:20:00Z" w:id="3135">
              <w:rPr>
                <w:rFonts w:ascii="Consolas" w:hAnsi="Consolas" w:eastAsia="Consolas" w:cs="Consolas"/>
                <w:color w:val="D35400"/>
                <w:sz w:val="16"/>
                <w:szCs w:val="16"/>
              </w:rPr>
            </w:rPrChange>
          </w:rPr>
          <w:delText>handleTurnDetection</w:delText>
        </w:r>
        <w:r w:rsidRPr="007B56CB" w:rsidDel="00D660A2">
          <w:rPr>
            <w:rFonts w:ascii="Courier New" w:hAnsi="Courier New" w:eastAsia="Consolas" w:cs="Courier New"/>
            <w:color w:val="434F54"/>
            <w:sz w:val="16"/>
            <w:szCs w:val="16"/>
            <w:rPrChange w:author="Vaught, Jacob" w:date="2023-12-08T23:20:00Z" w:id="3136">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137">
              <w:rPr>
                <w:rFonts w:ascii="Consolas" w:hAnsi="Consolas" w:eastAsia="Consolas" w:cs="Consolas"/>
                <w:color w:val="4E5B61"/>
                <w:sz w:val="16"/>
                <w:szCs w:val="16"/>
              </w:rPr>
            </w:rPrChange>
          </w:rPr>
          <w:delText>;</w:delText>
        </w:r>
      </w:del>
    </w:p>
    <w:p w:rsidRPr="007B56CB" w:rsidR="00022ED2" w:rsidDel="00D660A2" w:rsidP="004B7877" w:rsidRDefault="3A626A86" w14:paraId="7988EB9C" w14:textId="6805FAB4">
      <w:pPr>
        <w:spacing w:after="0" w:line="240" w:lineRule="auto"/>
        <w:rPr>
          <w:del w:author="Vaught, Jacob" w:date="2023-12-09T00:25:00Z" w:id="3138"/>
          <w:rFonts w:ascii="Courier New" w:hAnsi="Courier New" w:cs="Courier New"/>
          <w:sz w:val="16"/>
          <w:szCs w:val="16"/>
          <w:rPrChange w:author="Vaught, Jacob" w:date="2023-12-08T23:20:00Z" w:id="3139">
            <w:rPr>
              <w:del w:author="Vaught, Jacob" w:date="2023-12-09T00:25:00Z" w:id="3140"/>
              <w:sz w:val="16"/>
              <w:szCs w:val="16"/>
            </w:rPr>
          </w:rPrChange>
        </w:rPr>
      </w:pPr>
      <w:del w:author="Vaught, Jacob" w:date="2023-12-09T00:25:00Z" w:id="3141">
        <w:r w:rsidRPr="007B56CB" w:rsidDel="00D660A2">
          <w:rPr>
            <w:rFonts w:ascii="Courier New" w:hAnsi="Courier New" w:eastAsia="Consolas" w:cs="Courier New"/>
            <w:color w:val="4E5B61"/>
            <w:sz w:val="16"/>
            <w:szCs w:val="16"/>
            <w:rPrChange w:author="Vaught, Jacob" w:date="2023-12-08T23:20:00Z" w:id="3142">
              <w:rPr>
                <w:rFonts w:ascii="Consolas" w:hAnsi="Consolas" w:eastAsia="Consolas" w:cs="Consolas"/>
                <w:color w:val="4E5B61"/>
                <w:sz w:val="16"/>
                <w:szCs w:val="16"/>
              </w:rPr>
            </w:rPrChange>
          </w:rPr>
          <w:delText xml:space="preserve">      isHandlingHardTurn = </w:delText>
        </w:r>
        <w:r w:rsidRPr="007B56CB" w:rsidDel="00D660A2">
          <w:rPr>
            <w:rFonts w:ascii="Courier New" w:hAnsi="Courier New" w:eastAsia="Consolas" w:cs="Courier New"/>
            <w:color w:val="005C5F"/>
            <w:sz w:val="16"/>
            <w:szCs w:val="16"/>
            <w:rPrChange w:author="Vaught, Jacob" w:date="2023-12-08T23:20:00Z" w:id="3143">
              <w:rPr>
                <w:rFonts w:ascii="Consolas" w:hAnsi="Consolas" w:eastAsia="Consolas" w:cs="Consolas"/>
                <w:color w:val="005C5F"/>
                <w:sz w:val="16"/>
                <w:szCs w:val="16"/>
              </w:rPr>
            </w:rPrChange>
          </w:rPr>
          <w:delText>true</w:delText>
        </w:r>
        <w:r w:rsidRPr="007B56CB" w:rsidDel="00D660A2">
          <w:rPr>
            <w:rFonts w:ascii="Courier New" w:hAnsi="Courier New" w:eastAsia="Consolas" w:cs="Courier New"/>
            <w:color w:val="4E5B61"/>
            <w:sz w:val="16"/>
            <w:szCs w:val="16"/>
            <w:rPrChange w:author="Vaught, Jacob" w:date="2023-12-08T23:20:00Z" w:id="3144">
              <w:rPr>
                <w:rFonts w:ascii="Consolas" w:hAnsi="Consolas" w:eastAsia="Consolas" w:cs="Consolas"/>
                <w:color w:val="4E5B61"/>
                <w:sz w:val="16"/>
                <w:szCs w:val="16"/>
              </w:rPr>
            </w:rPrChange>
          </w:rPr>
          <w:delText>;</w:delText>
        </w:r>
        <w:r w:rsidRPr="007B56CB" w:rsidDel="00D660A2">
          <w:rPr>
            <w:rFonts w:ascii="Courier New" w:hAnsi="Courier New" w:eastAsia="Consolas" w:cs="Courier New"/>
            <w:color w:val="95A5A6"/>
            <w:sz w:val="16"/>
            <w:szCs w:val="16"/>
            <w:rPrChange w:author="Vaught, Jacob" w:date="2023-12-08T23:20:00Z" w:id="3145">
              <w:rPr>
                <w:rFonts w:ascii="Consolas" w:hAnsi="Consolas" w:eastAsia="Consolas" w:cs="Consolas"/>
                <w:color w:val="95A5A6"/>
                <w:sz w:val="16"/>
                <w:szCs w:val="16"/>
              </w:rPr>
            </w:rPrChange>
          </w:rPr>
          <w:delText xml:space="preserve"> // Set flag when handling hard turn</w:delText>
        </w:r>
      </w:del>
    </w:p>
    <w:p w:rsidRPr="007B56CB" w:rsidR="00022ED2" w:rsidDel="00D660A2" w:rsidP="004B7877" w:rsidRDefault="3A626A86" w14:paraId="23397B1E" w14:textId="32F91A90">
      <w:pPr>
        <w:spacing w:after="0" w:line="240" w:lineRule="auto"/>
        <w:rPr>
          <w:del w:author="Vaught, Jacob" w:date="2023-12-09T00:25:00Z" w:id="3146"/>
          <w:rFonts w:ascii="Courier New" w:hAnsi="Courier New" w:cs="Courier New"/>
          <w:sz w:val="16"/>
          <w:szCs w:val="16"/>
          <w:rPrChange w:author="Vaught, Jacob" w:date="2023-12-08T23:20:00Z" w:id="3147">
            <w:rPr>
              <w:del w:author="Vaught, Jacob" w:date="2023-12-09T00:25:00Z" w:id="3148"/>
              <w:sz w:val="16"/>
              <w:szCs w:val="16"/>
            </w:rPr>
          </w:rPrChange>
        </w:rPr>
      </w:pPr>
      <w:del w:author="Vaught, Jacob" w:date="2023-12-09T00:25:00Z" w:id="3149">
        <w:r w:rsidRPr="007B56CB" w:rsidDel="00D660A2">
          <w:rPr>
            <w:rFonts w:ascii="Courier New" w:hAnsi="Courier New" w:eastAsia="Consolas" w:cs="Courier New"/>
            <w:color w:val="4E5B61"/>
            <w:sz w:val="16"/>
            <w:szCs w:val="16"/>
            <w:rPrChange w:author="Vaught, Jacob" w:date="2023-12-08T23:20:00Z" w:id="3150">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3151">
              <w:rPr>
                <w:rFonts w:ascii="Consolas" w:hAnsi="Consolas" w:eastAsia="Consolas" w:cs="Consolas"/>
                <w:color w:val="434F54"/>
                <w:sz w:val="16"/>
                <w:szCs w:val="16"/>
              </w:rPr>
            </w:rPrChange>
          </w:rPr>
          <w:delText>}</w:delText>
        </w:r>
      </w:del>
    </w:p>
    <w:p w:rsidRPr="007B56CB" w:rsidR="00022ED2" w:rsidDel="00D660A2" w:rsidP="004B7877" w:rsidRDefault="3A626A86" w14:paraId="44107A57" w14:textId="0E45C8C0">
      <w:pPr>
        <w:spacing w:after="0" w:line="240" w:lineRule="auto"/>
        <w:rPr>
          <w:del w:author="Vaught, Jacob" w:date="2023-12-09T00:25:00Z" w:id="3152"/>
          <w:rFonts w:ascii="Courier New" w:hAnsi="Courier New" w:cs="Courier New"/>
          <w:sz w:val="16"/>
          <w:szCs w:val="16"/>
          <w:rPrChange w:author="Vaught, Jacob" w:date="2023-12-08T23:20:00Z" w:id="3153">
            <w:rPr>
              <w:del w:author="Vaught, Jacob" w:date="2023-12-09T00:25:00Z" w:id="3154"/>
              <w:sz w:val="16"/>
              <w:szCs w:val="16"/>
            </w:rPr>
          </w:rPrChange>
        </w:rPr>
      </w:pPr>
      <w:del w:author="Vaught, Jacob" w:date="2023-12-09T00:25:00Z" w:id="3155">
        <w:r w:rsidRPr="007B56CB" w:rsidDel="00D660A2">
          <w:rPr>
            <w:rFonts w:ascii="Courier New" w:hAnsi="Courier New" w:eastAsia="Consolas" w:cs="Courier New"/>
            <w:color w:val="4E5B61"/>
            <w:sz w:val="16"/>
            <w:szCs w:val="16"/>
            <w:rPrChange w:author="Vaught, Jacob" w:date="2023-12-08T23:20:00Z" w:id="3156">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3157">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158">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728E00"/>
            <w:sz w:val="16"/>
            <w:szCs w:val="16"/>
            <w:rPrChange w:author="Vaught, Jacob" w:date="2023-12-08T23:20:00Z" w:id="3159">
              <w:rPr>
                <w:rFonts w:ascii="Consolas" w:hAnsi="Consolas" w:eastAsia="Consolas" w:cs="Consolas"/>
                <w:color w:val="728E00"/>
                <w:sz w:val="16"/>
                <w:szCs w:val="16"/>
              </w:rPr>
            </w:rPrChange>
          </w:rPr>
          <w:delText>else</w:delText>
        </w:r>
        <w:r w:rsidRPr="007B56CB" w:rsidDel="00D660A2">
          <w:rPr>
            <w:rFonts w:ascii="Courier New" w:hAnsi="Courier New" w:eastAsia="Consolas" w:cs="Courier New"/>
            <w:color w:val="4E5B61"/>
            <w:sz w:val="16"/>
            <w:szCs w:val="16"/>
            <w:rPrChange w:author="Vaught, Jacob" w:date="2023-12-08T23:20:00Z" w:id="3160">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3161">
              <w:rPr>
                <w:rFonts w:ascii="Consolas" w:hAnsi="Consolas" w:eastAsia="Consolas" w:cs="Consolas"/>
                <w:color w:val="434F54"/>
                <w:sz w:val="16"/>
                <w:szCs w:val="16"/>
              </w:rPr>
            </w:rPrChange>
          </w:rPr>
          <w:delText>{</w:delText>
        </w:r>
      </w:del>
    </w:p>
    <w:p w:rsidRPr="007B56CB" w:rsidR="00022ED2" w:rsidDel="00D660A2" w:rsidP="004B7877" w:rsidRDefault="3A626A86" w14:paraId="783B1ACD" w14:textId="1C66D173">
      <w:pPr>
        <w:spacing w:after="0" w:line="240" w:lineRule="auto"/>
        <w:rPr>
          <w:del w:author="Vaught, Jacob" w:date="2023-12-09T00:25:00Z" w:id="3162"/>
          <w:rFonts w:ascii="Courier New" w:hAnsi="Courier New" w:cs="Courier New"/>
          <w:sz w:val="16"/>
          <w:szCs w:val="16"/>
          <w:rPrChange w:author="Vaught, Jacob" w:date="2023-12-08T23:20:00Z" w:id="3163">
            <w:rPr>
              <w:del w:author="Vaught, Jacob" w:date="2023-12-09T00:25:00Z" w:id="3164"/>
              <w:sz w:val="16"/>
              <w:szCs w:val="16"/>
            </w:rPr>
          </w:rPrChange>
        </w:rPr>
      </w:pPr>
      <w:del w:author="Vaught, Jacob" w:date="2023-12-09T00:25:00Z" w:id="3165">
        <w:r w:rsidRPr="007B56CB" w:rsidDel="00D660A2">
          <w:rPr>
            <w:rFonts w:ascii="Courier New" w:hAnsi="Courier New" w:eastAsia="Consolas" w:cs="Courier New"/>
            <w:color w:val="4E5B61"/>
            <w:sz w:val="16"/>
            <w:szCs w:val="16"/>
            <w:rPrChange w:author="Vaught, Jacob" w:date="2023-12-08T23:20:00Z" w:id="3166">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728E00"/>
            <w:sz w:val="16"/>
            <w:szCs w:val="16"/>
            <w:rPrChange w:author="Vaught, Jacob" w:date="2023-12-08T23:20:00Z" w:id="3167">
              <w:rPr>
                <w:rFonts w:ascii="Consolas" w:hAnsi="Consolas" w:eastAsia="Consolas" w:cs="Consolas"/>
                <w:color w:val="728E00"/>
                <w:sz w:val="16"/>
                <w:szCs w:val="16"/>
              </w:rPr>
            </w:rPrChange>
          </w:rPr>
          <w:delText>if</w:delText>
        </w:r>
        <w:r w:rsidRPr="007B56CB" w:rsidDel="00D660A2">
          <w:rPr>
            <w:rFonts w:ascii="Courier New" w:hAnsi="Courier New" w:eastAsia="Consolas" w:cs="Courier New"/>
            <w:color w:val="4E5B61"/>
            <w:sz w:val="16"/>
            <w:szCs w:val="16"/>
            <w:rPrChange w:author="Vaught, Jacob" w:date="2023-12-08T23:20:00Z" w:id="3168">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3169">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170">
              <w:rPr>
                <w:rFonts w:ascii="Consolas" w:hAnsi="Consolas" w:eastAsia="Consolas" w:cs="Consolas"/>
                <w:color w:val="4E5B61"/>
                <w:sz w:val="16"/>
                <w:szCs w:val="16"/>
              </w:rPr>
            </w:rPrChange>
          </w:rPr>
          <w:delText xml:space="preserve">turnDetectionStartTime != </w:delText>
        </w:r>
        <w:r w:rsidRPr="007B56CB" w:rsidDel="00D660A2">
          <w:rPr>
            <w:rFonts w:ascii="Courier New" w:hAnsi="Courier New" w:eastAsia="Consolas" w:cs="Courier New"/>
            <w:color w:val="005C5F"/>
            <w:sz w:val="16"/>
            <w:szCs w:val="16"/>
            <w:rPrChange w:author="Vaught, Jacob" w:date="2023-12-08T23:20:00Z" w:id="3171">
              <w:rPr>
                <w:rFonts w:ascii="Consolas" w:hAnsi="Consolas" w:eastAsia="Consolas" w:cs="Consolas"/>
                <w:color w:val="005C5F"/>
                <w:sz w:val="16"/>
                <w:szCs w:val="16"/>
              </w:rPr>
            </w:rPrChange>
          </w:rPr>
          <w:delText>0</w:delText>
        </w:r>
        <w:r w:rsidRPr="007B56CB" w:rsidDel="00D660A2">
          <w:rPr>
            <w:rFonts w:ascii="Courier New" w:hAnsi="Courier New" w:eastAsia="Consolas" w:cs="Courier New"/>
            <w:color w:val="4E5B61"/>
            <w:sz w:val="16"/>
            <w:szCs w:val="16"/>
            <w:rPrChange w:author="Vaught, Jacob" w:date="2023-12-08T23:20:00Z" w:id="3172">
              <w:rPr>
                <w:rFonts w:ascii="Consolas" w:hAnsi="Consolas" w:eastAsia="Consolas" w:cs="Consolas"/>
                <w:color w:val="4E5B61"/>
                <w:sz w:val="16"/>
                <w:szCs w:val="16"/>
              </w:rPr>
            </w:rPrChange>
          </w:rPr>
          <w:delText xml:space="preserve"> &amp;&amp; </w:delText>
        </w:r>
        <w:r w:rsidRPr="007B56CB" w:rsidDel="00D660A2">
          <w:rPr>
            <w:rFonts w:ascii="Courier New" w:hAnsi="Courier New" w:eastAsia="Consolas" w:cs="Courier New"/>
            <w:color w:val="D35400"/>
            <w:sz w:val="16"/>
            <w:szCs w:val="16"/>
            <w:rPrChange w:author="Vaught, Jacob" w:date="2023-12-08T23:20:00Z" w:id="3173">
              <w:rPr>
                <w:rFonts w:ascii="Consolas" w:hAnsi="Consolas" w:eastAsia="Consolas" w:cs="Consolas"/>
                <w:color w:val="D35400"/>
                <w:sz w:val="16"/>
                <w:szCs w:val="16"/>
              </w:rPr>
            </w:rPrChange>
          </w:rPr>
          <w:delText>millis</w:delText>
        </w:r>
        <w:r w:rsidRPr="007B56CB" w:rsidDel="00D660A2">
          <w:rPr>
            <w:rFonts w:ascii="Courier New" w:hAnsi="Courier New" w:eastAsia="Consolas" w:cs="Courier New"/>
            <w:color w:val="434F54"/>
            <w:sz w:val="16"/>
            <w:szCs w:val="16"/>
            <w:rPrChange w:author="Vaught, Jacob" w:date="2023-12-08T23:20:00Z" w:id="3174">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175">
              <w:rPr>
                <w:rFonts w:ascii="Consolas" w:hAnsi="Consolas" w:eastAsia="Consolas" w:cs="Consolas"/>
                <w:color w:val="4E5B61"/>
                <w:sz w:val="16"/>
                <w:szCs w:val="16"/>
              </w:rPr>
            </w:rPrChange>
          </w:rPr>
          <w:delText xml:space="preserve"> - lastTurnTime &gt; turnDetectionDelay</w:delText>
        </w:r>
        <w:r w:rsidRPr="007B56CB" w:rsidDel="00D660A2">
          <w:rPr>
            <w:rFonts w:ascii="Courier New" w:hAnsi="Courier New" w:eastAsia="Consolas" w:cs="Courier New"/>
            <w:color w:val="434F54"/>
            <w:sz w:val="16"/>
            <w:szCs w:val="16"/>
            <w:rPrChange w:author="Vaught, Jacob" w:date="2023-12-08T23:20:00Z" w:id="3176">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177">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3178">
              <w:rPr>
                <w:rFonts w:ascii="Consolas" w:hAnsi="Consolas" w:eastAsia="Consolas" w:cs="Consolas"/>
                <w:color w:val="434F54"/>
                <w:sz w:val="16"/>
                <w:szCs w:val="16"/>
              </w:rPr>
            </w:rPrChange>
          </w:rPr>
          <w:delText>{</w:delText>
        </w:r>
      </w:del>
    </w:p>
    <w:p w:rsidRPr="007B56CB" w:rsidR="00022ED2" w:rsidDel="00D660A2" w:rsidP="004B7877" w:rsidRDefault="3A626A86" w14:paraId="4EEB1FD4" w14:textId="33F30552">
      <w:pPr>
        <w:spacing w:after="0" w:line="240" w:lineRule="auto"/>
        <w:rPr>
          <w:del w:author="Vaught, Jacob" w:date="2023-12-09T00:25:00Z" w:id="3179"/>
          <w:rFonts w:ascii="Courier New" w:hAnsi="Courier New" w:cs="Courier New"/>
          <w:sz w:val="16"/>
          <w:szCs w:val="16"/>
          <w:rPrChange w:author="Vaught, Jacob" w:date="2023-12-08T23:20:00Z" w:id="3180">
            <w:rPr>
              <w:del w:author="Vaught, Jacob" w:date="2023-12-09T00:25:00Z" w:id="3181"/>
              <w:sz w:val="16"/>
              <w:szCs w:val="16"/>
            </w:rPr>
          </w:rPrChange>
        </w:rPr>
      </w:pPr>
      <w:del w:author="Vaught, Jacob" w:date="2023-12-09T00:25:00Z" w:id="3182">
        <w:r w:rsidRPr="007B56CB" w:rsidDel="00D660A2">
          <w:rPr>
            <w:rFonts w:ascii="Courier New" w:hAnsi="Courier New" w:eastAsia="Consolas" w:cs="Courier New"/>
            <w:color w:val="4E5B61"/>
            <w:sz w:val="16"/>
            <w:szCs w:val="16"/>
            <w:rPrChange w:author="Vaught, Jacob" w:date="2023-12-08T23:20:00Z" w:id="3183">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D35400"/>
            <w:sz w:val="16"/>
            <w:szCs w:val="16"/>
            <w:rPrChange w:author="Vaught, Jacob" w:date="2023-12-08T23:20:00Z" w:id="3184">
              <w:rPr>
                <w:rFonts w:ascii="Consolas" w:hAnsi="Consolas" w:eastAsia="Consolas" w:cs="Consolas"/>
                <w:color w:val="D35400"/>
                <w:sz w:val="16"/>
                <w:szCs w:val="16"/>
              </w:rPr>
            </w:rPrChange>
          </w:rPr>
          <w:delText>digitalWrite</w:delText>
        </w:r>
        <w:r w:rsidRPr="007B56CB" w:rsidDel="00D660A2">
          <w:rPr>
            <w:rFonts w:ascii="Courier New" w:hAnsi="Courier New" w:eastAsia="Consolas" w:cs="Courier New"/>
            <w:color w:val="434F54"/>
            <w:sz w:val="16"/>
            <w:szCs w:val="16"/>
            <w:rPrChange w:author="Vaught, Jacob" w:date="2023-12-08T23:20:00Z" w:id="3185">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186">
              <w:rPr>
                <w:rFonts w:ascii="Consolas" w:hAnsi="Consolas" w:eastAsia="Consolas" w:cs="Consolas"/>
                <w:color w:val="4E5B61"/>
                <w:sz w:val="16"/>
                <w:szCs w:val="16"/>
              </w:rPr>
            </w:rPrChange>
          </w:rPr>
          <w:delText>red, LOW</w:delText>
        </w:r>
        <w:r w:rsidRPr="007B56CB" w:rsidDel="00D660A2">
          <w:rPr>
            <w:rFonts w:ascii="Courier New" w:hAnsi="Courier New" w:eastAsia="Consolas" w:cs="Courier New"/>
            <w:color w:val="434F54"/>
            <w:sz w:val="16"/>
            <w:szCs w:val="16"/>
            <w:rPrChange w:author="Vaught, Jacob" w:date="2023-12-08T23:20:00Z" w:id="3187">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188">
              <w:rPr>
                <w:rFonts w:ascii="Consolas" w:hAnsi="Consolas" w:eastAsia="Consolas" w:cs="Consolas"/>
                <w:color w:val="4E5B61"/>
                <w:sz w:val="16"/>
                <w:szCs w:val="16"/>
              </w:rPr>
            </w:rPrChange>
          </w:rPr>
          <w:delText>;</w:delText>
        </w:r>
      </w:del>
    </w:p>
    <w:p w:rsidRPr="007B56CB" w:rsidR="00022ED2" w:rsidDel="00D660A2" w:rsidP="004B7877" w:rsidRDefault="3A626A86" w14:paraId="109A1398" w14:textId="773B28B5">
      <w:pPr>
        <w:spacing w:after="0" w:line="240" w:lineRule="auto"/>
        <w:rPr>
          <w:del w:author="Vaught, Jacob" w:date="2023-12-09T00:25:00Z" w:id="3189"/>
          <w:rFonts w:ascii="Courier New" w:hAnsi="Courier New" w:cs="Courier New"/>
          <w:sz w:val="16"/>
          <w:szCs w:val="16"/>
          <w:rPrChange w:author="Vaught, Jacob" w:date="2023-12-08T23:20:00Z" w:id="3190">
            <w:rPr>
              <w:del w:author="Vaught, Jacob" w:date="2023-12-09T00:25:00Z" w:id="3191"/>
              <w:sz w:val="16"/>
              <w:szCs w:val="16"/>
            </w:rPr>
          </w:rPrChange>
        </w:rPr>
      </w:pPr>
      <w:del w:author="Vaught, Jacob" w:date="2023-12-09T00:25:00Z" w:id="3192">
        <w:r w:rsidRPr="007B56CB" w:rsidDel="00D660A2">
          <w:rPr>
            <w:rFonts w:ascii="Courier New" w:hAnsi="Courier New" w:eastAsia="Consolas" w:cs="Courier New"/>
            <w:color w:val="4E5B61"/>
            <w:sz w:val="16"/>
            <w:szCs w:val="16"/>
            <w:rPrChange w:author="Vaught, Jacob" w:date="2023-12-08T23:20:00Z" w:id="3193">
              <w:rPr>
                <w:rFonts w:ascii="Consolas" w:hAnsi="Consolas" w:eastAsia="Consolas" w:cs="Consolas"/>
                <w:color w:val="4E5B61"/>
                <w:sz w:val="16"/>
                <w:szCs w:val="16"/>
              </w:rPr>
            </w:rPrChange>
          </w:rPr>
          <w:delText xml:space="preserve">      OCR1A = motorSpeed1 + </w:delText>
        </w:r>
        <w:r w:rsidRPr="007B56CB" w:rsidDel="00D660A2">
          <w:rPr>
            <w:rFonts w:ascii="Courier New" w:hAnsi="Courier New" w:eastAsia="Consolas" w:cs="Courier New"/>
            <w:color w:val="005C5F"/>
            <w:sz w:val="16"/>
            <w:szCs w:val="16"/>
            <w:rPrChange w:author="Vaught, Jacob" w:date="2023-12-08T23:20:00Z" w:id="3194">
              <w:rPr>
                <w:rFonts w:ascii="Consolas" w:hAnsi="Consolas" w:eastAsia="Consolas" w:cs="Consolas"/>
                <w:color w:val="005C5F"/>
                <w:sz w:val="16"/>
                <w:szCs w:val="16"/>
              </w:rPr>
            </w:rPrChange>
          </w:rPr>
          <w:delText>15</w:delText>
        </w:r>
        <w:r w:rsidRPr="007B56CB" w:rsidDel="00D660A2">
          <w:rPr>
            <w:rFonts w:ascii="Courier New" w:hAnsi="Courier New" w:eastAsia="Consolas" w:cs="Courier New"/>
            <w:color w:val="4E5B61"/>
            <w:sz w:val="16"/>
            <w:szCs w:val="16"/>
            <w:rPrChange w:author="Vaught, Jacob" w:date="2023-12-08T23:20:00Z" w:id="3195">
              <w:rPr>
                <w:rFonts w:ascii="Consolas" w:hAnsi="Consolas" w:eastAsia="Consolas" w:cs="Consolas"/>
                <w:color w:val="4E5B61"/>
                <w:sz w:val="16"/>
                <w:szCs w:val="16"/>
              </w:rPr>
            </w:rPrChange>
          </w:rPr>
          <w:delText>;</w:delText>
        </w:r>
      </w:del>
    </w:p>
    <w:p w:rsidRPr="007B56CB" w:rsidR="00022ED2" w:rsidDel="00D660A2" w:rsidP="004B7877" w:rsidRDefault="3A626A86" w14:paraId="2659531F" w14:textId="038B116B">
      <w:pPr>
        <w:spacing w:after="0" w:line="240" w:lineRule="auto"/>
        <w:rPr>
          <w:del w:author="Vaught, Jacob" w:date="2023-12-09T00:25:00Z" w:id="3196"/>
          <w:rFonts w:ascii="Courier New" w:hAnsi="Courier New" w:cs="Courier New"/>
          <w:sz w:val="16"/>
          <w:szCs w:val="16"/>
          <w:rPrChange w:author="Vaught, Jacob" w:date="2023-12-08T23:20:00Z" w:id="3197">
            <w:rPr>
              <w:del w:author="Vaught, Jacob" w:date="2023-12-09T00:25:00Z" w:id="3198"/>
              <w:sz w:val="16"/>
              <w:szCs w:val="16"/>
            </w:rPr>
          </w:rPrChange>
        </w:rPr>
      </w:pPr>
      <w:del w:author="Vaught, Jacob" w:date="2023-12-09T00:25:00Z" w:id="3199">
        <w:r w:rsidRPr="007B56CB" w:rsidDel="00D660A2">
          <w:rPr>
            <w:rFonts w:ascii="Courier New" w:hAnsi="Courier New" w:eastAsia="Consolas" w:cs="Courier New"/>
            <w:color w:val="4E5B61"/>
            <w:sz w:val="16"/>
            <w:szCs w:val="16"/>
            <w:rPrChange w:author="Vaught, Jacob" w:date="2023-12-08T23:20:00Z" w:id="3200">
              <w:rPr>
                <w:rFonts w:ascii="Consolas" w:hAnsi="Consolas" w:eastAsia="Consolas" w:cs="Consolas"/>
                <w:color w:val="4E5B61"/>
                <w:sz w:val="16"/>
                <w:szCs w:val="16"/>
              </w:rPr>
            </w:rPrChange>
          </w:rPr>
          <w:delText xml:space="preserve">      OCR1B = motorSpeed2 + </w:delText>
        </w:r>
        <w:r w:rsidRPr="007B56CB" w:rsidDel="00D660A2">
          <w:rPr>
            <w:rFonts w:ascii="Courier New" w:hAnsi="Courier New" w:eastAsia="Consolas" w:cs="Courier New"/>
            <w:color w:val="005C5F"/>
            <w:sz w:val="16"/>
            <w:szCs w:val="16"/>
            <w:rPrChange w:author="Vaught, Jacob" w:date="2023-12-08T23:20:00Z" w:id="3201">
              <w:rPr>
                <w:rFonts w:ascii="Consolas" w:hAnsi="Consolas" w:eastAsia="Consolas" w:cs="Consolas"/>
                <w:color w:val="005C5F"/>
                <w:sz w:val="16"/>
                <w:szCs w:val="16"/>
              </w:rPr>
            </w:rPrChange>
          </w:rPr>
          <w:delText>15</w:delText>
        </w:r>
        <w:r w:rsidRPr="007B56CB" w:rsidDel="00D660A2">
          <w:rPr>
            <w:rFonts w:ascii="Courier New" w:hAnsi="Courier New" w:eastAsia="Consolas" w:cs="Courier New"/>
            <w:color w:val="4E5B61"/>
            <w:sz w:val="16"/>
            <w:szCs w:val="16"/>
            <w:rPrChange w:author="Vaught, Jacob" w:date="2023-12-08T23:20:00Z" w:id="3202">
              <w:rPr>
                <w:rFonts w:ascii="Consolas" w:hAnsi="Consolas" w:eastAsia="Consolas" w:cs="Consolas"/>
                <w:color w:val="4E5B61"/>
                <w:sz w:val="16"/>
                <w:szCs w:val="16"/>
              </w:rPr>
            </w:rPrChange>
          </w:rPr>
          <w:delText>;</w:delText>
        </w:r>
      </w:del>
    </w:p>
    <w:p w:rsidRPr="007B56CB" w:rsidR="00022ED2" w:rsidDel="00D660A2" w:rsidP="004B7877" w:rsidRDefault="3A626A86" w14:paraId="4E122B28" w14:textId="49DEBC6C">
      <w:pPr>
        <w:spacing w:after="0" w:line="240" w:lineRule="auto"/>
        <w:rPr>
          <w:del w:author="Vaught, Jacob" w:date="2023-12-09T00:25:00Z" w:id="3203"/>
          <w:rFonts w:ascii="Courier New" w:hAnsi="Courier New" w:cs="Courier New"/>
          <w:sz w:val="16"/>
          <w:szCs w:val="16"/>
          <w:rPrChange w:author="Vaught, Jacob" w:date="2023-12-08T23:20:00Z" w:id="3204">
            <w:rPr>
              <w:del w:author="Vaught, Jacob" w:date="2023-12-09T00:25:00Z" w:id="3205"/>
              <w:sz w:val="16"/>
              <w:szCs w:val="16"/>
            </w:rPr>
          </w:rPrChange>
        </w:rPr>
      </w:pPr>
      <w:del w:author="Vaught, Jacob" w:date="2023-12-09T00:25:00Z" w:id="3206">
        <w:r w:rsidRPr="007B56CB" w:rsidDel="00D660A2">
          <w:rPr>
            <w:rFonts w:ascii="Courier New" w:hAnsi="Courier New" w:eastAsia="Consolas" w:cs="Courier New"/>
            <w:color w:val="4E5B61"/>
            <w:sz w:val="16"/>
            <w:szCs w:val="16"/>
            <w:rPrChange w:author="Vaught, Jacob" w:date="2023-12-08T23:20:00Z" w:id="3207">
              <w:rPr>
                <w:rFonts w:ascii="Consolas" w:hAnsi="Consolas" w:eastAsia="Consolas" w:cs="Consolas"/>
                <w:color w:val="4E5B61"/>
                <w:sz w:val="16"/>
                <w:szCs w:val="16"/>
              </w:rPr>
            </w:rPrChange>
          </w:rPr>
          <w:delText xml:space="preserve">      turnDetectionStartTime = </w:delText>
        </w:r>
        <w:r w:rsidRPr="007B56CB" w:rsidDel="00D660A2">
          <w:rPr>
            <w:rFonts w:ascii="Courier New" w:hAnsi="Courier New" w:eastAsia="Consolas" w:cs="Courier New"/>
            <w:color w:val="005C5F"/>
            <w:sz w:val="16"/>
            <w:szCs w:val="16"/>
            <w:rPrChange w:author="Vaught, Jacob" w:date="2023-12-08T23:20:00Z" w:id="3208">
              <w:rPr>
                <w:rFonts w:ascii="Consolas" w:hAnsi="Consolas" w:eastAsia="Consolas" w:cs="Consolas"/>
                <w:color w:val="005C5F"/>
                <w:sz w:val="16"/>
                <w:szCs w:val="16"/>
              </w:rPr>
            </w:rPrChange>
          </w:rPr>
          <w:delText>0</w:delText>
        </w:r>
        <w:r w:rsidRPr="007B56CB" w:rsidDel="00D660A2">
          <w:rPr>
            <w:rFonts w:ascii="Courier New" w:hAnsi="Courier New" w:eastAsia="Consolas" w:cs="Courier New"/>
            <w:color w:val="4E5B61"/>
            <w:sz w:val="16"/>
            <w:szCs w:val="16"/>
            <w:rPrChange w:author="Vaught, Jacob" w:date="2023-12-08T23:20:00Z" w:id="3209">
              <w:rPr>
                <w:rFonts w:ascii="Consolas" w:hAnsi="Consolas" w:eastAsia="Consolas" w:cs="Consolas"/>
                <w:color w:val="4E5B61"/>
                <w:sz w:val="16"/>
                <w:szCs w:val="16"/>
              </w:rPr>
            </w:rPrChange>
          </w:rPr>
          <w:delText>;</w:delText>
        </w:r>
      </w:del>
    </w:p>
    <w:p w:rsidRPr="007B56CB" w:rsidR="00022ED2" w:rsidDel="00D660A2" w:rsidP="004B7877" w:rsidRDefault="3A626A86" w14:paraId="24E41774" w14:textId="777778E4">
      <w:pPr>
        <w:spacing w:after="0" w:line="240" w:lineRule="auto"/>
        <w:rPr>
          <w:del w:author="Vaught, Jacob" w:date="2023-12-09T00:25:00Z" w:id="3210"/>
          <w:rFonts w:ascii="Courier New" w:hAnsi="Courier New" w:cs="Courier New"/>
          <w:sz w:val="16"/>
          <w:szCs w:val="16"/>
          <w:rPrChange w:author="Vaught, Jacob" w:date="2023-12-08T23:20:00Z" w:id="3211">
            <w:rPr>
              <w:del w:author="Vaught, Jacob" w:date="2023-12-09T00:25:00Z" w:id="3212"/>
              <w:sz w:val="16"/>
              <w:szCs w:val="16"/>
            </w:rPr>
          </w:rPrChange>
        </w:rPr>
      </w:pPr>
      <w:del w:author="Vaught, Jacob" w:date="2023-12-09T00:25:00Z" w:id="3213">
        <w:r w:rsidRPr="007B56CB" w:rsidDel="00D660A2">
          <w:rPr>
            <w:rFonts w:ascii="Courier New" w:hAnsi="Courier New" w:eastAsia="Consolas" w:cs="Courier New"/>
            <w:color w:val="95A5A6"/>
            <w:sz w:val="16"/>
            <w:szCs w:val="16"/>
            <w:rPrChange w:author="Vaught, Jacob" w:date="2023-12-08T23:20:00Z" w:id="3214">
              <w:rPr>
                <w:rFonts w:ascii="Consolas" w:hAnsi="Consolas" w:eastAsia="Consolas" w:cs="Consolas"/>
                <w:color w:val="95A5A6"/>
                <w:sz w:val="16"/>
                <w:szCs w:val="16"/>
              </w:rPr>
            </w:rPrChange>
          </w:rPr>
          <w:delText xml:space="preserve">      //Kd=3;Kp=10;</w:delText>
        </w:r>
      </w:del>
    </w:p>
    <w:p w:rsidRPr="007B56CB" w:rsidR="00022ED2" w:rsidDel="00D660A2" w:rsidP="004B7877" w:rsidRDefault="3A626A86" w14:paraId="1615AE0B" w14:textId="05BFB67F">
      <w:pPr>
        <w:spacing w:after="0" w:line="240" w:lineRule="auto"/>
        <w:rPr>
          <w:del w:author="Vaught, Jacob" w:date="2023-12-09T00:25:00Z" w:id="3215"/>
          <w:rFonts w:ascii="Courier New" w:hAnsi="Courier New" w:cs="Courier New"/>
          <w:sz w:val="16"/>
          <w:szCs w:val="16"/>
          <w:rPrChange w:author="Vaught, Jacob" w:date="2023-12-08T23:20:00Z" w:id="3216">
            <w:rPr>
              <w:del w:author="Vaught, Jacob" w:date="2023-12-09T00:25:00Z" w:id="3217"/>
              <w:sz w:val="16"/>
              <w:szCs w:val="16"/>
            </w:rPr>
          </w:rPrChange>
        </w:rPr>
      </w:pPr>
      <w:del w:author="Vaught, Jacob" w:date="2023-12-09T00:25:00Z" w:id="3218">
        <w:r w:rsidRPr="007B56CB" w:rsidDel="00D660A2">
          <w:rPr>
            <w:rFonts w:ascii="Courier New" w:hAnsi="Courier New" w:eastAsia="Consolas" w:cs="Courier New"/>
            <w:color w:val="4E5B61"/>
            <w:sz w:val="16"/>
            <w:szCs w:val="16"/>
            <w:rPrChange w:author="Vaught, Jacob" w:date="2023-12-08T23:20:00Z" w:id="3219">
              <w:rPr>
                <w:rFonts w:ascii="Consolas" w:hAnsi="Consolas" w:eastAsia="Consolas" w:cs="Consolas"/>
                <w:color w:val="4E5B61"/>
                <w:sz w:val="16"/>
                <w:szCs w:val="16"/>
              </w:rPr>
            </w:rPrChange>
          </w:rPr>
          <w:delText xml:space="preserve">      isHandlingHardTurn = </w:delText>
        </w:r>
        <w:r w:rsidRPr="007B56CB" w:rsidDel="00D660A2">
          <w:rPr>
            <w:rFonts w:ascii="Courier New" w:hAnsi="Courier New" w:eastAsia="Consolas" w:cs="Courier New"/>
            <w:color w:val="005C5F"/>
            <w:sz w:val="16"/>
            <w:szCs w:val="16"/>
            <w:rPrChange w:author="Vaught, Jacob" w:date="2023-12-08T23:20:00Z" w:id="3220">
              <w:rPr>
                <w:rFonts w:ascii="Consolas" w:hAnsi="Consolas" w:eastAsia="Consolas" w:cs="Consolas"/>
                <w:color w:val="005C5F"/>
                <w:sz w:val="16"/>
                <w:szCs w:val="16"/>
              </w:rPr>
            </w:rPrChange>
          </w:rPr>
          <w:delText>false</w:delText>
        </w:r>
        <w:r w:rsidRPr="007B56CB" w:rsidDel="00D660A2">
          <w:rPr>
            <w:rFonts w:ascii="Courier New" w:hAnsi="Courier New" w:eastAsia="Consolas" w:cs="Courier New"/>
            <w:color w:val="4E5B61"/>
            <w:sz w:val="16"/>
            <w:szCs w:val="16"/>
            <w:rPrChange w:author="Vaught, Jacob" w:date="2023-12-08T23:20:00Z" w:id="3221">
              <w:rPr>
                <w:rFonts w:ascii="Consolas" w:hAnsi="Consolas" w:eastAsia="Consolas" w:cs="Consolas"/>
                <w:color w:val="4E5B61"/>
                <w:sz w:val="16"/>
                <w:szCs w:val="16"/>
              </w:rPr>
            </w:rPrChange>
          </w:rPr>
          <w:delText>;</w:delText>
        </w:r>
        <w:r w:rsidRPr="007B56CB" w:rsidDel="00D660A2">
          <w:rPr>
            <w:rFonts w:ascii="Courier New" w:hAnsi="Courier New" w:eastAsia="Consolas" w:cs="Courier New"/>
            <w:color w:val="95A5A6"/>
            <w:sz w:val="16"/>
            <w:szCs w:val="16"/>
            <w:rPrChange w:author="Vaught, Jacob" w:date="2023-12-08T23:20:00Z" w:id="3222">
              <w:rPr>
                <w:rFonts w:ascii="Consolas" w:hAnsi="Consolas" w:eastAsia="Consolas" w:cs="Consolas"/>
                <w:color w:val="95A5A6"/>
                <w:sz w:val="16"/>
                <w:szCs w:val="16"/>
              </w:rPr>
            </w:rPrChange>
          </w:rPr>
          <w:delText xml:space="preserve"> // Reset flag when turn is over</w:delText>
        </w:r>
      </w:del>
    </w:p>
    <w:p w:rsidRPr="007B56CB" w:rsidR="00022ED2" w:rsidDel="00D660A2" w:rsidP="004B7877" w:rsidRDefault="3A626A86" w14:paraId="3E0CC1FD" w14:textId="0EE7C9FA">
      <w:pPr>
        <w:spacing w:after="0" w:line="240" w:lineRule="auto"/>
        <w:rPr>
          <w:del w:author="Vaught, Jacob" w:date="2023-12-09T00:25:00Z" w:id="3223"/>
          <w:rFonts w:ascii="Courier New" w:hAnsi="Courier New" w:cs="Courier New"/>
          <w:sz w:val="16"/>
          <w:szCs w:val="16"/>
          <w:rPrChange w:author="Vaught, Jacob" w:date="2023-12-08T23:20:00Z" w:id="3224">
            <w:rPr>
              <w:del w:author="Vaught, Jacob" w:date="2023-12-09T00:25:00Z" w:id="3225"/>
              <w:sz w:val="16"/>
              <w:szCs w:val="16"/>
            </w:rPr>
          </w:rPrChange>
        </w:rPr>
      </w:pPr>
      <w:del w:author="Vaught, Jacob" w:date="2023-12-09T00:25:00Z" w:id="3226">
        <w:r w:rsidRPr="007B56CB" w:rsidDel="00D660A2">
          <w:rPr>
            <w:rFonts w:ascii="Courier New" w:hAnsi="Courier New" w:eastAsia="Consolas" w:cs="Courier New"/>
            <w:color w:val="4E5B61"/>
            <w:sz w:val="16"/>
            <w:szCs w:val="16"/>
            <w:rPrChange w:author="Vaught, Jacob" w:date="2023-12-08T23:20:00Z" w:id="3227">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3228">
              <w:rPr>
                <w:rFonts w:ascii="Consolas" w:hAnsi="Consolas" w:eastAsia="Consolas" w:cs="Consolas"/>
                <w:color w:val="434F54"/>
                <w:sz w:val="16"/>
                <w:szCs w:val="16"/>
              </w:rPr>
            </w:rPrChange>
          </w:rPr>
          <w:delText>}</w:delText>
        </w:r>
      </w:del>
    </w:p>
    <w:p w:rsidRPr="007B56CB" w:rsidR="00022ED2" w:rsidDel="00D660A2" w:rsidP="004B7877" w:rsidRDefault="3A626A86" w14:paraId="7AB0ED08" w14:textId="57F905A6">
      <w:pPr>
        <w:spacing w:after="0" w:line="240" w:lineRule="auto"/>
        <w:rPr>
          <w:del w:author="Vaught, Jacob" w:date="2023-12-09T00:25:00Z" w:id="3229"/>
          <w:rFonts w:ascii="Courier New" w:hAnsi="Courier New" w:cs="Courier New"/>
          <w:sz w:val="16"/>
          <w:szCs w:val="16"/>
          <w:rPrChange w:author="Vaught, Jacob" w:date="2023-12-08T23:20:00Z" w:id="3230">
            <w:rPr>
              <w:del w:author="Vaught, Jacob" w:date="2023-12-09T00:25:00Z" w:id="3231"/>
              <w:sz w:val="16"/>
              <w:szCs w:val="16"/>
            </w:rPr>
          </w:rPrChange>
        </w:rPr>
      </w:pPr>
      <w:del w:author="Vaught, Jacob" w:date="2023-12-09T00:25:00Z" w:id="3232">
        <w:r w:rsidRPr="007B56CB" w:rsidDel="00D660A2">
          <w:rPr>
            <w:rFonts w:ascii="Courier New" w:hAnsi="Courier New" w:eastAsia="Consolas" w:cs="Courier New"/>
            <w:color w:val="4E5B61"/>
            <w:sz w:val="16"/>
            <w:szCs w:val="16"/>
            <w:rPrChange w:author="Vaught, Jacob" w:date="2023-12-08T23:20:00Z" w:id="3233">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3234">
              <w:rPr>
                <w:rFonts w:ascii="Consolas" w:hAnsi="Consolas" w:eastAsia="Consolas" w:cs="Consolas"/>
                <w:color w:val="434F54"/>
                <w:sz w:val="16"/>
                <w:szCs w:val="16"/>
              </w:rPr>
            </w:rPrChange>
          </w:rPr>
          <w:delText>}</w:delText>
        </w:r>
      </w:del>
    </w:p>
    <w:p w:rsidRPr="007B56CB" w:rsidR="00022ED2" w:rsidDel="00D660A2" w:rsidP="004B7877" w:rsidRDefault="3A626A86" w14:paraId="6CF8D4DA" w14:textId="3BC34C22">
      <w:pPr>
        <w:spacing w:after="0" w:line="240" w:lineRule="auto"/>
        <w:rPr>
          <w:del w:author="Vaught, Jacob" w:date="2023-12-09T00:25:00Z" w:id="3235"/>
          <w:rFonts w:ascii="Courier New" w:hAnsi="Courier New" w:cs="Courier New"/>
          <w:sz w:val="16"/>
          <w:szCs w:val="16"/>
          <w:rPrChange w:author="Vaught, Jacob" w:date="2023-12-08T23:20:00Z" w:id="3236">
            <w:rPr>
              <w:del w:author="Vaught, Jacob" w:date="2023-12-09T00:25:00Z" w:id="3237"/>
              <w:sz w:val="16"/>
              <w:szCs w:val="16"/>
            </w:rPr>
          </w:rPrChange>
        </w:rPr>
      </w:pPr>
      <w:del w:author="Vaught, Jacob" w:date="2023-12-09T00:25:00Z" w:id="3238">
        <w:r w:rsidRPr="007B56CB" w:rsidDel="00D660A2">
          <w:rPr>
            <w:rFonts w:ascii="Courier New" w:hAnsi="Courier New" w:eastAsia="Consolas" w:cs="Courier New"/>
            <w:color w:val="434F54"/>
            <w:sz w:val="16"/>
            <w:szCs w:val="16"/>
            <w:rPrChange w:author="Vaught, Jacob" w:date="2023-12-08T23:20:00Z" w:id="3239">
              <w:rPr>
                <w:rFonts w:ascii="Consolas" w:hAnsi="Consolas" w:eastAsia="Consolas" w:cs="Consolas"/>
                <w:color w:val="434F54"/>
                <w:sz w:val="16"/>
                <w:szCs w:val="16"/>
              </w:rPr>
            </w:rPrChange>
          </w:rPr>
          <w:delText>}</w:delText>
        </w:r>
      </w:del>
    </w:p>
    <w:p w:rsidRPr="007B56CB" w:rsidR="00022ED2" w:rsidDel="00D660A2" w:rsidP="004B7877" w:rsidRDefault="3A626A86" w14:paraId="21050E1D" w14:textId="1CE185B1">
      <w:pPr>
        <w:spacing w:after="0" w:line="240" w:lineRule="auto"/>
        <w:rPr>
          <w:del w:author="Vaught, Jacob" w:date="2023-12-09T00:25:00Z" w:id="3240"/>
          <w:rFonts w:ascii="Courier New" w:hAnsi="Courier New" w:cs="Courier New"/>
          <w:sz w:val="16"/>
          <w:szCs w:val="16"/>
          <w:rPrChange w:author="Vaught, Jacob" w:date="2023-12-08T23:20:00Z" w:id="3241">
            <w:rPr>
              <w:del w:author="Vaught, Jacob" w:date="2023-12-09T00:25:00Z" w:id="3242"/>
              <w:sz w:val="16"/>
              <w:szCs w:val="16"/>
            </w:rPr>
          </w:rPrChange>
        </w:rPr>
      </w:pPr>
      <w:del w:author="Vaught, Jacob" w:date="2023-12-09T00:25:00Z" w:id="3243">
        <w:r w:rsidRPr="007B56CB" w:rsidDel="00D660A2">
          <w:rPr>
            <w:rFonts w:ascii="Courier New" w:hAnsi="Courier New" w:eastAsia="Consolas" w:cs="Courier New"/>
            <w:color w:val="00979D"/>
            <w:sz w:val="16"/>
            <w:szCs w:val="16"/>
            <w:rPrChange w:author="Vaught, Jacob" w:date="2023-12-08T23:20:00Z" w:id="3244">
              <w:rPr>
                <w:rFonts w:ascii="Consolas" w:hAnsi="Consolas" w:eastAsia="Consolas" w:cs="Consolas"/>
                <w:color w:val="00979D"/>
                <w:sz w:val="16"/>
                <w:szCs w:val="16"/>
              </w:rPr>
            </w:rPrChange>
          </w:rPr>
          <w:delText>void</w:delText>
        </w:r>
        <w:r w:rsidRPr="007B56CB" w:rsidDel="00D660A2">
          <w:rPr>
            <w:rFonts w:ascii="Courier New" w:hAnsi="Courier New" w:eastAsia="Consolas" w:cs="Courier New"/>
            <w:color w:val="4E5B61"/>
            <w:sz w:val="16"/>
            <w:szCs w:val="16"/>
            <w:rPrChange w:author="Vaught, Jacob" w:date="2023-12-08T23:20:00Z" w:id="3245">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D35400"/>
            <w:sz w:val="16"/>
            <w:szCs w:val="16"/>
            <w:rPrChange w:author="Vaught, Jacob" w:date="2023-12-08T23:20:00Z" w:id="3246">
              <w:rPr>
                <w:rFonts w:ascii="Consolas" w:hAnsi="Consolas" w:eastAsia="Consolas" w:cs="Consolas"/>
                <w:color w:val="D35400"/>
                <w:sz w:val="16"/>
                <w:szCs w:val="16"/>
              </w:rPr>
            </w:rPrChange>
          </w:rPr>
          <w:delText>handleTurnDetection</w:delText>
        </w:r>
        <w:r w:rsidRPr="007B56CB" w:rsidDel="00D660A2">
          <w:rPr>
            <w:rFonts w:ascii="Courier New" w:hAnsi="Courier New" w:eastAsia="Consolas" w:cs="Courier New"/>
            <w:color w:val="434F54"/>
            <w:sz w:val="16"/>
            <w:szCs w:val="16"/>
            <w:rPrChange w:author="Vaught, Jacob" w:date="2023-12-08T23:20:00Z" w:id="3247">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248">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3249">
              <w:rPr>
                <w:rFonts w:ascii="Consolas" w:hAnsi="Consolas" w:eastAsia="Consolas" w:cs="Consolas"/>
                <w:color w:val="434F54"/>
                <w:sz w:val="16"/>
                <w:szCs w:val="16"/>
              </w:rPr>
            </w:rPrChange>
          </w:rPr>
          <w:delText>{</w:delText>
        </w:r>
      </w:del>
    </w:p>
    <w:p w:rsidRPr="007B56CB" w:rsidR="00022ED2" w:rsidDel="00D660A2" w:rsidP="004B7877" w:rsidRDefault="3A626A86" w14:paraId="031193DB" w14:textId="333C794B">
      <w:pPr>
        <w:spacing w:after="0" w:line="240" w:lineRule="auto"/>
        <w:rPr>
          <w:del w:author="Vaught, Jacob" w:date="2023-12-09T00:25:00Z" w:id="3250"/>
          <w:rFonts w:ascii="Courier New" w:hAnsi="Courier New" w:cs="Courier New"/>
          <w:sz w:val="16"/>
          <w:szCs w:val="16"/>
          <w:rPrChange w:author="Vaught, Jacob" w:date="2023-12-08T23:20:00Z" w:id="3251">
            <w:rPr>
              <w:del w:author="Vaught, Jacob" w:date="2023-12-09T00:25:00Z" w:id="3252"/>
              <w:sz w:val="16"/>
              <w:szCs w:val="16"/>
            </w:rPr>
          </w:rPrChange>
        </w:rPr>
      </w:pPr>
      <w:del w:author="Vaught, Jacob" w:date="2023-12-09T00:25:00Z" w:id="3253">
        <w:r w:rsidRPr="007B56CB" w:rsidDel="00D660A2">
          <w:rPr>
            <w:rFonts w:ascii="Courier New" w:hAnsi="Courier New" w:eastAsia="Consolas" w:cs="Courier New"/>
            <w:color w:val="95A5A6"/>
            <w:sz w:val="16"/>
            <w:szCs w:val="16"/>
            <w:rPrChange w:author="Vaught, Jacob" w:date="2023-12-08T23:20:00Z" w:id="3254">
              <w:rPr>
                <w:rFonts w:ascii="Consolas" w:hAnsi="Consolas" w:eastAsia="Consolas" w:cs="Consolas"/>
                <w:color w:val="95A5A6"/>
                <w:sz w:val="16"/>
                <w:szCs w:val="16"/>
              </w:rPr>
            </w:rPrChange>
          </w:rPr>
          <w:delText xml:space="preserve">  // Turn on Red LED to indicate a turn</w:delText>
        </w:r>
      </w:del>
    </w:p>
    <w:p w:rsidRPr="007B56CB" w:rsidR="00022ED2" w:rsidDel="00D660A2" w:rsidP="004B7877" w:rsidRDefault="3A626A86" w14:paraId="2C891DC1" w14:textId="154DCBA3">
      <w:pPr>
        <w:spacing w:after="0" w:line="240" w:lineRule="auto"/>
        <w:rPr>
          <w:del w:author="Vaught, Jacob" w:date="2023-12-09T00:25:00Z" w:id="3255"/>
          <w:rFonts w:ascii="Courier New" w:hAnsi="Courier New" w:cs="Courier New"/>
          <w:sz w:val="16"/>
          <w:szCs w:val="16"/>
          <w:rPrChange w:author="Vaught, Jacob" w:date="2023-12-08T23:20:00Z" w:id="3256">
            <w:rPr>
              <w:del w:author="Vaught, Jacob" w:date="2023-12-09T00:25:00Z" w:id="3257"/>
              <w:sz w:val="16"/>
              <w:szCs w:val="16"/>
            </w:rPr>
          </w:rPrChange>
        </w:rPr>
      </w:pPr>
      <w:del w:author="Vaught, Jacob" w:date="2023-12-09T00:25:00Z" w:id="3258">
        <w:r w:rsidRPr="007B56CB" w:rsidDel="00D660A2">
          <w:rPr>
            <w:rFonts w:ascii="Courier New" w:hAnsi="Courier New" w:eastAsia="Consolas" w:cs="Courier New"/>
            <w:color w:val="4E5B61"/>
            <w:sz w:val="16"/>
            <w:szCs w:val="16"/>
            <w:rPrChange w:author="Vaught, Jacob" w:date="2023-12-08T23:20:00Z" w:id="3259">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D35400"/>
            <w:sz w:val="16"/>
            <w:szCs w:val="16"/>
            <w:rPrChange w:author="Vaught, Jacob" w:date="2023-12-08T23:20:00Z" w:id="3260">
              <w:rPr>
                <w:rFonts w:ascii="Consolas" w:hAnsi="Consolas" w:eastAsia="Consolas" w:cs="Consolas"/>
                <w:color w:val="D35400"/>
                <w:sz w:val="16"/>
                <w:szCs w:val="16"/>
              </w:rPr>
            </w:rPrChange>
          </w:rPr>
          <w:delText>digitalWrite</w:delText>
        </w:r>
        <w:r w:rsidRPr="007B56CB" w:rsidDel="00D660A2">
          <w:rPr>
            <w:rFonts w:ascii="Courier New" w:hAnsi="Courier New" w:eastAsia="Consolas" w:cs="Courier New"/>
            <w:color w:val="434F54"/>
            <w:sz w:val="16"/>
            <w:szCs w:val="16"/>
            <w:rPrChange w:author="Vaught, Jacob" w:date="2023-12-08T23:20:00Z" w:id="3261">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262">
              <w:rPr>
                <w:rFonts w:ascii="Consolas" w:hAnsi="Consolas" w:eastAsia="Consolas" w:cs="Consolas"/>
                <w:color w:val="4E5B61"/>
                <w:sz w:val="16"/>
                <w:szCs w:val="16"/>
              </w:rPr>
            </w:rPrChange>
          </w:rPr>
          <w:delText>red, HIGH</w:delText>
        </w:r>
        <w:r w:rsidRPr="007B56CB" w:rsidDel="00D660A2">
          <w:rPr>
            <w:rFonts w:ascii="Courier New" w:hAnsi="Courier New" w:eastAsia="Consolas" w:cs="Courier New"/>
            <w:color w:val="434F54"/>
            <w:sz w:val="16"/>
            <w:szCs w:val="16"/>
            <w:rPrChange w:author="Vaught, Jacob" w:date="2023-12-08T23:20:00Z" w:id="3263">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264">
              <w:rPr>
                <w:rFonts w:ascii="Consolas" w:hAnsi="Consolas" w:eastAsia="Consolas" w:cs="Consolas"/>
                <w:color w:val="4E5B61"/>
                <w:sz w:val="16"/>
                <w:szCs w:val="16"/>
              </w:rPr>
            </w:rPrChange>
          </w:rPr>
          <w:delText>;</w:delText>
        </w:r>
      </w:del>
    </w:p>
    <w:p w:rsidRPr="007B56CB" w:rsidR="00022ED2" w:rsidDel="00D660A2" w:rsidP="004B7877" w:rsidRDefault="3A626A86" w14:paraId="5096FE78" w14:textId="0B59AF94">
      <w:pPr>
        <w:spacing w:after="0" w:line="240" w:lineRule="auto"/>
        <w:rPr>
          <w:del w:author="Vaught, Jacob" w:date="2023-12-09T00:25:00Z" w:id="3265"/>
          <w:rFonts w:ascii="Courier New" w:hAnsi="Courier New" w:cs="Courier New"/>
          <w:sz w:val="16"/>
          <w:szCs w:val="16"/>
          <w:rPrChange w:author="Vaught, Jacob" w:date="2023-12-08T23:20:00Z" w:id="3266">
            <w:rPr>
              <w:del w:author="Vaught, Jacob" w:date="2023-12-09T00:25:00Z" w:id="3267"/>
              <w:sz w:val="16"/>
              <w:szCs w:val="16"/>
            </w:rPr>
          </w:rPrChange>
        </w:rPr>
      </w:pPr>
      <w:del w:author="Vaught, Jacob" w:date="2023-12-09T00:25:00Z" w:id="3268">
        <w:r w:rsidRPr="007B56CB" w:rsidDel="00D660A2">
          <w:rPr>
            <w:rFonts w:ascii="Courier New" w:hAnsi="Courier New" w:eastAsia="Consolas" w:cs="Courier New"/>
            <w:color w:val="4E5B61"/>
            <w:sz w:val="16"/>
            <w:szCs w:val="16"/>
            <w:rPrChange w:author="Vaught, Jacob" w:date="2023-12-08T23:20:00Z" w:id="3269">
              <w:rPr>
                <w:rFonts w:ascii="Consolas" w:hAnsi="Consolas" w:eastAsia="Consolas" w:cs="Consolas"/>
                <w:color w:val="4E5B61"/>
                <w:sz w:val="16"/>
                <w:szCs w:val="16"/>
              </w:rPr>
            </w:rPrChange>
          </w:rPr>
          <w:delText xml:space="preserve">    OCR1A = motorSpeed1;</w:delText>
        </w:r>
        <w:r w:rsidRPr="007B56CB" w:rsidDel="00D660A2">
          <w:rPr>
            <w:rFonts w:ascii="Courier New" w:hAnsi="Courier New" w:eastAsia="Consolas" w:cs="Courier New"/>
            <w:color w:val="95A5A6"/>
            <w:sz w:val="16"/>
            <w:szCs w:val="16"/>
            <w:rPrChange w:author="Vaught, Jacob" w:date="2023-12-08T23:20:00Z" w:id="3270">
              <w:rPr>
                <w:rFonts w:ascii="Consolas" w:hAnsi="Consolas" w:eastAsia="Consolas" w:cs="Consolas"/>
                <w:color w:val="95A5A6"/>
                <w:sz w:val="16"/>
                <w:szCs w:val="16"/>
              </w:rPr>
            </w:rPrChange>
          </w:rPr>
          <w:delText xml:space="preserve"> // Set motor speed left</w:delText>
        </w:r>
      </w:del>
    </w:p>
    <w:p w:rsidRPr="007B56CB" w:rsidR="00022ED2" w:rsidDel="00D660A2" w:rsidP="004B7877" w:rsidRDefault="3A626A86" w14:paraId="4D75C8CF" w14:textId="75420D18">
      <w:pPr>
        <w:spacing w:after="0" w:line="240" w:lineRule="auto"/>
        <w:rPr>
          <w:del w:author="Vaught, Jacob" w:date="2023-12-09T00:25:00Z" w:id="3271"/>
          <w:rFonts w:ascii="Courier New" w:hAnsi="Courier New" w:cs="Courier New"/>
          <w:sz w:val="16"/>
          <w:szCs w:val="16"/>
          <w:rPrChange w:author="Vaught, Jacob" w:date="2023-12-08T23:20:00Z" w:id="3272">
            <w:rPr>
              <w:del w:author="Vaught, Jacob" w:date="2023-12-09T00:25:00Z" w:id="3273"/>
              <w:sz w:val="16"/>
              <w:szCs w:val="16"/>
            </w:rPr>
          </w:rPrChange>
        </w:rPr>
      </w:pPr>
      <w:del w:author="Vaught, Jacob" w:date="2023-12-09T00:25:00Z" w:id="3274">
        <w:r w:rsidRPr="007B56CB" w:rsidDel="00D660A2">
          <w:rPr>
            <w:rFonts w:ascii="Courier New" w:hAnsi="Courier New" w:eastAsia="Consolas" w:cs="Courier New"/>
            <w:color w:val="4E5B61"/>
            <w:sz w:val="16"/>
            <w:szCs w:val="16"/>
            <w:rPrChange w:author="Vaught, Jacob" w:date="2023-12-08T23:20:00Z" w:id="3275">
              <w:rPr>
                <w:rFonts w:ascii="Consolas" w:hAnsi="Consolas" w:eastAsia="Consolas" w:cs="Consolas"/>
                <w:color w:val="4E5B61"/>
                <w:sz w:val="16"/>
                <w:szCs w:val="16"/>
              </w:rPr>
            </w:rPrChange>
          </w:rPr>
          <w:delText xml:space="preserve">  OCR1B = motorSpeed2;</w:delText>
        </w:r>
        <w:r w:rsidRPr="007B56CB" w:rsidDel="00D660A2">
          <w:rPr>
            <w:rFonts w:ascii="Courier New" w:hAnsi="Courier New" w:eastAsia="Consolas" w:cs="Courier New"/>
            <w:color w:val="95A5A6"/>
            <w:sz w:val="16"/>
            <w:szCs w:val="16"/>
            <w:rPrChange w:author="Vaught, Jacob" w:date="2023-12-08T23:20:00Z" w:id="3276">
              <w:rPr>
                <w:rFonts w:ascii="Consolas" w:hAnsi="Consolas" w:eastAsia="Consolas" w:cs="Consolas"/>
                <w:color w:val="95A5A6"/>
                <w:sz w:val="16"/>
                <w:szCs w:val="16"/>
              </w:rPr>
            </w:rPrChange>
          </w:rPr>
          <w:delText xml:space="preserve"> // Set motor speed right</w:delText>
        </w:r>
      </w:del>
    </w:p>
    <w:p w:rsidRPr="007B56CB" w:rsidR="00022ED2" w:rsidDel="00D660A2" w:rsidP="004B7877" w:rsidRDefault="3A626A86" w14:paraId="7F368CF3" w14:textId="6E5F1AED">
      <w:pPr>
        <w:spacing w:after="0" w:line="240" w:lineRule="auto"/>
        <w:rPr>
          <w:del w:author="Vaught, Jacob" w:date="2023-12-09T00:25:00Z" w:id="3277"/>
          <w:rFonts w:ascii="Courier New" w:hAnsi="Courier New" w:cs="Courier New"/>
          <w:sz w:val="16"/>
          <w:szCs w:val="16"/>
          <w:rPrChange w:author="Vaught, Jacob" w:date="2023-12-08T23:20:00Z" w:id="3278">
            <w:rPr>
              <w:del w:author="Vaught, Jacob" w:date="2023-12-09T00:25:00Z" w:id="3279"/>
              <w:sz w:val="16"/>
              <w:szCs w:val="16"/>
            </w:rPr>
          </w:rPrChange>
        </w:rPr>
      </w:pPr>
      <w:del w:author="Vaught, Jacob" w:date="2023-12-09T00:25:00Z" w:id="3280">
        <w:r w:rsidRPr="007B56CB" w:rsidDel="00D660A2">
          <w:rPr>
            <w:rFonts w:ascii="Courier New" w:hAnsi="Courier New" w:eastAsia="Consolas" w:cs="Courier New"/>
            <w:color w:val="95A5A6"/>
            <w:sz w:val="16"/>
            <w:szCs w:val="16"/>
            <w:rPrChange w:author="Vaught, Jacob" w:date="2023-12-08T23:20:00Z" w:id="3281">
              <w:rPr>
                <w:rFonts w:ascii="Consolas" w:hAnsi="Consolas" w:eastAsia="Consolas" w:cs="Consolas"/>
                <w:color w:val="95A5A6"/>
                <w:sz w:val="16"/>
                <w:szCs w:val="16"/>
              </w:rPr>
            </w:rPrChange>
          </w:rPr>
          <w:delText xml:space="preserve">  // Additional logic for turn handling can be added here</w:delText>
        </w:r>
      </w:del>
    </w:p>
    <w:p w:rsidRPr="007B56CB" w:rsidR="00022ED2" w:rsidDel="00D660A2" w:rsidP="004B7877" w:rsidRDefault="3A626A86" w14:paraId="2E4EFD84" w14:textId="737E789C">
      <w:pPr>
        <w:spacing w:after="0" w:line="240" w:lineRule="auto"/>
        <w:rPr>
          <w:del w:author="Vaught, Jacob" w:date="2023-12-09T00:25:00Z" w:id="3282"/>
          <w:rFonts w:ascii="Courier New" w:hAnsi="Courier New" w:cs="Courier New"/>
          <w:sz w:val="16"/>
          <w:szCs w:val="16"/>
          <w:rPrChange w:author="Vaught, Jacob" w:date="2023-12-08T23:20:00Z" w:id="3283">
            <w:rPr>
              <w:del w:author="Vaught, Jacob" w:date="2023-12-09T00:25:00Z" w:id="3284"/>
              <w:sz w:val="16"/>
              <w:szCs w:val="16"/>
            </w:rPr>
          </w:rPrChange>
        </w:rPr>
      </w:pPr>
      <w:del w:author="Vaught, Jacob" w:date="2023-12-09T00:25:00Z" w:id="3285">
        <w:r w:rsidRPr="007B56CB" w:rsidDel="00D660A2">
          <w:rPr>
            <w:rFonts w:ascii="Courier New" w:hAnsi="Courier New" w:eastAsia="Consolas" w:cs="Courier New"/>
            <w:color w:val="434F54"/>
            <w:sz w:val="16"/>
            <w:szCs w:val="16"/>
            <w:rPrChange w:author="Vaught, Jacob" w:date="2023-12-08T23:20:00Z" w:id="3286">
              <w:rPr>
                <w:rFonts w:ascii="Consolas" w:hAnsi="Consolas" w:eastAsia="Consolas" w:cs="Consolas"/>
                <w:color w:val="434F54"/>
                <w:sz w:val="16"/>
                <w:szCs w:val="16"/>
              </w:rPr>
            </w:rPrChange>
          </w:rPr>
          <w:delText>}</w:delText>
        </w:r>
      </w:del>
    </w:p>
    <w:p w:rsidRPr="007B56CB" w:rsidR="00022ED2" w:rsidDel="00D660A2" w:rsidP="004B7877" w:rsidRDefault="3A626A86" w14:paraId="6C636EEB" w14:textId="4A2B4DA5">
      <w:pPr>
        <w:spacing w:after="0" w:line="240" w:lineRule="auto"/>
        <w:rPr>
          <w:del w:author="Vaught, Jacob" w:date="2023-12-09T00:25:00Z" w:id="3287"/>
          <w:rFonts w:ascii="Courier New" w:hAnsi="Courier New" w:cs="Courier New"/>
          <w:sz w:val="16"/>
          <w:szCs w:val="16"/>
          <w:rPrChange w:author="Vaught, Jacob" w:date="2023-12-08T23:20:00Z" w:id="3288">
            <w:rPr>
              <w:del w:author="Vaught, Jacob" w:date="2023-12-09T00:25:00Z" w:id="3289"/>
              <w:sz w:val="16"/>
              <w:szCs w:val="16"/>
            </w:rPr>
          </w:rPrChange>
        </w:rPr>
      </w:pPr>
      <w:del w:author="Vaught, Jacob" w:date="2023-12-09T00:25:00Z" w:id="3290">
        <w:r w:rsidRPr="007B56CB" w:rsidDel="00D660A2">
          <w:rPr>
            <w:rFonts w:ascii="Courier New" w:hAnsi="Courier New" w:eastAsia="Consolas" w:cs="Courier New"/>
            <w:color w:val="00979D"/>
            <w:sz w:val="16"/>
            <w:szCs w:val="16"/>
            <w:rPrChange w:author="Vaught, Jacob" w:date="2023-12-08T23:20:00Z" w:id="3291">
              <w:rPr>
                <w:rFonts w:ascii="Consolas" w:hAnsi="Consolas" w:eastAsia="Consolas" w:cs="Consolas"/>
                <w:color w:val="00979D"/>
                <w:sz w:val="16"/>
                <w:szCs w:val="16"/>
              </w:rPr>
            </w:rPrChange>
          </w:rPr>
          <w:delText>void</w:delText>
        </w:r>
        <w:r w:rsidRPr="007B56CB" w:rsidDel="00D660A2">
          <w:rPr>
            <w:rFonts w:ascii="Courier New" w:hAnsi="Courier New" w:eastAsia="Consolas" w:cs="Courier New"/>
            <w:color w:val="4E5B61"/>
            <w:sz w:val="16"/>
            <w:szCs w:val="16"/>
            <w:rPrChange w:author="Vaught, Jacob" w:date="2023-12-08T23:20:00Z" w:id="3292">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D35400"/>
            <w:sz w:val="16"/>
            <w:szCs w:val="16"/>
            <w:rPrChange w:author="Vaught, Jacob" w:date="2023-12-08T23:20:00Z" w:id="3293">
              <w:rPr>
                <w:rFonts w:ascii="Consolas" w:hAnsi="Consolas" w:eastAsia="Consolas" w:cs="Consolas"/>
                <w:color w:val="D35400"/>
                <w:sz w:val="16"/>
                <w:szCs w:val="16"/>
              </w:rPr>
            </w:rPrChange>
          </w:rPr>
          <w:delText>checkButtonPress</w:delText>
        </w:r>
        <w:r w:rsidRPr="007B56CB" w:rsidDel="00D660A2">
          <w:rPr>
            <w:rFonts w:ascii="Courier New" w:hAnsi="Courier New" w:eastAsia="Consolas" w:cs="Courier New"/>
            <w:color w:val="434F54"/>
            <w:sz w:val="16"/>
            <w:szCs w:val="16"/>
            <w:rPrChange w:author="Vaught, Jacob" w:date="2023-12-08T23:20:00Z" w:id="3294">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295">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3296">
              <w:rPr>
                <w:rFonts w:ascii="Consolas" w:hAnsi="Consolas" w:eastAsia="Consolas" w:cs="Consolas"/>
                <w:color w:val="434F54"/>
                <w:sz w:val="16"/>
                <w:szCs w:val="16"/>
              </w:rPr>
            </w:rPrChange>
          </w:rPr>
          <w:delText>{</w:delText>
        </w:r>
      </w:del>
    </w:p>
    <w:p w:rsidRPr="007B56CB" w:rsidR="00022ED2" w:rsidDel="00D660A2" w:rsidP="004B7877" w:rsidRDefault="3A626A86" w14:paraId="29EDBDC2" w14:textId="00800B63">
      <w:pPr>
        <w:spacing w:after="0" w:line="240" w:lineRule="auto"/>
        <w:rPr>
          <w:del w:author="Vaught, Jacob" w:date="2023-12-09T00:25:00Z" w:id="3297"/>
          <w:rFonts w:ascii="Courier New" w:hAnsi="Courier New" w:cs="Courier New"/>
          <w:sz w:val="16"/>
          <w:szCs w:val="16"/>
          <w:rPrChange w:author="Vaught, Jacob" w:date="2023-12-08T23:20:00Z" w:id="3298">
            <w:rPr>
              <w:del w:author="Vaught, Jacob" w:date="2023-12-09T00:25:00Z" w:id="3299"/>
              <w:sz w:val="16"/>
              <w:szCs w:val="16"/>
            </w:rPr>
          </w:rPrChange>
        </w:rPr>
      </w:pPr>
      <w:del w:author="Vaught, Jacob" w:date="2023-12-09T00:25:00Z" w:id="3300">
        <w:r w:rsidRPr="007B56CB" w:rsidDel="00D660A2">
          <w:rPr>
            <w:rFonts w:ascii="Courier New" w:hAnsi="Courier New" w:eastAsia="Consolas" w:cs="Courier New"/>
            <w:color w:val="4E5B61"/>
            <w:sz w:val="16"/>
            <w:szCs w:val="16"/>
            <w:rPrChange w:author="Vaught, Jacob" w:date="2023-12-08T23:20:00Z" w:id="3301">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728E00"/>
            <w:sz w:val="16"/>
            <w:szCs w:val="16"/>
            <w:rPrChange w:author="Vaught, Jacob" w:date="2023-12-08T23:20:00Z" w:id="3302">
              <w:rPr>
                <w:rFonts w:ascii="Consolas" w:hAnsi="Consolas" w:eastAsia="Consolas" w:cs="Consolas"/>
                <w:color w:val="728E00"/>
                <w:sz w:val="16"/>
                <w:szCs w:val="16"/>
              </w:rPr>
            </w:rPrChange>
          </w:rPr>
          <w:delText>if</w:delText>
        </w:r>
        <w:r w:rsidRPr="007B56CB" w:rsidDel="00D660A2">
          <w:rPr>
            <w:rFonts w:ascii="Courier New" w:hAnsi="Courier New" w:eastAsia="Consolas" w:cs="Courier New"/>
            <w:color w:val="4E5B61"/>
            <w:sz w:val="16"/>
            <w:szCs w:val="16"/>
            <w:rPrChange w:author="Vaught, Jacob" w:date="2023-12-08T23:20:00Z" w:id="3303">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3304">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D35400"/>
            <w:sz w:val="16"/>
            <w:szCs w:val="16"/>
            <w:rPrChange w:author="Vaught, Jacob" w:date="2023-12-08T23:20:00Z" w:id="3305">
              <w:rPr>
                <w:rFonts w:ascii="Consolas" w:hAnsi="Consolas" w:eastAsia="Consolas" w:cs="Consolas"/>
                <w:color w:val="D35400"/>
                <w:sz w:val="16"/>
                <w:szCs w:val="16"/>
              </w:rPr>
            </w:rPrChange>
          </w:rPr>
          <w:delText>digitalRead</w:delText>
        </w:r>
        <w:r w:rsidRPr="007B56CB" w:rsidDel="00D660A2">
          <w:rPr>
            <w:rFonts w:ascii="Courier New" w:hAnsi="Courier New" w:eastAsia="Consolas" w:cs="Courier New"/>
            <w:color w:val="434F54"/>
            <w:sz w:val="16"/>
            <w:szCs w:val="16"/>
            <w:rPrChange w:author="Vaught, Jacob" w:date="2023-12-08T23:20:00Z" w:id="3306">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307">
              <w:rPr>
                <w:rFonts w:ascii="Consolas" w:hAnsi="Consolas" w:eastAsia="Consolas" w:cs="Consolas"/>
                <w:color w:val="4E5B61"/>
                <w:sz w:val="16"/>
                <w:szCs w:val="16"/>
              </w:rPr>
            </w:rPrChange>
          </w:rPr>
          <w:delText>bumperPin</w:delText>
        </w:r>
        <w:r w:rsidRPr="007B56CB" w:rsidDel="00D660A2">
          <w:rPr>
            <w:rFonts w:ascii="Courier New" w:hAnsi="Courier New" w:eastAsia="Consolas" w:cs="Courier New"/>
            <w:color w:val="434F54"/>
            <w:sz w:val="16"/>
            <w:szCs w:val="16"/>
            <w:rPrChange w:author="Vaught, Jacob" w:date="2023-12-08T23:20:00Z" w:id="3308">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309">
              <w:rPr>
                <w:rFonts w:ascii="Consolas" w:hAnsi="Consolas" w:eastAsia="Consolas" w:cs="Consolas"/>
                <w:color w:val="4E5B61"/>
                <w:sz w:val="16"/>
                <w:szCs w:val="16"/>
              </w:rPr>
            </w:rPrChange>
          </w:rPr>
          <w:delText xml:space="preserve"> == HIGH</w:delText>
        </w:r>
        <w:r w:rsidRPr="007B56CB" w:rsidDel="00D660A2">
          <w:rPr>
            <w:rFonts w:ascii="Courier New" w:hAnsi="Courier New" w:eastAsia="Consolas" w:cs="Courier New"/>
            <w:color w:val="434F54"/>
            <w:sz w:val="16"/>
            <w:szCs w:val="16"/>
            <w:rPrChange w:author="Vaught, Jacob" w:date="2023-12-08T23:20:00Z" w:id="3310">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311">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3312">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95A5A6"/>
            <w:sz w:val="16"/>
            <w:szCs w:val="16"/>
            <w:rPrChange w:author="Vaught, Jacob" w:date="2023-12-08T23:20:00Z" w:id="3313">
              <w:rPr>
                <w:rFonts w:ascii="Consolas" w:hAnsi="Consolas" w:eastAsia="Consolas" w:cs="Consolas"/>
                <w:color w:val="95A5A6"/>
                <w:sz w:val="16"/>
                <w:szCs w:val="16"/>
              </w:rPr>
            </w:rPrChange>
          </w:rPr>
          <w:delText xml:space="preserve"> // Check if button is pressed</w:delText>
        </w:r>
      </w:del>
    </w:p>
    <w:p w:rsidRPr="007B56CB" w:rsidR="00022ED2" w:rsidDel="00D660A2" w:rsidP="004B7877" w:rsidRDefault="3A626A86" w14:paraId="5C150B39" w14:textId="0EFCC938">
      <w:pPr>
        <w:spacing w:after="0" w:line="240" w:lineRule="auto"/>
        <w:rPr>
          <w:del w:author="Vaught, Jacob" w:date="2023-12-09T00:25:00Z" w:id="3314"/>
          <w:rFonts w:ascii="Courier New" w:hAnsi="Courier New" w:cs="Courier New"/>
          <w:sz w:val="16"/>
          <w:szCs w:val="16"/>
          <w:rPrChange w:author="Vaught, Jacob" w:date="2023-12-08T23:20:00Z" w:id="3315">
            <w:rPr>
              <w:del w:author="Vaught, Jacob" w:date="2023-12-09T00:25:00Z" w:id="3316"/>
              <w:sz w:val="16"/>
              <w:szCs w:val="16"/>
            </w:rPr>
          </w:rPrChange>
        </w:rPr>
      </w:pPr>
      <w:del w:author="Vaught, Jacob" w:date="2023-12-09T00:25:00Z" w:id="3317">
        <w:r w:rsidRPr="007B56CB" w:rsidDel="00D660A2">
          <w:rPr>
            <w:rFonts w:ascii="Courier New" w:hAnsi="Courier New" w:eastAsia="Consolas" w:cs="Courier New"/>
            <w:color w:val="4E5B61"/>
            <w:sz w:val="16"/>
            <w:szCs w:val="16"/>
            <w:rPrChange w:author="Vaught, Jacob" w:date="2023-12-08T23:20:00Z" w:id="3318">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D35400"/>
            <w:sz w:val="16"/>
            <w:szCs w:val="16"/>
            <w:rPrChange w:author="Vaught, Jacob" w:date="2023-12-08T23:20:00Z" w:id="3319">
              <w:rPr>
                <w:rFonts w:ascii="Consolas" w:hAnsi="Consolas" w:eastAsia="Consolas" w:cs="Consolas"/>
                <w:color w:val="D35400"/>
                <w:sz w:val="16"/>
                <w:szCs w:val="16"/>
              </w:rPr>
            </w:rPrChange>
          </w:rPr>
          <w:delText>handleRedButton</w:delText>
        </w:r>
        <w:r w:rsidRPr="007B56CB" w:rsidDel="00D660A2">
          <w:rPr>
            <w:rFonts w:ascii="Courier New" w:hAnsi="Courier New" w:eastAsia="Consolas" w:cs="Courier New"/>
            <w:color w:val="434F54"/>
            <w:sz w:val="16"/>
            <w:szCs w:val="16"/>
            <w:rPrChange w:author="Vaught, Jacob" w:date="2023-12-08T23:20:00Z" w:id="3320">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321">
              <w:rPr>
                <w:rFonts w:ascii="Consolas" w:hAnsi="Consolas" w:eastAsia="Consolas" w:cs="Consolas"/>
                <w:color w:val="4E5B61"/>
                <w:sz w:val="16"/>
                <w:szCs w:val="16"/>
              </w:rPr>
            </w:rPrChange>
          </w:rPr>
          <w:delText>;</w:delText>
        </w:r>
      </w:del>
    </w:p>
    <w:p w:rsidRPr="007B56CB" w:rsidR="00022ED2" w:rsidDel="00D660A2" w:rsidP="004B7877" w:rsidRDefault="3A626A86" w14:paraId="0AA0F74F" w14:textId="1852B572">
      <w:pPr>
        <w:spacing w:after="0" w:line="240" w:lineRule="auto"/>
        <w:rPr>
          <w:del w:author="Vaught, Jacob" w:date="2023-12-09T00:25:00Z" w:id="3322"/>
          <w:rFonts w:ascii="Courier New" w:hAnsi="Courier New" w:cs="Courier New"/>
          <w:sz w:val="16"/>
          <w:szCs w:val="16"/>
          <w:rPrChange w:author="Vaught, Jacob" w:date="2023-12-08T23:20:00Z" w:id="3323">
            <w:rPr>
              <w:del w:author="Vaught, Jacob" w:date="2023-12-09T00:25:00Z" w:id="3324"/>
              <w:sz w:val="16"/>
              <w:szCs w:val="16"/>
            </w:rPr>
          </w:rPrChange>
        </w:rPr>
      </w:pPr>
      <w:del w:author="Vaught, Jacob" w:date="2023-12-09T00:25:00Z" w:id="3325">
        <w:r w:rsidRPr="007B56CB" w:rsidDel="00D660A2">
          <w:rPr>
            <w:rFonts w:ascii="Courier New" w:hAnsi="Courier New" w:eastAsia="Consolas" w:cs="Courier New"/>
            <w:color w:val="4E5B61"/>
            <w:sz w:val="16"/>
            <w:szCs w:val="16"/>
            <w:rPrChange w:author="Vaught, Jacob" w:date="2023-12-08T23:20:00Z" w:id="3326">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3327">
              <w:rPr>
                <w:rFonts w:ascii="Consolas" w:hAnsi="Consolas" w:eastAsia="Consolas" w:cs="Consolas"/>
                <w:color w:val="434F54"/>
                <w:sz w:val="16"/>
                <w:szCs w:val="16"/>
              </w:rPr>
            </w:rPrChange>
          </w:rPr>
          <w:delText>}</w:delText>
        </w:r>
      </w:del>
    </w:p>
    <w:p w:rsidRPr="007B56CB" w:rsidR="00022ED2" w:rsidDel="00D660A2" w:rsidP="004B7877" w:rsidRDefault="3A626A86" w14:paraId="66D74E4A" w14:textId="155B74D4">
      <w:pPr>
        <w:spacing w:after="0" w:line="240" w:lineRule="auto"/>
        <w:rPr>
          <w:del w:author="Vaught, Jacob" w:date="2023-12-09T00:25:00Z" w:id="3328"/>
          <w:rFonts w:ascii="Courier New" w:hAnsi="Courier New" w:cs="Courier New"/>
          <w:sz w:val="16"/>
          <w:szCs w:val="16"/>
          <w:rPrChange w:author="Vaught, Jacob" w:date="2023-12-08T23:20:00Z" w:id="3329">
            <w:rPr>
              <w:del w:author="Vaught, Jacob" w:date="2023-12-09T00:25:00Z" w:id="3330"/>
              <w:sz w:val="16"/>
              <w:szCs w:val="16"/>
            </w:rPr>
          </w:rPrChange>
        </w:rPr>
      </w:pPr>
      <w:del w:author="Vaught, Jacob" w:date="2023-12-09T00:25:00Z" w:id="3331">
        <w:r w:rsidRPr="007B56CB" w:rsidDel="00D660A2">
          <w:rPr>
            <w:rFonts w:ascii="Courier New" w:hAnsi="Courier New" w:eastAsia="Consolas" w:cs="Courier New"/>
            <w:color w:val="434F54"/>
            <w:sz w:val="16"/>
            <w:szCs w:val="16"/>
            <w:rPrChange w:author="Vaught, Jacob" w:date="2023-12-08T23:20:00Z" w:id="3332">
              <w:rPr>
                <w:rFonts w:ascii="Consolas" w:hAnsi="Consolas" w:eastAsia="Consolas" w:cs="Consolas"/>
                <w:color w:val="434F54"/>
                <w:sz w:val="16"/>
                <w:szCs w:val="16"/>
              </w:rPr>
            </w:rPrChange>
          </w:rPr>
          <w:delText>}</w:delText>
        </w:r>
      </w:del>
    </w:p>
    <w:p w:rsidRPr="007B56CB" w:rsidR="00022ED2" w:rsidDel="00D660A2" w:rsidP="004B7877" w:rsidRDefault="3A626A86" w14:paraId="465F216C" w14:textId="65C93DD5">
      <w:pPr>
        <w:spacing w:after="0" w:line="240" w:lineRule="auto"/>
        <w:rPr>
          <w:del w:author="Vaught, Jacob" w:date="2023-12-09T00:25:00Z" w:id="3333"/>
          <w:rFonts w:ascii="Courier New" w:hAnsi="Courier New" w:cs="Courier New"/>
          <w:sz w:val="16"/>
          <w:szCs w:val="16"/>
          <w:rPrChange w:author="Vaught, Jacob" w:date="2023-12-08T23:20:00Z" w:id="3334">
            <w:rPr>
              <w:del w:author="Vaught, Jacob" w:date="2023-12-09T00:25:00Z" w:id="3335"/>
              <w:sz w:val="16"/>
              <w:szCs w:val="16"/>
            </w:rPr>
          </w:rPrChange>
        </w:rPr>
      </w:pPr>
      <w:del w:author="Vaught, Jacob" w:date="2023-12-09T00:25:00Z" w:id="3336">
        <w:r w:rsidRPr="007B56CB" w:rsidDel="00D660A2">
          <w:rPr>
            <w:rFonts w:ascii="Courier New" w:hAnsi="Courier New" w:eastAsia="Consolas" w:cs="Courier New"/>
            <w:color w:val="00979D"/>
            <w:sz w:val="16"/>
            <w:szCs w:val="16"/>
            <w:rPrChange w:author="Vaught, Jacob" w:date="2023-12-08T23:20:00Z" w:id="3337">
              <w:rPr>
                <w:rFonts w:ascii="Consolas" w:hAnsi="Consolas" w:eastAsia="Consolas" w:cs="Consolas"/>
                <w:color w:val="00979D"/>
                <w:sz w:val="16"/>
                <w:szCs w:val="16"/>
              </w:rPr>
            </w:rPrChange>
          </w:rPr>
          <w:delText>void</w:delText>
        </w:r>
        <w:r w:rsidRPr="007B56CB" w:rsidDel="00D660A2">
          <w:rPr>
            <w:rFonts w:ascii="Courier New" w:hAnsi="Courier New" w:eastAsia="Consolas" w:cs="Courier New"/>
            <w:color w:val="4E5B61"/>
            <w:sz w:val="16"/>
            <w:szCs w:val="16"/>
            <w:rPrChange w:author="Vaught, Jacob" w:date="2023-12-08T23:20:00Z" w:id="3338">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D35400"/>
            <w:sz w:val="16"/>
            <w:szCs w:val="16"/>
            <w:rPrChange w:author="Vaught, Jacob" w:date="2023-12-08T23:20:00Z" w:id="3339">
              <w:rPr>
                <w:rFonts w:ascii="Consolas" w:hAnsi="Consolas" w:eastAsia="Consolas" w:cs="Consolas"/>
                <w:color w:val="D35400"/>
                <w:sz w:val="16"/>
                <w:szCs w:val="16"/>
              </w:rPr>
            </w:rPrChange>
          </w:rPr>
          <w:delText>handleIRCommands</w:delText>
        </w:r>
        <w:r w:rsidRPr="007B56CB" w:rsidDel="00D660A2">
          <w:rPr>
            <w:rFonts w:ascii="Courier New" w:hAnsi="Courier New" w:eastAsia="Consolas" w:cs="Courier New"/>
            <w:color w:val="434F54"/>
            <w:sz w:val="16"/>
            <w:szCs w:val="16"/>
            <w:rPrChange w:author="Vaught, Jacob" w:date="2023-12-08T23:20:00Z" w:id="3340">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341">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3342">
              <w:rPr>
                <w:rFonts w:ascii="Consolas" w:hAnsi="Consolas" w:eastAsia="Consolas" w:cs="Consolas"/>
                <w:color w:val="434F54"/>
                <w:sz w:val="16"/>
                <w:szCs w:val="16"/>
              </w:rPr>
            </w:rPrChange>
          </w:rPr>
          <w:delText>{</w:delText>
        </w:r>
      </w:del>
    </w:p>
    <w:p w:rsidRPr="007B56CB" w:rsidR="00022ED2" w:rsidDel="00D660A2" w:rsidP="004B7877" w:rsidRDefault="3A626A86" w14:paraId="5BAF991F" w14:textId="21D9D269">
      <w:pPr>
        <w:spacing w:after="0" w:line="240" w:lineRule="auto"/>
        <w:rPr>
          <w:del w:author="Vaught, Jacob" w:date="2023-12-09T00:25:00Z" w:id="3343"/>
          <w:rFonts w:ascii="Courier New" w:hAnsi="Courier New" w:cs="Courier New"/>
          <w:sz w:val="16"/>
          <w:szCs w:val="16"/>
          <w:rPrChange w:author="Vaught, Jacob" w:date="2023-12-08T23:20:00Z" w:id="3344">
            <w:rPr>
              <w:del w:author="Vaught, Jacob" w:date="2023-12-09T00:25:00Z" w:id="3345"/>
              <w:sz w:val="16"/>
              <w:szCs w:val="16"/>
            </w:rPr>
          </w:rPrChange>
        </w:rPr>
      </w:pPr>
      <w:del w:author="Vaught, Jacob" w:date="2023-12-09T00:25:00Z" w:id="3346">
        <w:r w:rsidRPr="007B56CB" w:rsidDel="00D660A2">
          <w:rPr>
            <w:rFonts w:ascii="Courier New" w:hAnsi="Courier New" w:eastAsia="Consolas" w:cs="Courier New"/>
            <w:color w:val="95A5A6"/>
            <w:sz w:val="16"/>
            <w:szCs w:val="16"/>
            <w:rPrChange w:author="Vaught, Jacob" w:date="2023-12-08T23:20:00Z" w:id="3347">
              <w:rPr>
                <w:rFonts w:ascii="Consolas" w:hAnsi="Consolas" w:eastAsia="Consolas" w:cs="Consolas"/>
                <w:color w:val="95A5A6"/>
                <w:sz w:val="16"/>
                <w:szCs w:val="16"/>
              </w:rPr>
            </w:rPrChange>
          </w:rPr>
          <w:delText xml:space="preserve">    // Check if the red button is pressed</w:delText>
        </w:r>
      </w:del>
    </w:p>
    <w:p w:rsidRPr="007B56CB" w:rsidR="00022ED2" w:rsidDel="00D660A2" w:rsidP="004B7877" w:rsidRDefault="3A626A86" w14:paraId="6EBA9960" w14:textId="113BCAD8">
      <w:pPr>
        <w:spacing w:after="0" w:line="240" w:lineRule="auto"/>
        <w:rPr>
          <w:del w:author="Vaught, Jacob" w:date="2023-12-09T00:25:00Z" w:id="3348"/>
          <w:rFonts w:ascii="Courier New" w:hAnsi="Courier New" w:cs="Courier New"/>
          <w:sz w:val="16"/>
          <w:szCs w:val="16"/>
          <w:rPrChange w:author="Vaught, Jacob" w:date="2023-12-08T23:20:00Z" w:id="3349">
            <w:rPr>
              <w:del w:author="Vaught, Jacob" w:date="2023-12-09T00:25:00Z" w:id="3350"/>
              <w:sz w:val="16"/>
              <w:szCs w:val="16"/>
            </w:rPr>
          </w:rPrChange>
        </w:rPr>
      </w:pPr>
      <w:del w:author="Vaught, Jacob" w:date="2023-12-09T00:25:00Z" w:id="3351">
        <w:r w:rsidRPr="007B56CB" w:rsidDel="00D660A2">
          <w:rPr>
            <w:rFonts w:ascii="Courier New" w:hAnsi="Courier New" w:eastAsia="Consolas" w:cs="Courier New"/>
            <w:color w:val="4E5B61"/>
            <w:sz w:val="16"/>
            <w:szCs w:val="16"/>
            <w:rPrChange w:author="Vaught, Jacob" w:date="2023-12-08T23:20:00Z" w:id="3352">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728E00"/>
            <w:sz w:val="16"/>
            <w:szCs w:val="16"/>
            <w:rPrChange w:author="Vaught, Jacob" w:date="2023-12-08T23:20:00Z" w:id="3353">
              <w:rPr>
                <w:rFonts w:ascii="Consolas" w:hAnsi="Consolas" w:eastAsia="Consolas" w:cs="Consolas"/>
                <w:color w:val="728E00"/>
                <w:sz w:val="16"/>
                <w:szCs w:val="16"/>
              </w:rPr>
            </w:rPrChange>
          </w:rPr>
          <w:delText>if</w:delText>
        </w:r>
        <w:r w:rsidRPr="007B56CB" w:rsidDel="00D660A2">
          <w:rPr>
            <w:rFonts w:ascii="Courier New" w:hAnsi="Courier New" w:eastAsia="Consolas" w:cs="Courier New"/>
            <w:color w:val="4E5B61"/>
            <w:sz w:val="16"/>
            <w:szCs w:val="16"/>
            <w:rPrChange w:author="Vaught, Jacob" w:date="2023-12-08T23:20:00Z" w:id="3354">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3355">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D35400"/>
            <w:sz w:val="16"/>
            <w:szCs w:val="16"/>
            <w:rPrChange w:author="Vaught, Jacob" w:date="2023-12-08T23:20:00Z" w:id="3356">
              <w:rPr>
                <w:rFonts w:ascii="Consolas" w:hAnsi="Consolas" w:eastAsia="Consolas" w:cs="Consolas"/>
                <w:color w:val="D35400"/>
                <w:sz w:val="16"/>
                <w:szCs w:val="16"/>
              </w:rPr>
            </w:rPrChange>
          </w:rPr>
          <w:delText>digitalRead</w:delText>
        </w:r>
        <w:r w:rsidRPr="007B56CB" w:rsidDel="00D660A2">
          <w:rPr>
            <w:rFonts w:ascii="Courier New" w:hAnsi="Courier New" w:eastAsia="Consolas" w:cs="Courier New"/>
            <w:color w:val="434F54"/>
            <w:sz w:val="16"/>
            <w:szCs w:val="16"/>
            <w:rPrChange w:author="Vaught, Jacob" w:date="2023-12-08T23:20:00Z" w:id="3357">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358">
              <w:rPr>
                <w:rFonts w:ascii="Consolas" w:hAnsi="Consolas" w:eastAsia="Consolas" w:cs="Consolas"/>
                <w:color w:val="4E5B61"/>
                <w:sz w:val="16"/>
                <w:szCs w:val="16"/>
              </w:rPr>
            </w:rPrChange>
          </w:rPr>
          <w:delText>redButtonPin</w:delText>
        </w:r>
        <w:r w:rsidRPr="007B56CB" w:rsidDel="00D660A2">
          <w:rPr>
            <w:rFonts w:ascii="Courier New" w:hAnsi="Courier New" w:eastAsia="Consolas" w:cs="Courier New"/>
            <w:color w:val="434F54"/>
            <w:sz w:val="16"/>
            <w:szCs w:val="16"/>
            <w:rPrChange w:author="Vaught, Jacob" w:date="2023-12-08T23:20:00Z" w:id="3359">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360">
              <w:rPr>
                <w:rFonts w:ascii="Consolas" w:hAnsi="Consolas" w:eastAsia="Consolas" w:cs="Consolas"/>
                <w:color w:val="4E5B61"/>
                <w:sz w:val="16"/>
                <w:szCs w:val="16"/>
              </w:rPr>
            </w:rPrChange>
          </w:rPr>
          <w:delText xml:space="preserve"> == HIGH</w:delText>
        </w:r>
        <w:r w:rsidRPr="007B56CB" w:rsidDel="00D660A2">
          <w:rPr>
            <w:rFonts w:ascii="Courier New" w:hAnsi="Courier New" w:eastAsia="Consolas" w:cs="Courier New"/>
            <w:color w:val="434F54"/>
            <w:sz w:val="16"/>
            <w:szCs w:val="16"/>
            <w:rPrChange w:author="Vaught, Jacob" w:date="2023-12-08T23:20:00Z" w:id="3361">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362">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3363">
              <w:rPr>
                <w:rFonts w:ascii="Consolas" w:hAnsi="Consolas" w:eastAsia="Consolas" w:cs="Consolas"/>
                <w:color w:val="434F54"/>
                <w:sz w:val="16"/>
                <w:szCs w:val="16"/>
              </w:rPr>
            </w:rPrChange>
          </w:rPr>
          <w:delText>{</w:delText>
        </w:r>
      </w:del>
    </w:p>
    <w:p w:rsidRPr="007B56CB" w:rsidR="00022ED2" w:rsidDel="00D660A2" w:rsidP="004B7877" w:rsidRDefault="3A626A86" w14:paraId="4FF400C8" w14:textId="6CC896B9">
      <w:pPr>
        <w:spacing w:after="0" w:line="240" w:lineRule="auto"/>
        <w:rPr>
          <w:del w:author="Vaught, Jacob" w:date="2023-12-09T00:25:00Z" w:id="3364"/>
          <w:rFonts w:ascii="Courier New" w:hAnsi="Courier New" w:cs="Courier New"/>
          <w:sz w:val="16"/>
          <w:szCs w:val="16"/>
          <w:rPrChange w:author="Vaught, Jacob" w:date="2023-12-08T23:20:00Z" w:id="3365">
            <w:rPr>
              <w:del w:author="Vaught, Jacob" w:date="2023-12-09T00:25:00Z" w:id="3366"/>
              <w:sz w:val="16"/>
              <w:szCs w:val="16"/>
            </w:rPr>
          </w:rPrChange>
        </w:rPr>
      </w:pPr>
      <w:del w:author="Vaught, Jacob" w:date="2023-12-09T00:25:00Z" w:id="3367">
        <w:r w:rsidRPr="007B56CB" w:rsidDel="00D660A2">
          <w:rPr>
            <w:rFonts w:ascii="Courier New" w:hAnsi="Courier New" w:eastAsia="Consolas" w:cs="Courier New"/>
            <w:color w:val="4E5B61"/>
            <w:sz w:val="16"/>
            <w:szCs w:val="16"/>
            <w:rPrChange w:author="Vaught, Jacob" w:date="2023-12-08T23:20:00Z" w:id="3368">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D35400"/>
            <w:sz w:val="16"/>
            <w:szCs w:val="16"/>
            <w:rPrChange w:author="Vaught, Jacob" w:date="2023-12-08T23:20:00Z" w:id="3369">
              <w:rPr>
                <w:rFonts w:ascii="Consolas" w:hAnsi="Consolas" w:eastAsia="Consolas" w:cs="Consolas"/>
                <w:color w:val="D35400"/>
                <w:sz w:val="16"/>
                <w:szCs w:val="16"/>
              </w:rPr>
            </w:rPrChange>
          </w:rPr>
          <w:delText>handleRedButton</w:delText>
        </w:r>
        <w:r w:rsidRPr="007B56CB" w:rsidDel="00D660A2">
          <w:rPr>
            <w:rFonts w:ascii="Courier New" w:hAnsi="Courier New" w:eastAsia="Consolas" w:cs="Courier New"/>
            <w:color w:val="434F54"/>
            <w:sz w:val="16"/>
            <w:szCs w:val="16"/>
            <w:rPrChange w:author="Vaught, Jacob" w:date="2023-12-08T23:20:00Z" w:id="3370">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371">
              <w:rPr>
                <w:rFonts w:ascii="Consolas" w:hAnsi="Consolas" w:eastAsia="Consolas" w:cs="Consolas"/>
                <w:color w:val="4E5B61"/>
                <w:sz w:val="16"/>
                <w:szCs w:val="16"/>
              </w:rPr>
            </w:rPrChange>
          </w:rPr>
          <w:delText>;</w:delText>
        </w:r>
      </w:del>
    </w:p>
    <w:p w:rsidRPr="007B56CB" w:rsidR="00022ED2" w:rsidDel="00D660A2" w:rsidP="004B7877" w:rsidRDefault="3A626A86" w14:paraId="4B799A2B" w14:textId="745CBAB6">
      <w:pPr>
        <w:spacing w:after="0" w:line="240" w:lineRule="auto"/>
        <w:rPr>
          <w:del w:author="Vaught, Jacob" w:date="2023-12-09T00:25:00Z" w:id="3372"/>
          <w:rFonts w:ascii="Courier New" w:hAnsi="Courier New" w:cs="Courier New"/>
          <w:sz w:val="16"/>
          <w:szCs w:val="16"/>
          <w:rPrChange w:author="Vaught, Jacob" w:date="2023-12-08T23:20:00Z" w:id="3373">
            <w:rPr>
              <w:del w:author="Vaught, Jacob" w:date="2023-12-09T00:25:00Z" w:id="3374"/>
              <w:sz w:val="16"/>
              <w:szCs w:val="16"/>
            </w:rPr>
          </w:rPrChange>
        </w:rPr>
      </w:pPr>
      <w:del w:author="Vaught, Jacob" w:date="2023-12-09T00:25:00Z" w:id="3375">
        <w:r w:rsidRPr="007B56CB" w:rsidDel="00D660A2">
          <w:rPr>
            <w:rFonts w:ascii="Courier New" w:hAnsi="Courier New" w:eastAsia="Consolas" w:cs="Courier New"/>
            <w:color w:val="4E5B61"/>
            <w:sz w:val="16"/>
            <w:szCs w:val="16"/>
            <w:rPrChange w:author="Vaught, Jacob" w:date="2023-12-08T23:20:00Z" w:id="3376">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3377">
              <w:rPr>
                <w:rFonts w:ascii="Consolas" w:hAnsi="Consolas" w:eastAsia="Consolas" w:cs="Consolas"/>
                <w:color w:val="434F54"/>
                <w:sz w:val="16"/>
                <w:szCs w:val="16"/>
              </w:rPr>
            </w:rPrChange>
          </w:rPr>
          <w:delText>}</w:delText>
        </w:r>
      </w:del>
    </w:p>
    <w:p w:rsidRPr="007B56CB" w:rsidR="00022ED2" w:rsidDel="00D660A2" w:rsidP="004B7877" w:rsidRDefault="3A626A86" w14:paraId="605C0E63" w14:textId="09DFE351">
      <w:pPr>
        <w:spacing w:after="0" w:line="240" w:lineRule="auto"/>
        <w:rPr>
          <w:del w:author="Vaught, Jacob" w:date="2023-12-09T00:25:00Z" w:id="3378"/>
          <w:rFonts w:ascii="Courier New" w:hAnsi="Courier New" w:cs="Courier New"/>
          <w:sz w:val="16"/>
          <w:szCs w:val="16"/>
          <w:rPrChange w:author="Vaught, Jacob" w:date="2023-12-08T23:20:00Z" w:id="3379">
            <w:rPr>
              <w:del w:author="Vaught, Jacob" w:date="2023-12-09T00:25:00Z" w:id="3380"/>
              <w:sz w:val="16"/>
              <w:szCs w:val="16"/>
            </w:rPr>
          </w:rPrChange>
        </w:rPr>
      </w:pPr>
      <w:del w:author="Vaught, Jacob" w:date="2023-12-09T00:25:00Z" w:id="3381">
        <w:r w:rsidRPr="007B56CB" w:rsidDel="00D660A2">
          <w:rPr>
            <w:rFonts w:ascii="Courier New" w:hAnsi="Courier New" w:eastAsia="Consolas" w:cs="Courier New"/>
            <w:color w:val="95A5A6"/>
            <w:sz w:val="16"/>
            <w:szCs w:val="16"/>
            <w:rPrChange w:author="Vaught, Jacob" w:date="2023-12-08T23:20:00Z" w:id="3382">
              <w:rPr>
                <w:rFonts w:ascii="Consolas" w:hAnsi="Consolas" w:eastAsia="Consolas" w:cs="Consolas"/>
                <w:color w:val="95A5A6"/>
                <w:sz w:val="16"/>
                <w:szCs w:val="16"/>
              </w:rPr>
            </w:rPrChange>
          </w:rPr>
          <w:delText xml:space="preserve">  // Check if the green button is pressed</w:delText>
        </w:r>
      </w:del>
    </w:p>
    <w:p w:rsidRPr="007B56CB" w:rsidR="00022ED2" w:rsidDel="00D660A2" w:rsidP="004B7877" w:rsidRDefault="3A626A86" w14:paraId="5414FB35" w14:textId="3577036C">
      <w:pPr>
        <w:spacing w:after="0" w:line="240" w:lineRule="auto"/>
        <w:rPr>
          <w:del w:author="Vaught, Jacob" w:date="2023-12-09T00:25:00Z" w:id="3383"/>
          <w:rFonts w:ascii="Courier New" w:hAnsi="Courier New" w:cs="Courier New"/>
          <w:sz w:val="16"/>
          <w:szCs w:val="16"/>
          <w:rPrChange w:author="Vaught, Jacob" w:date="2023-12-08T23:20:00Z" w:id="3384">
            <w:rPr>
              <w:del w:author="Vaught, Jacob" w:date="2023-12-09T00:25:00Z" w:id="3385"/>
              <w:sz w:val="16"/>
              <w:szCs w:val="16"/>
            </w:rPr>
          </w:rPrChange>
        </w:rPr>
      </w:pPr>
      <w:del w:author="Vaught, Jacob" w:date="2023-12-09T00:25:00Z" w:id="3386">
        <w:r w:rsidRPr="007B56CB" w:rsidDel="00D660A2">
          <w:rPr>
            <w:rFonts w:ascii="Courier New" w:hAnsi="Courier New" w:eastAsia="Consolas" w:cs="Courier New"/>
            <w:color w:val="4E5B61"/>
            <w:sz w:val="16"/>
            <w:szCs w:val="16"/>
            <w:rPrChange w:author="Vaught, Jacob" w:date="2023-12-08T23:20:00Z" w:id="3387">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728E00"/>
            <w:sz w:val="16"/>
            <w:szCs w:val="16"/>
            <w:rPrChange w:author="Vaught, Jacob" w:date="2023-12-08T23:20:00Z" w:id="3388">
              <w:rPr>
                <w:rFonts w:ascii="Consolas" w:hAnsi="Consolas" w:eastAsia="Consolas" w:cs="Consolas"/>
                <w:color w:val="728E00"/>
                <w:sz w:val="16"/>
                <w:szCs w:val="16"/>
              </w:rPr>
            </w:rPrChange>
          </w:rPr>
          <w:delText>if</w:delText>
        </w:r>
        <w:r w:rsidRPr="007B56CB" w:rsidDel="00D660A2">
          <w:rPr>
            <w:rFonts w:ascii="Courier New" w:hAnsi="Courier New" w:eastAsia="Consolas" w:cs="Courier New"/>
            <w:color w:val="4E5B61"/>
            <w:sz w:val="16"/>
            <w:szCs w:val="16"/>
            <w:rPrChange w:author="Vaught, Jacob" w:date="2023-12-08T23:20:00Z" w:id="3389">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3390">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D35400"/>
            <w:sz w:val="16"/>
            <w:szCs w:val="16"/>
            <w:rPrChange w:author="Vaught, Jacob" w:date="2023-12-08T23:20:00Z" w:id="3391">
              <w:rPr>
                <w:rFonts w:ascii="Consolas" w:hAnsi="Consolas" w:eastAsia="Consolas" w:cs="Consolas"/>
                <w:color w:val="D35400"/>
                <w:sz w:val="16"/>
                <w:szCs w:val="16"/>
              </w:rPr>
            </w:rPrChange>
          </w:rPr>
          <w:delText>digitalRead</w:delText>
        </w:r>
        <w:r w:rsidRPr="007B56CB" w:rsidDel="00D660A2">
          <w:rPr>
            <w:rFonts w:ascii="Courier New" w:hAnsi="Courier New" w:eastAsia="Consolas" w:cs="Courier New"/>
            <w:color w:val="434F54"/>
            <w:sz w:val="16"/>
            <w:szCs w:val="16"/>
            <w:rPrChange w:author="Vaught, Jacob" w:date="2023-12-08T23:20:00Z" w:id="3392">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393">
              <w:rPr>
                <w:rFonts w:ascii="Consolas" w:hAnsi="Consolas" w:eastAsia="Consolas" w:cs="Consolas"/>
                <w:color w:val="4E5B61"/>
                <w:sz w:val="16"/>
                <w:szCs w:val="16"/>
              </w:rPr>
            </w:rPrChange>
          </w:rPr>
          <w:delText>greenButtonPin</w:delText>
        </w:r>
        <w:r w:rsidRPr="007B56CB" w:rsidDel="00D660A2">
          <w:rPr>
            <w:rFonts w:ascii="Courier New" w:hAnsi="Courier New" w:eastAsia="Consolas" w:cs="Courier New"/>
            <w:color w:val="434F54"/>
            <w:sz w:val="16"/>
            <w:szCs w:val="16"/>
            <w:rPrChange w:author="Vaught, Jacob" w:date="2023-12-08T23:20:00Z" w:id="3394">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395">
              <w:rPr>
                <w:rFonts w:ascii="Consolas" w:hAnsi="Consolas" w:eastAsia="Consolas" w:cs="Consolas"/>
                <w:color w:val="4E5B61"/>
                <w:sz w:val="16"/>
                <w:szCs w:val="16"/>
              </w:rPr>
            </w:rPrChange>
          </w:rPr>
          <w:delText xml:space="preserve"> == HIGH</w:delText>
        </w:r>
        <w:r w:rsidRPr="007B56CB" w:rsidDel="00D660A2">
          <w:rPr>
            <w:rFonts w:ascii="Courier New" w:hAnsi="Courier New" w:eastAsia="Consolas" w:cs="Courier New"/>
            <w:color w:val="434F54"/>
            <w:sz w:val="16"/>
            <w:szCs w:val="16"/>
            <w:rPrChange w:author="Vaught, Jacob" w:date="2023-12-08T23:20:00Z" w:id="3396">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397">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3398">
              <w:rPr>
                <w:rFonts w:ascii="Consolas" w:hAnsi="Consolas" w:eastAsia="Consolas" w:cs="Consolas"/>
                <w:color w:val="434F54"/>
                <w:sz w:val="16"/>
                <w:szCs w:val="16"/>
              </w:rPr>
            </w:rPrChange>
          </w:rPr>
          <w:delText>{</w:delText>
        </w:r>
      </w:del>
    </w:p>
    <w:p w:rsidRPr="007B56CB" w:rsidR="00022ED2" w:rsidDel="00D660A2" w:rsidP="004B7877" w:rsidRDefault="3A626A86" w14:paraId="3D6680A8" w14:textId="7C216F00">
      <w:pPr>
        <w:spacing w:after="0" w:line="240" w:lineRule="auto"/>
        <w:rPr>
          <w:del w:author="Vaught, Jacob" w:date="2023-12-09T00:25:00Z" w:id="3399"/>
          <w:rFonts w:ascii="Courier New" w:hAnsi="Courier New" w:cs="Courier New"/>
          <w:sz w:val="16"/>
          <w:szCs w:val="16"/>
          <w:rPrChange w:author="Vaught, Jacob" w:date="2023-12-08T23:20:00Z" w:id="3400">
            <w:rPr>
              <w:del w:author="Vaught, Jacob" w:date="2023-12-09T00:25:00Z" w:id="3401"/>
              <w:sz w:val="16"/>
              <w:szCs w:val="16"/>
            </w:rPr>
          </w:rPrChange>
        </w:rPr>
      </w:pPr>
      <w:del w:author="Vaught, Jacob" w:date="2023-12-09T00:25:00Z" w:id="3402">
        <w:r w:rsidRPr="007B56CB" w:rsidDel="00D660A2">
          <w:rPr>
            <w:rFonts w:ascii="Courier New" w:hAnsi="Courier New" w:eastAsia="Consolas" w:cs="Courier New"/>
            <w:color w:val="4E5B61"/>
            <w:sz w:val="16"/>
            <w:szCs w:val="16"/>
            <w:rPrChange w:author="Vaught, Jacob" w:date="2023-12-08T23:20:00Z" w:id="3403">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D35400"/>
            <w:sz w:val="16"/>
            <w:szCs w:val="16"/>
            <w:rPrChange w:author="Vaught, Jacob" w:date="2023-12-08T23:20:00Z" w:id="3404">
              <w:rPr>
                <w:rFonts w:ascii="Consolas" w:hAnsi="Consolas" w:eastAsia="Consolas" w:cs="Consolas"/>
                <w:color w:val="D35400"/>
                <w:sz w:val="16"/>
                <w:szCs w:val="16"/>
              </w:rPr>
            </w:rPrChange>
          </w:rPr>
          <w:delText>handleGreenButton</w:delText>
        </w:r>
        <w:r w:rsidRPr="007B56CB" w:rsidDel="00D660A2">
          <w:rPr>
            <w:rFonts w:ascii="Courier New" w:hAnsi="Courier New" w:eastAsia="Consolas" w:cs="Courier New"/>
            <w:color w:val="434F54"/>
            <w:sz w:val="16"/>
            <w:szCs w:val="16"/>
            <w:rPrChange w:author="Vaught, Jacob" w:date="2023-12-08T23:20:00Z" w:id="3405">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406">
              <w:rPr>
                <w:rFonts w:ascii="Consolas" w:hAnsi="Consolas" w:eastAsia="Consolas" w:cs="Consolas"/>
                <w:color w:val="4E5B61"/>
                <w:sz w:val="16"/>
                <w:szCs w:val="16"/>
              </w:rPr>
            </w:rPrChange>
          </w:rPr>
          <w:delText>;</w:delText>
        </w:r>
      </w:del>
    </w:p>
    <w:p w:rsidRPr="007B56CB" w:rsidR="00022ED2" w:rsidDel="00D660A2" w:rsidP="004B7877" w:rsidRDefault="3A626A86" w14:paraId="14D55C49" w14:textId="59E7B298">
      <w:pPr>
        <w:spacing w:after="0" w:line="240" w:lineRule="auto"/>
        <w:rPr>
          <w:del w:author="Vaught, Jacob" w:date="2023-12-09T00:25:00Z" w:id="3407"/>
          <w:rFonts w:ascii="Courier New" w:hAnsi="Courier New" w:cs="Courier New"/>
          <w:sz w:val="16"/>
          <w:szCs w:val="16"/>
          <w:rPrChange w:author="Vaught, Jacob" w:date="2023-12-08T23:20:00Z" w:id="3408">
            <w:rPr>
              <w:del w:author="Vaught, Jacob" w:date="2023-12-09T00:25:00Z" w:id="3409"/>
              <w:sz w:val="16"/>
              <w:szCs w:val="16"/>
            </w:rPr>
          </w:rPrChange>
        </w:rPr>
      </w:pPr>
      <w:del w:author="Vaught, Jacob" w:date="2023-12-09T00:25:00Z" w:id="3410">
        <w:r w:rsidRPr="007B56CB" w:rsidDel="00D660A2">
          <w:rPr>
            <w:rFonts w:ascii="Courier New" w:hAnsi="Courier New" w:eastAsia="Consolas" w:cs="Courier New"/>
            <w:color w:val="4E5B61"/>
            <w:sz w:val="16"/>
            <w:szCs w:val="16"/>
            <w:rPrChange w:author="Vaught, Jacob" w:date="2023-12-08T23:20:00Z" w:id="3411">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3412">
              <w:rPr>
                <w:rFonts w:ascii="Consolas" w:hAnsi="Consolas" w:eastAsia="Consolas" w:cs="Consolas"/>
                <w:color w:val="434F54"/>
                <w:sz w:val="16"/>
                <w:szCs w:val="16"/>
              </w:rPr>
            </w:rPrChange>
          </w:rPr>
          <w:delText>}</w:delText>
        </w:r>
      </w:del>
    </w:p>
    <w:p w:rsidRPr="007B56CB" w:rsidR="00022ED2" w:rsidDel="00D660A2" w:rsidP="004B7877" w:rsidRDefault="3A626A86" w14:paraId="1E4DFEC3" w14:textId="35C23E89">
      <w:pPr>
        <w:spacing w:after="0" w:line="240" w:lineRule="auto"/>
        <w:rPr>
          <w:del w:author="Vaught, Jacob" w:date="2023-12-09T00:25:00Z" w:id="3413"/>
          <w:rFonts w:ascii="Courier New" w:hAnsi="Courier New" w:cs="Courier New"/>
          <w:sz w:val="16"/>
          <w:szCs w:val="16"/>
          <w:rPrChange w:author="Vaught, Jacob" w:date="2023-12-08T23:20:00Z" w:id="3414">
            <w:rPr>
              <w:del w:author="Vaught, Jacob" w:date="2023-12-09T00:25:00Z" w:id="3415"/>
              <w:sz w:val="16"/>
              <w:szCs w:val="16"/>
            </w:rPr>
          </w:rPrChange>
        </w:rPr>
      </w:pPr>
      <w:del w:author="Vaught, Jacob" w:date="2023-12-09T00:25:00Z" w:id="3416">
        <w:r w:rsidRPr="007B56CB" w:rsidDel="00D660A2">
          <w:rPr>
            <w:rFonts w:ascii="Courier New" w:hAnsi="Courier New" w:eastAsia="Consolas" w:cs="Courier New"/>
            <w:color w:val="95A5A6"/>
            <w:sz w:val="16"/>
            <w:szCs w:val="16"/>
            <w:rPrChange w:author="Vaught, Jacob" w:date="2023-12-08T23:20:00Z" w:id="3417">
              <w:rPr>
                <w:rFonts w:ascii="Consolas" w:hAnsi="Consolas" w:eastAsia="Consolas" w:cs="Consolas"/>
                <w:color w:val="95A5A6"/>
                <w:sz w:val="16"/>
                <w:szCs w:val="16"/>
              </w:rPr>
            </w:rPrChange>
          </w:rPr>
          <w:delText xml:space="preserve">  // Check if the yellow button is pressed</w:delText>
        </w:r>
      </w:del>
    </w:p>
    <w:p w:rsidRPr="007B56CB" w:rsidR="00022ED2" w:rsidDel="00D660A2" w:rsidP="004B7877" w:rsidRDefault="3A626A86" w14:paraId="0D25CF26" w14:textId="5BEDFF80">
      <w:pPr>
        <w:spacing w:after="0" w:line="240" w:lineRule="auto"/>
        <w:rPr>
          <w:del w:author="Vaught, Jacob" w:date="2023-12-09T00:25:00Z" w:id="3418"/>
          <w:rFonts w:ascii="Courier New" w:hAnsi="Courier New" w:cs="Courier New"/>
          <w:sz w:val="16"/>
          <w:szCs w:val="16"/>
          <w:rPrChange w:author="Vaught, Jacob" w:date="2023-12-08T23:20:00Z" w:id="3419">
            <w:rPr>
              <w:del w:author="Vaught, Jacob" w:date="2023-12-09T00:25:00Z" w:id="3420"/>
              <w:sz w:val="16"/>
              <w:szCs w:val="16"/>
            </w:rPr>
          </w:rPrChange>
        </w:rPr>
      </w:pPr>
      <w:del w:author="Vaught, Jacob" w:date="2023-12-09T00:25:00Z" w:id="3421">
        <w:r w:rsidRPr="007B56CB" w:rsidDel="00D660A2">
          <w:rPr>
            <w:rFonts w:ascii="Courier New" w:hAnsi="Courier New" w:eastAsia="Consolas" w:cs="Courier New"/>
            <w:color w:val="4E5B61"/>
            <w:sz w:val="16"/>
            <w:szCs w:val="16"/>
            <w:rPrChange w:author="Vaught, Jacob" w:date="2023-12-08T23:20:00Z" w:id="3422">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728E00"/>
            <w:sz w:val="16"/>
            <w:szCs w:val="16"/>
            <w:rPrChange w:author="Vaught, Jacob" w:date="2023-12-08T23:20:00Z" w:id="3423">
              <w:rPr>
                <w:rFonts w:ascii="Consolas" w:hAnsi="Consolas" w:eastAsia="Consolas" w:cs="Consolas"/>
                <w:color w:val="728E00"/>
                <w:sz w:val="16"/>
                <w:szCs w:val="16"/>
              </w:rPr>
            </w:rPrChange>
          </w:rPr>
          <w:delText>if</w:delText>
        </w:r>
        <w:r w:rsidRPr="007B56CB" w:rsidDel="00D660A2">
          <w:rPr>
            <w:rFonts w:ascii="Courier New" w:hAnsi="Courier New" w:eastAsia="Consolas" w:cs="Courier New"/>
            <w:color w:val="4E5B61"/>
            <w:sz w:val="16"/>
            <w:szCs w:val="16"/>
            <w:rPrChange w:author="Vaught, Jacob" w:date="2023-12-08T23:20:00Z" w:id="3424">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3425">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D35400"/>
            <w:sz w:val="16"/>
            <w:szCs w:val="16"/>
            <w:rPrChange w:author="Vaught, Jacob" w:date="2023-12-08T23:20:00Z" w:id="3426">
              <w:rPr>
                <w:rFonts w:ascii="Consolas" w:hAnsi="Consolas" w:eastAsia="Consolas" w:cs="Consolas"/>
                <w:color w:val="D35400"/>
                <w:sz w:val="16"/>
                <w:szCs w:val="16"/>
              </w:rPr>
            </w:rPrChange>
          </w:rPr>
          <w:delText>digitalRead</w:delText>
        </w:r>
        <w:r w:rsidRPr="007B56CB" w:rsidDel="00D660A2">
          <w:rPr>
            <w:rFonts w:ascii="Courier New" w:hAnsi="Courier New" w:eastAsia="Consolas" w:cs="Courier New"/>
            <w:color w:val="434F54"/>
            <w:sz w:val="16"/>
            <w:szCs w:val="16"/>
            <w:rPrChange w:author="Vaught, Jacob" w:date="2023-12-08T23:20:00Z" w:id="3427">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428">
              <w:rPr>
                <w:rFonts w:ascii="Consolas" w:hAnsi="Consolas" w:eastAsia="Consolas" w:cs="Consolas"/>
                <w:color w:val="4E5B61"/>
                <w:sz w:val="16"/>
                <w:szCs w:val="16"/>
              </w:rPr>
            </w:rPrChange>
          </w:rPr>
          <w:delText>yellowButtonPin</w:delText>
        </w:r>
        <w:r w:rsidRPr="007B56CB" w:rsidDel="00D660A2">
          <w:rPr>
            <w:rFonts w:ascii="Courier New" w:hAnsi="Courier New" w:eastAsia="Consolas" w:cs="Courier New"/>
            <w:color w:val="434F54"/>
            <w:sz w:val="16"/>
            <w:szCs w:val="16"/>
            <w:rPrChange w:author="Vaught, Jacob" w:date="2023-12-08T23:20:00Z" w:id="3429">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430">
              <w:rPr>
                <w:rFonts w:ascii="Consolas" w:hAnsi="Consolas" w:eastAsia="Consolas" w:cs="Consolas"/>
                <w:color w:val="4E5B61"/>
                <w:sz w:val="16"/>
                <w:szCs w:val="16"/>
              </w:rPr>
            </w:rPrChange>
          </w:rPr>
          <w:delText xml:space="preserve"> == HIGH</w:delText>
        </w:r>
        <w:r w:rsidRPr="007B56CB" w:rsidDel="00D660A2">
          <w:rPr>
            <w:rFonts w:ascii="Courier New" w:hAnsi="Courier New" w:eastAsia="Consolas" w:cs="Courier New"/>
            <w:color w:val="434F54"/>
            <w:sz w:val="16"/>
            <w:szCs w:val="16"/>
            <w:rPrChange w:author="Vaught, Jacob" w:date="2023-12-08T23:20:00Z" w:id="3431">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432">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3433">
              <w:rPr>
                <w:rFonts w:ascii="Consolas" w:hAnsi="Consolas" w:eastAsia="Consolas" w:cs="Consolas"/>
                <w:color w:val="434F54"/>
                <w:sz w:val="16"/>
                <w:szCs w:val="16"/>
              </w:rPr>
            </w:rPrChange>
          </w:rPr>
          <w:delText>{</w:delText>
        </w:r>
      </w:del>
    </w:p>
    <w:p w:rsidRPr="007B56CB" w:rsidR="00022ED2" w:rsidDel="00D660A2" w:rsidP="004B7877" w:rsidRDefault="3A626A86" w14:paraId="1C1AEB17" w14:textId="161A2981">
      <w:pPr>
        <w:spacing w:after="0" w:line="240" w:lineRule="auto"/>
        <w:rPr>
          <w:del w:author="Vaught, Jacob" w:date="2023-12-09T00:25:00Z" w:id="3434"/>
          <w:rFonts w:ascii="Courier New" w:hAnsi="Courier New" w:cs="Courier New"/>
          <w:sz w:val="16"/>
          <w:szCs w:val="16"/>
          <w:rPrChange w:author="Vaught, Jacob" w:date="2023-12-08T23:20:00Z" w:id="3435">
            <w:rPr>
              <w:del w:author="Vaught, Jacob" w:date="2023-12-09T00:25:00Z" w:id="3436"/>
              <w:sz w:val="16"/>
              <w:szCs w:val="16"/>
            </w:rPr>
          </w:rPrChange>
        </w:rPr>
      </w:pPr>
      <w:del w:author="Vaught, Jacob" w:date="2023-12-09T00:25:00Z" w:id="3437">
        <w:r w:rsidRPr="007B56CB" w:rsidDel="00D660A2">
          <w:rPr>
            <w:rFonts w:ascii="Courier New" w:hAnsi="Courier New" w:eastAsia="Consolas" w:cs="Courier New"/>
            <w:color w:val="4E5B61"/>
            <w:sz w:val="16"/>
            <w:szCs w:val="16"/>
            <w:rPrChange w:author="Vaught, Jacob" w:date="2023-12-08T23:20:00Z" w:id="3438">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D35400"/>
            <w:sz w:val="16"/>
            <w:szCs w:val="16"/>
            <w:rPrChange w:author="Vaught, Jacob" w:date="2023-12-08T23:20:00Z" w:id="3439">
              <w:rPr>
                <w:rFonts w:ascii="Consolas" w:hAnsi="Consolas" w:eastAsia="Consolas" w:cs="Consolas"/>
                <w:color w:val="D35400"/>
                <w:sz w:val="16"/>
                <w:szCs w:val="16"/>
              </w:rPr>
            </w:rPrChange>
          </w:rPr>
          <w:delText>handleYellowButton</w:delText>
        </w:r>
        <w:r w:rsidRPr="007B56CB" w:rsidDel="00D660A2">
          <w:rPr>
            <w:rFonts w:ascii="Courier New" w:hAnsi="Courier New" w:eastAsia="Consolas" w:cs="Courier New"/>
            <w:color w:val="434F54"/>
            <w:sz w:val="16"/>
            <w:szCs w:val="16"/>
            <w:rPrChange w:author="Vaught, Jacob" w:date="2023-12-08T23:20:00Z" w:id="3440">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441">
              <w:rPr>
                <w:rFonts w:ascii="Consolas" w:hAnsi="Consolas" w:eastAsia="Consolas" w:cs="Consolas"/>
                <w:color w:val="4E5B61"/>
                <w:sz w:val="16"/>
                <w:szCs w:val="16"/>
              </w:rPr>
            </w:rPrChange>
          </w:rPr>
          <w:delText>;</w:delText>
        </w:r>
      </w:del>
    </w:p>
    <w:p w:rsidRPr="007B56CB" w:rsidR="00022ED2" w:rsidDel="00D660A2" w:rsidP="004B7877" w:rsidRDefault="3A626A86" w14:paraId="5F0EB780" w14:textId="02F13178">
      <w:pPr>
        <w:spacing w:after="0" w:line="240" w:lineRule="auto"/>
        <w:rPr>
          <w:del w:author="Vaught, Jacob" w:date="2023-12-09T00:25:00Z" w:id="3442"/>
          <w:rFonts w:ascii="Courier New" w:hAnsi="Courier New" w:cs="Courier New"/>
          <w:sz w:val="16"/>
          <w:szCs w:val="16"/>
          <w:rPrChange w:author="Vaught, Jacob" w:date="2023-12-08T23:20:00Z" w:id="3443">
            <w:rPr>
              <w:del w:author="Vaught, Jacob" w:date="2023-12-09T00:25:00Z" w:id="3444"/>
              <w:sz w:val="16"/>
              <w:szCs w:val="16"/>
            </w:rPr>
          </w:rPrChange>
        </w:rPr>
      </w:pPr>
      <w:del w:author="Vaught, Jacob" w:date="2023-12-09T00:25:00Z" w:id="3445">
        <w:r w:rsidRPr="007B56CB" w:rsidDel="00D660A2">
          <w:rPr>
            <w:rFonts w:ascii="Courier New" w:hAnsi="Courier New" w:eastAsia="Consolas" w:cs="Courier New"/>
            <w:color w:val="4E5B61"/>
            <w:sz w:val="16"/>
            <w:szCs w:val="16"/>
            <w:rPrChange w:author="Vaught, Jacob" w:date="2023-12-08T23:20:00Z" w:id="3446">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3447">
              <w:rPr>
                <w:rFonts w:ascii="Consolas" w:hAnsi="Consolas" w:eastAsia="Consolas" w:cs="Consolas"/>
                <w:color w:val="434F54"/>
                <w:sz w:val="16"/>
                <w:szCs w:val="16"/>
              </w:rPr>
            </w:rPrChange>
          </w:rPr>
          <w:delText>}</w:delText>
        </w:r>
      </w:del>
    </w:p>
    <w:p w:rsidRPr="007B56CB" w:rsidR="00022ED2" w:rsidDel="00D660A2" w:rsidP="004B7877" w:rsidRDefault="3A626A86" w14:paraId="6DC17870" w14:textId="72E98E24">
      <w:pPr>
        <w:spacing w:after="0" w:line="240" w:lineRule="auto"/>
        <w:rPr>
          <w:del w:author="Vaught, Jacob" w:date="2023-12-09T00:25:00Z" w:id="3448"/>
          <w:rFonts w:ascii="Courier New" w:hAnsi="Courier New" w:cs="Courier New"/>
          <w:sz w:val="16"/>
          <w:szCs w:val="16"/>
          <w:rPrChange w:author="Vaught, Jacob" w:date="2023-12-08T23:20:00Z" w:id="3449">
            <w:rPr>
              <w:del w:author="Vaught, Jacob" w:date="2023-12-09T00:25:00Z" w:id="3450"/>
              <w:sz w:val="16"/>
              <w:szCs w:val="16"/>
            </w:rPr>
          </w:rPrChange>
        </w:rPr>
      </w:pPr>
      <w:del w:author="Vaught, Jacob" w:date="2023-12-09T00:25:00Z" w:id="3451">
        <w:r w:rsidRPr="007B56CB" w:rsidDel="00D660A2">
          <w:rPr>
            <w:rFonts w:ascii="Courier New" w:hAnsi="Courier New" w:eastAsia="Consolas" w:cs="Courier New"/>
            <w:color w:val="434F54"/>
            <w:sz w:val="16"/>
            <w:szCs w:val="16"/>
            <w:rPrChange w:author="Vaught, Jacob" w:date="2023-12-08T23:20:00Z" w:id="3452">
              <w:rPr>
                <w:rFonts w:ascii="Consolas" w:hAnsi="Consolas" w:eastAsia="Consolas" w:cs="Consolas"/>
                <w:color w:val="434F54"/>
                <w:sz w:val="16"/>
                <w:szCs w:val="16"/>
              </w:rPr>
            </w:rPrChange>
          </w:rPr>
          <w:delText>}</w:delText>
        </w:r>
      </w:del>
    </w:p>
    <w:p w:rsidRPr="007B56CB" w:rsidR="00022ED2" w:rsidDel="00D660A2" w:rsidP="004B7877" w:rsidRDefault="3A626A86" w14:paraId="6A7234AB" w14:textId="3C9F34E1">
      <w:pPr>
        <w:spacing w:after="0" w:line="240" w:lineRule="auto"/>
        <w:rPr>
          <w:del w:author="Vaught, Jacob" w:date="2023-12-09T00:25:00Z" w:id="3453"/>
          <w:rFonts w:ascii="Courier New" w:hAnsi="Courier New" w:cs="Courier New"/>
          <w:sz w:val="16"/>
          <w:szCs w:val="16"/>
          <w:rPrChange w:author="Vaught, Jacob" w:date="2023-12-08T23:20:00Z" w:id="3454">
            <w:rPr>
              <w:del w:author="Vaught, Jacob" w:date="2023-12-09T00:25:00Z" w:id="3455"/>
              <w:sz w:val="16"/>
              <w:szCs w:val="16"/>
            </w:rPr>
          </w:rPrChange>
        </w:rPr>
      </w:pPr>
      <w:del w:author="Vaught, Jacob" w:date="2023-12-09T00:25:00Z" w:id="3456">
        <w:r w:rsidRPr="007B56CB" w:rsidDel="00D660A2">
          <w:rPr>
            <w:rFonts w:ascii="Courier New" w:hAnsi="Courier New" w:eastAsia="Consolas" w:cs="Courier New"/>
            <w:color w:val="00979D"/>
            <w:sz w:val="16"/>
            <w:szCs w:val="16"/>
            <w:rPrChange w:author="Vaught, Jacob" w:date="2023-12-08T23:20:00Z" w:id="3457">
              <w:rPr>
                <w:rFonts w:ascii="Consolas" w:hAnsi="Consolas" w:eastAsia="Consolas" w:cs="Consolas"/>
                <w:color w:val="00979D"/>
                <w:sz w:val="16"/>
                <w:szCs w:val="16"/>
              </w:rPr>
            </w:rPrChange>
          </w:rPr>
          <w:delText>void</w:delText>
        </w:r>
        <w:r w:rsidRPr="007B56CB" w:rsidDel="00D660A2">
          <w:rPr>
            <w:rFonts w:ascii="Courier New" w:hAnsi="Courier New" w:eastAsia="Consolas" w:cs="Courier New"/>
            <w:color w:val="4E5B61"/>
            <w:sz w:val="16"/>
            <w:szCs w:val="16"/>
            <w:rPrChange w:author="Vaught, Jacob" w:date="2023-12-08T23:20:00Z" w:id="3458">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D35400"/>
            <w:sz w:val="16"/>
            <w:szCs w:val="16"/>
            <w:rPrChange w:author="Vaught, Jacob" w:date="2023-12-08T23:20:00Z" w:id="3459">
              <w:rPr>
                <w:rFonts w:ascii="Consolas" w:hAnsi="Consolas" w:eastAsia="Consolas" w:cs="Consolas"/>
                <w:color w:val="D35400"/>
                <w:sz w:val="16"/>
                <w:szCs w:val="16"/>
              </w:rPr>
            </w:rPrChange>
          </w:rPr>
          <w:delText>readAndProcessSensors</w:delText>
        </w:r>
        <w:r w:rsidRPr="007B56CB" w:rsidDel="00D660A2">
          <w:rPr>
            <w:rFonts w:ascii="Courier New" w:hAnsi="Courier New" w:eastAsia="Consolas" w:cs="Courier New"/>
            <w:color w:val="434F54"/>
            <w:sz w:val="16"/>
            <w:szCs w:val="16"/>
            <w:rPrChange w:author="Vaught, Jacob" w:date="2023-12-08T23:20:00Z" w:id="3460">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461">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3462">
              <w:rPr>
                <w:rFonts w:ascii="Consolas" w:hAnsi="Consolas" w:eastAsia="Consolas" w:cs="Consolas"/>
                <w:color w:val="434F54"/>
                <w:sz w:val="16"/>
                <w:szCs w:val="16"/>
              </w:rPr>
            </w:rPrChange>
          </w:rPr>
          <w:delText>{</w:delText>
        </w:r>
      </w:del>
    </w:p>
    <w:p w:rsidRPr="007B56CB" w:rsidR="00022ED2" w:rsidDel="00D660A2" w:rsidP="004B7877" w:rsidRDefault="3A626A86" w14:paraId="4E536B49" w14:textId="2BC2FE6D">
      <w:pPr>
        <w:spacing w:after="0" w:line="240" w:lineRule="auto"/>
        <w:rPr>
          <w:del w:author="Vaught, Jacob" w:date="2023-12-09T00:25:00Z" w:id="3463"/>
          <w:rFonts w:ascii="Courier New" w:hAnsi="Courier New" w:cs="Courier New"/>
          <w:sz w:val="16"/>
          <w:szCs w:val="16"/>
          <w:rPrChange w:author="Vaught, Jacob" w:date="2023-12-08T23:20:00Z" w:id="3464">
            <w:rPr>
              <w:del w:author="Vaught, Jacob" w:date="2023-12-09T00:25:00Z" w:id="3465"/>
              <w:sz w:val="16"/>
              <w:szCs w:val="16"/>
            </w:rPr>
          </w:rPrChange>
        </w:rPr>
      </w:pPr>
      <w:del w:author="Vaught, Jacob" w:date="2023-12-09T00:25:00Z" w:id="3466">
        <w:r w:rsidRPr="007B56CB" w:rsidDel="00D660A2">
          <w:rPr>
            <w:rFonts w:ascii="Courier New" w:hAnsi="Courier New" w:eastAsia="Consolas" w:cs="Courier New"/>
            <w:color w:val="4E5B61"/>
            <w:sz w:val="16"/>
            <w:szCs w:val="16"/>
            <w:rPrChange w:author="Vaught, Jacob" w:date="2023-12-08T23:20:00Z" w:id="3467">
              <w:rPr>
                <w:rFonts w:ascii="Consolas" w:hAnsi="Consolas" w:eastAsia="Consolas" w:cs="Consolas"/>
                <w:color w:val="4E5B61"/>
                <w:sz w:val="16"/>
                <w:szCs w:val="16"/>
              </w:rPr>
            </w:rPrChange>
          </w:rPr>
          <w:delText xml:space="preserve">  sensorValueLeft = </w:delText>
        </w:r>
        <w:r w:rsidRPr="007B56CB" w:rsidDel="00D660A2">
          <w:rPr>
            <w:rFonts w:ascii="Courier New" w:hAnsi="Courier New" w:eastAsia="Consolas" w:cs="Courier New"/>
            <w:color w:val="D35400"/>
            <w:sz w:val="16"/>
            <w:szCs w:val="16"/>
            <w:rPrChange w:author="Vaught, Jacob" w:date="2023-12-08T23:20:00Z" w:id="3468">
              <w:rPr>
                <w:rFonts w:ascii="Consolas" w:hAnsi="Consolas" w:eastAsia="Consolas" w:cs="Consolas"/>
                <w:color w:val="D35400"/>
                <w:sz w:val="16"/>
                <w:szCs w:val="16"/>
              </w:rPr>
            </w:rPrChange>
          </w:rPr>
          <w:delText>analogRead</w:delText>
        </w:r>
        <w:r w:rsidRPr="007B56CB" w:rsidDel="00D660A2">
          <w:rPr>
            <w:rFonts w:ascii="Courier New" w:hAnsi="Courier New" w:eastAsia="Consolas" w:cs="Courier New"/>
            <w:color w:val="434F54"/>
            <w:sz w:val="16"/>
            <w:szCs w:val="16"/>
            <w:rPrChange w:author="Vaught, Jacob" w:date="2023-12-08T23:20:00Z" w:id="3469">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470">
              <w:rPr>
                <w:rFonts w:ascii="Consolas" w:hAnsi="Consolas" w:eastAsia="Consolas" w:cs="Consolas"/>
                <w:color w:val="4E5B61"/>
                <w:sz w:val="16"/>
                <w:szCs w:val="16"/>
              </w:rPr>
            </w:rPrChange>
          </w:rPr>
          <w:delText>sensorLeft</w:delText>
        </w:r>
        <w:r w:rsidRPr="007B56CB" w:rsidDel="00D660A2">
          <w:rPr>
            <w:rFonts w:ascii="Courier New" w:hAnsi="Courier New" w:eastAsia="Consolas" w:cs="Courier New"/>
            <w:color w:val="434F54"/>
            <w:sz w:val="16"/>
            <w:szCs w:val="16"/>
            <w:rPrChange w:author="Vaught, Jacob" w:date="2023-12-08T23:20:00Z" w:id="3471">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472">
              <w:rPr>
                <w:rFonts w:ascii="Consolas" w:hAnsi="Consolas" w:eastAsia="Consolas" w:cs="Consolas"/>
                <w:color w:val="4E5B61"/>
                <w:sz w:val="16"/>
                <w:szCs w:val="16"/>
              </w:rPr>
            </w:rPrChange>
          </w:rPr>
          <w:delText>;</w:delText>
        </w:r>
      </w:del>
    </w:p>
    <w:p w:rsidRPr="007B56CB" w:rsidR="00022ED2" w:rsidDel="00D660A2" w:rsidP="004B7877" w:rsidRDefault="3A626A86" w14:paraId="53AD31F3" w14:textId="45D88B0A">
      <w:pPr>
        <w:spacing w:after="0" w:line="240" w:lineRule="auto"/>
        <w:rPr>
          <w:del w:author="Vaught, Jacob" w:date="2023-12-09T00:25:00Z" w:id="3473"/>
          <w:rFonts w:ascii="Courier New" w:hAnsi="Courier New" w:cs="Courier New"/>
          <w:sz w:val="16"/>
          <w:szCs w:val="16"/>
          <w:rPrChange w:author="Vaught, Jacob" w:date="2023-12-08T23:20:00Z" w:id="3474">
            <w:rPr>
              <w:del w:author="Vaught, Jacob" w:date="2023-12-09T00:25:00Z" w:id="3475"/>
              <w:sz w:val="16"/>
              <w:szCs w:val="16"/>
            </w:rPr>
          </w:rPrChange>
        </w:rPr>
      </w:pPr>
      <w:del w:author="Vaught, Jacob" w:date="2023-12-09T00:25:00Z" w:id="3476">
        <w:r w:rsidRPr="007B56CB" w:rsidDel="00D660A2">
          <w:rPr>
            <w:rFonts w:ascii="Courier New" w:hAnsi="Courier New" w:eastAsia="Consolas" w:cs="Courier New"/>
            <w:color w:val="4E5B61"/>
            <w:sz w:val="16"/>
            <w:szCs w:val="16"/>
            <w:rPrChange w:author="Vaught, Jacob" w:date="2023-12-08T23:20:00Z" w:id="3477">
              <w:rPr>
                <w:rFonts w:ascii="Consolas" w:hAnsi="Consolas" w:eastAsia="Consolas" w:cs="Consolas"/>
                <w:color w:val="4E5B61"/>
                <w:sz w:val="16"/>
                <w:szCs w:val="16"/>
              </w:rPr>
            </w:rPrChange>
          </w:rPr>
          <w:delText xml:space="preserve">  sensorValueRight = </w:delText>
        </w:r>
        <w:r w:rsidRPr="007B56CB" w:rsidDel="00D660A2">
          <w:rPr>
            <w:rFonts w:ascii="Courier New" w:hAnsi="Courier New" w:eastAsia="Consolas" w:cs="Courier New"/>
            <w:color w:val="D35400"/>
            <w:sz w:val="16"/>
            <w:szCs w:val="16"/>
            <w:rPrChange w:author="Vaught, Jacob" w:date="2023-12-08T23:20:00Z" w:id="3478">
              <w:rPr>
                <w:rFonts w:ascii="Consolas" w:hAnsi="Consolas" w:eastAsia="Consolas" w:cs="Consolas"/>
                <w:color w:val="D35400"/>
                <w:sz w:val="16"/>
                <w:szCs w:val="16"/>
              </w:rPr>
            </w:rPrChange>
          </w:rPr>
          <w:delText>analogRead</w:delText>
        </w:r>
        <w:r w:rsidRPr="007B56CB" w:rsidDel="00D660A2">
          <w:rPr>
            <w:rFonts w:ascii="Courier New" w:hAnsi="Courier New" w:eastAsia="Consolas" w:cs="Courier New"/>
            <w:color w:val="434F54"/>
            <w:sz w:val="16"/>
            <w:szCs w:val="16"/>
            <w:rPrChange w:author="Vaught, Jacob" w:date="2023-12-08T23:20:00Z" w:id="3479">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480">
              <w:rPr>
                <w:rFonts w:ascii="Consolas" w:hAnsi="Consolas" w:eastAsia="Consolas" w:cs="Consolas"/>
                <w:color w:val="4E5B61"/>
                <w:sz w:val="16"/>
                <w:szCs w:val="16"/>
              </w:rPr>
            </w:rPrChange>
          </w:rPr>
          <w:delText>sensorRight</w:delText>
        </w:r>
        <w:r w:rsidRPr="007B56CB" w:rsidDel="00D660A2">
          <w:rPr>
            <w:rFonts w:ascii="Courier New" w:hAnsi="Courier New" w:eastAsia="Consolas" w:cs="Courier New"/>
            <w:color w:val="434F54"/>
            <w:sz w:val="16"/>
            <w:szCs w:val="16"/>
            <w:rPrChange w:author="Vaught, Jacob" w:date="2023-12-08T23:20:00Z" w:id="3481">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482">
              <w:rPr>
                <w:rFonts w:ascii="Consolas" w:hAnsi="Consolas" w:eastAsia="Consolas" w:cs="Consolas"/>
                <w:color w:val="4E5B61"/>
                <w:sz w:val="16"/>
                <w:szCs w:val="16"/>
              </w:rPr>
            </w:rPrChange>
          </w:rPr>
          <w:delText>;</w:delText>
        </w:r>
      </w:del>
    </w:p>
    <w:p w:rsidRPr="007B56CB" w:rsidR="00022ED2" w:rsidDel="00D660A2" w:rsidP="004B7877" w:rsidRDefault="00022ED2" w14:paraId="5E450C06" w14:textId="1F5AEBBB">
      <w:pPr>
        <w:spacing w:after="0" w:line="240" w:lineRule="auto"/>
        <w:rPr>
          <w:del w:author="Vaught, Jacob" w:date="2023-12-09T00:25:00Z" w:id="3483"/>
          <w:rFonts w:ascii="Courier New" w:hAnsi="Courier New" w:eastAsia="Consolas" w:cs="Courier New"/>
          <w:color w:val="4E5B61"/>
          <w:sz w:val="16"/>
          <w:szCs w:val="16"/>
          <w:rPrChange w:author="Vaught, Jacob" w:date="2023-12-08T23:20:00Z" w:id="3484">
            <w:rPr>
              <w:del w:author="Vaught, Jacob" w:date="2023-12-09T00:25:00Z" w:id="3485"/>
              <w:rFonts w:ascii="Consolas" w:hAnsi="Consolas" w:eastAsia="Consolas" w:cs="Consolas"/>
              <w:color w:val="4E5B61"/>
              <w:sz w:val="16"/>
              <w:szCs w:val="16"/>
            </w:rPr>
          </w:rPrChange>
        </w:rPr>
      </w:pPr>
    </w:p>
    <w:p w:rsidRPr="007B56CB" w:rsidR="00022ED2" w:rsidDel="00D660A2" w:rsidP="004B7877" w:rsidRDefault="3A626A86" w14:paraId="665989DE" w14:textId="38F1567F">
      <w:pPr>
        <w:spacing w:after="0" w:line="240" w:lineRule="auto"/>
        <w:rPr>
          <w:del w:author="Vaught, Jacob" w:date="2023-12-09T00:25:00Z" w:id="3486"/>
          <w:rFonts w:ascii="Courier New" w:hAnsi="Courier New" w:cs="Courier New"/>
          <w:sz w:val="16"/>
          <w:szCs w:val="16"/>
          <w:rPrChange w:author="Vaught, Jacob" w:date="2023-12-08T23:20:00Z" w:id="3487">
            <w:rPr>
              <w:del w:author="Vaught, Jacob" w:date="2023-12-09T00:25:00Z" w:id="3488"/>
              <w:sz w:val="16"/>
              <w:szCs w:val="16"/>
            </w:rPr>
          </w:rPrChange>
        </w:rPr>
      </w:pPr>
      <w:del w:author="Vaught, Jacob" w:date="2023-12-09T00:25:00Z" w:id="3489">
        <w:r w:rsidRPr="007B56CB" w:rsidDel="00D660A2">
          <w:rPr>
            <w:rFonts w:ascii="Courier New" w:hAnsi="Courier New" w:eastAsia="Consolas" w:cs="Courier New"/>
            <w:color w:val="4E5B61"/>
            <w:sz w:val="16"/>
            <w:szCs w:val="16"/>
            <w:rPrChange w:author="Vaught, Jacob" w:date="2023-12-08T23:20:00Z" w:id="3490">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728E00"/>
            <w:sz w:val="16"/>
            <w:szCs w:val="16"/>
            <w:rPrChange w:author="Vaught, Jacob" w:date="2023-12-08T23:20:00Z" w:id="3491">
              <w:rPr>
                <w:rFonts w:ascii="Consolas" w:hAnsi="Consolas" w:eastAsia="Consolas" w:cs="Consolas"/>
                <w:color w:val="728E00"/>
                <w:sz w:val="16"/>
                <w:szCs w:val="16"/>
              </w:rPr>
            </w:rPrChange>
          </w:rPr>
          <w:delText>if</w:delText>
        </w:r>
        <w:r w:rsidRPr="007B56CB" w:rsidDel="00D660A2">
          <w:rPr>
            <w:rFonts w:ascii="Courier New" w:hAnsi="Courier New" w:eastAsia="Consolas" w:cs="Courier New"/>
            <w:color w:val="4E5B61"/>
            <w:sz w:val="16"/>
            <w:szCs w:val="16"/>
            <w:rPrChange w:author="Vaught, Jacob" w:date="2023-12-08T23:20:00Z" w:id="3492">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3493">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494">
              <w:rPr>
                <w:rFonts w:ascii="Consolas" w:hAnsi="Consolas" w:eastAsia="Consolas" w:cs="Consolas"/>
                <w:color w:val="4E5B61"/>
                <w:sz w:val="16"/>
                <w:szCs w:val="16"/>
              </w:rPr>
            </w:rPrChange>
          </w:rPr>
          <w:delText xml:space="preserve">sensorValueLeft &lt;= </w:delText>
        </w:r>
        <w:r w:rsidRPr="007B56CB" w:rsidDel="00D660A2">
          <w:rPr>
            <w:rFonts w:ascii="Courier New" w:hAnsi="Courier New" w:eastAsia="Consolas" w:cs="Courier New"/>
            <w:color w:val="005C5F"/>
            <w:sz w:val="16"/>
            <w:szCs w:val="16"/>
            <w:rPrChange w:author="Vaught, Jacob" w:date="2023-12-08T23:20:00Z" w:id="3495">
              <w:rPr>
                <w:rFonts w:ascii="Consolas" w:hAnsi="Consolas" w:eastAsia="Consolas" w:cs="Consolas"/>
                <w:color w:val="005C5F"/>
                <w:sz w:val="16"/>
                <w:szCs w:val="16"/>
              </w:rPr>
            </w:rPrChange>
          </w:rPr>
          <w:delText>20</w:delText>
        </w:r>
        <w:r w:rsidRPr="007B56CB" w:rsidDel="00D660A2">
          <w:rPr>
            <w:rFonts w:ascii="Courier New" w:hAnsi="Courier New" w:eastAsia="Consolas" w:cs="Courier New"/>
            <w:color w:val="4E5B61"/>
            <w:sz w:val="16"/>
            <w:szCs w:val="16"/>
            <w:rPrChange w:author="Vaught, Jacob" w:date="2023-12-08T23:20:00Z" w:id="3496">
              <w:rPr>
                <w:rFonts w:ascii="Consolas" w:hAnsi="Consolas" w:eastAsia="Consolas" w:cs="Consolas"/>
                <w:color w:val="4E5B61"/>
                <w:sz w:val="16"/>
                <w:szCs w:val="16"/>
              </w:rPr>
            </w:rPrChange>
          </w:rPr>
          <w:delText xml:space="preserve"> &amp;&amp; sensorValueRight &lt;= </w:delText>
        </w:r>
        <w:r w:rsidRPr="007B56CB" w:rsidDel="00D660A2">
          <w:rPr>
            <w:rFonts w:ascii="Courier New" w:hAnsi="Courier New" w:eastAsia="Consolas" w:cs="Courier New"/>
            <w:color w:val="005C5F"/>
            <w:sz w:val="16"/>
            <w:szCs w:val="16"/>
            <w:rPrChange w:author="Vaught, Jacob" w:date="2023-12-08T23:20:00Z" w:id="3497">
              <w:rPr>
                <w:rFonts w:ascii="Consolas" w:hAnsi="Consolas" w:eastAsia="Consolas" w:cs="Consolas"/>
                <w:color w:val="005C5F"/>
                <w:sz w:val="16"/>
                <w:szCs w:val="16"/>
              </w:rPr>
            </w:rPrChange>
          </w:rPr>
          <w:delText>20</w:delText>
        </w:r>
        <w:r w:rsidRPr="007B56CB" w:rsidDel="00D660A2">
          <w:rPr>
            <w:rFonts w:ascii="Courier New" w:hAnsi="Courier New" w:eastAsia="Consolas" w:cs="Courier New"/>
            <w:color w:val="434F54"/>
            <w:sz w:val="16"/>
            <w:szCs w:val="16"/>
            <w:rPrChange w:author="Vaught, Jacob" w:date="2023-12-08T23:20:00Z" w:id="3498">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499">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3500">
              <w:rPr>
                <w:rFonts w:ascii="Consolas" w:hAnsi="Consolas" w:eastAsia="Consolas" w:cs="Consolas"/>
                <w:color w:val="434F54"/>
                <w:sz w:val="16"/>
                <w:szCs w:val="16"/>
              </w:rPr>
            </w:rPrChange>
          </w:rPr>
          <w:delText>{</w:delText>
        </w:r>
      </w:del>
    </w:p>
    <w:p w:rsidRPr="007B56CB" w:rsidR="00022ED2" w:rsidDel="00D660A2" w:rsidP="004B7877" w:rsidRDefault="3A626A86" w14:paraId="42EE524E" w14:textId="6A0E507D">
      <w:pPr>
        <w:spacing w:after="0" w:line="240" w:lineRule="auto"/>
        <w:rPr>
          <w:del w:author="Vaught, Jacob" w:date="2023-12-09T00:25:00Z" w:id="3501"/>
          <w:rFonts w:ascii="Courier New" w:hAnsi="Courier New" w:cs="Courier New"/>
          <w:sz w:val="16"/>
          <w:szCs w:val="16"/>
          <w:rPrChange w:author="Vaught, Jacob" w:date="2023-12-08T23:20:00Z" w:id="3502">
            <w:rPr>
              <w:del w:author="Vaught, Jacob" w:date="2023-12-09T00:25:00Z" w:id="3503"/>
              <w:sz w:val="16"/>
              <w:szCs w:val="16"/>
            </w:rPr>
          </w:rPrChange>
        </w:rPr>
      </w:pPr>
      <w:del w:author="Vaught, Jacob" w:date="2023-12-09T00:25:00Z" w:id="3504">
        <w:r w:rsidRPr="007B56CB" w:rsidDel="00D660A2">
          <w:rPr>
            <w:rFonts w:ascii="Courier New" w:hAnsi="Courier New" w:eastAsia="Consolas" w:cs="Courier New"/>
            <w:color w:val="4E5B61"/>
            <w:sz w:val="16"/>
            <w:szCs w:val="16"/>
            <w:rPrChange w:author="Vaught, Jacob" w:date="2023-12-08T23:20:00Z" w:id="3505">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D35400"/>
            <w:sz w:val="16"/>
            <w:szCs w:val="16"/>
            <w:rPrChange w:author="Vaught, Jacob" w:date="2023-12-08T23:20:00Z" w:id="3506">
              <w:rPr>
                <w:rFonts w:ascii="Consolas" w:hAnsi="Consolas" w:eastAsia="Consolas" w:cs="Consolas"/>
                <w:color w:val="D35400"/>
                <w:sz w:val="16"/>
                <w:szCs w:val="16"/>
              </w:rPr>
            </w:rPrChange>
          </w:rPr>
          <w:delText>handleRedButton</w:delText>
        </w:r>
        <w:r w:rsidRPr="007B56CB" w:rsidDel="00D660A2">
          <w:rPr>
            <w:rFonts w:ascii="Courier New" w:hAnsi="Courier New" w:eastAsia="Consolas" w:cs="Courier New"/>
            <w:color w:val="434F54"/>
            <w:sz w:val="16"/>
            <w:szCs w:val="16"/>
            <w:rPrChange w:author="Vaught, Jacob" w:date="2023-12-08T23:20:00Z" w:id="3507">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508">
              <w:rPr>
                <w:rFonts w:ascii="Consolas" w:hAnsi="Consolas" w:eastAsia="Consolas" w:cs="Consolas"/>
                <w:color w:val="4E5B61"/>
                <w:sz w:val="16"/>
                <w:szCs w:val="16"/>
              </w:rPr>
            </w:rPrChange>
          </w:rPr>
          <w:delText>;</w:delText>
        </w:r>
        <w:r w:rsidRPr="007B56CB" w:rsidDel="00D660A2">
          <w:rPr>
            <w:rFonts w:ascii="Courier New" w:hAnsi="Courier New" w:eastAsia="Consolas" w:cs="Courier New"/>
            <w:color w:val="95A5A6"/>
            <w:sz w:val="16"/>
            <w:szCs w:val="16"/>
            <w:rPrChange w:author="Vaught, Jacob" w:date="2023-12-08T23:20:00Z" w:id="3509">
              <w:rPr>
                <w:rFonts w:ascii="Consolas" w:hAnsi="Consolas" w:eastAsia="Consolas" w:cs="Consolas"/>
                <w:color w:val="95A5A6"/>
                <w:sz w:val="16"/>
                <w:szCs w:val="16"/>
              </w:rPr>
            </w:rPrChange>
          </w:rPr>
          <w:delText xml:space="preserve">  // Activate stop mode if both sensors read 0</w:delText>
        </w:r>
      </w:del>
    </w:p>
    <w:p w:rsidRPr="007B56CB" w:rsidR="00022ED2" w:rsidDel="00D660A2" w:rsidP="004B7877" w:rsidRDefault="3A626A86" w14:paraId="599C6F4C" w14:textId="7CCB4D01">
      <w:pPr>
        <w:spacing w:after="0" w:line="240" w:lineRule="auto"/>
        <w:rPr>
          <w:del w:author="Vaught, Jacob" w:date="2023-12-09T00:25:00Z" w:id="3510"/>
          <w:rFonts w:ascii="Courier New" w:hAnsi="Courier New" w:cs="Courier New"/>
          <w:sz w:val="16"/>
          <w:szCs w:val="16"/>
          <w:rPrChange w:author="Vaught, Jacob" w:date="2023-12-08T23:20:00Z" w:id="3511">
            <w:rPr>
              <w:del w:author="Vaught, Jacob" w:date="2023-12-09T00:25:00Z" w:id="3512"/>
              <w:sz w:val="16"/>
              <w:szCs w:val="16"/>
            </w:rPr>
          </w:rPrChange>
        </w:rPr>
      </w:pPr>
      <w:del w:author="Vaught, Jacob" w:date="2023-12-09T00:25:00Z" w:id="3513">
        <w:r w:rsidRPr="007B56CB" w:rsidDel="00D660A2">
          <w:rPr>
            <w:rFonts w:ascii="Courier New" w:hAnsi="Courier New" w:eastAsia="Consolas" w:cs="Courier New"/>
            <w:color w:val="4E5B61"/>
            <w:sz w:val="16"/>
            <w:szCs w:val="16"/>
            <w:rPrChange w:author="Vaught, Jacob" w:date="2023-12-08T23:20:00Z" w:id="3514">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3515">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516">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728E00"/>
            <w:sz w:val="16"/>
            <w:szCs w:val="16"/>
            <w:rPrChange w:author="Vaught, Jacob" w:date="2023-12-08T23:20:00Z" w:id="3517">
              <w:rPr>
                <w:rFonts w:ascii="Consolas" w:hAnsi="Consolas" w:eastAsia="Consolas" w:cs="Consolas"/>
                <w:color w:val="728E00"/>
                <w:sz w:val="16"/>
                <w:szCs w:val="16"/>
              </w:rPr>
            </w:rPrChange>
          </w:rPr>
          <w:delText>else</w:delText>
        </w:r>
        <w:r w:rsidRPr="007B56CB" w:rsidDel="00D660A2">
          <w:rPr>
            <w:rFonts w:ascii="Courier New" w:hAnsi="Courier New" w:eastAsia="Consolas" w:cs="Courier New"/>
            <w:color w:val="4E5B61"/>
            <w:sz w:val="16"/>
            <w:szCs w:val="16"/>
            <w:rPrChange w:author="Vaught, Jacob" w:date="2023-12-08T23:20:00Z" w:id="3518">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3519">
              <w:rPr>
                <w:rFonts w:ascii="Consolas" w:hAnsi="Consolas" w:eastAsia="Consolas" w:cs="Consolas"/>
                <w:color w:val="434F54"/>
                <w:sz w:val="16"/>
                <w:szCs w:val="16"/>
              </w:rPr>
            </w:rPrChange>
          </w:rPr>
          <w:delText>{</w:delText>
        </w:r>
      </w:del>
    </w:p>
    <w:p w:rsidRPr="007B56CB" w:rsidR="00022ED2" w:rsidDel="00D660A2" w:rsidP="004B7877" w:rsidRDefault="3A626A86" w14:paraId="0372CD8D" w14:textId="7E2E371B">
      <w:pPr>
        <w:spacing w:after="0" w:line="240" w:lineRule="auto"/>
        <w:rPr>
          <w:del w:author="Vaught, Jacob" w:date="2023-12-09T00:25:00Z" w:id="3520"/>
          <w:rFonts w:ascii="Courier New" w:hAnsi="Courier New" w:cs="Courier New"/>
          <w:sz w:val="16"/>
          <w:szCs w:val="16"/>
          <w:rPrChange w:author="Vaught, Jacob" w:date="2023-12-08T23:20:00Z" w:id="3521">
            <w:rPr>
              <w:del w:author="Vaught, Jacob" w:date="2023-12-09T00:25:00Z" w:id="3522"/>
              <w:sz w:val="16"/>
              <w:szCs w:val="16"/>
            </w:rPr>
          </w:rPrChange>
        </w:rPr>
      </w:pPr>
      <w:del w:author="Vaught, Jacob" w:date="2023-12-09T00:25:00Z" w:id="3523">
        <w:r w:rsidRPr="007B56CB" w:rsidDel="00D660A2">
          <w:rPr>
            <w:rFonts w:ascii="Courier New" w:hAnsi="Courier New" w:eastAsia="Consolas" w:cs="Courier New"/>
            <w:color w:val="4E5B61"/>
            <w:sz w:val="16"/>
            <w:szCs w:val="16"/>
            <w:rPrChange w:author="Vaught, Jacob" w:date="2023-12-08T23:20:00Z" w:id="3524">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D35400"/>
            <w:sz w:val="16"/>
            <w:szCs w:val="16"/>
            <w:rPrChange w:author="Vaught, Jacob" w:date="2023-12-08T23:20:00Z" w:id="3525">
              <w:rPr>
                <w:rFonts w:ascii="Consolas" w:hAnsi="Consolas" w:eastAsia="Consolas" w:cs="Consolas"/>
                <w:color w:val="D35400"/>
                <w:sz w:val="16"/>
                <w:szCs w:val="16"/>
              </w:rPr>
            </w:rPrChange>
          </w:rPr>
          <w:delText>calculatePID</w:delText>
        </w:r>
        <w:r w:rsidRPr="007B56CB" w:rsidDel="00D660A2">
          <w:rPr>
            <w:rFonts w:ascii="Courier New" w:hAnsi="Courier New" w:eastAsia="Consolas" w:cs="Courier New"/>
            <w:color w:val="434F54"/>
            <w:sz w:val="16"/>
            <w:szCs w:val="16"/>
            <w:rPrChange w:author="Vaught, Jacob" w:date="2023-12-08T23:20:00Z" w:id="3526">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527">
              <w:rPr>
                <w:rFonts w:ascii="Consolas" w:hAnsi="Consolas" w:eastAsia="Consolas" w:cs="Consolas"/>
                <w:color w:val="4E5B61"/>
                <w:sz w:val="16"/>
                <w:szCs w:val="16"/>
              </w:rPr>
            </w:rPrChange>
          </w:rPr>
          <w:delText>sensorValueLeft, sensorValueRight</w:delText>
        </w:r>
        <w:r w:rsidRPr="007B56CB" w:rsidDel="00D660A2">
          <w:rPr>
            <w:rFonts w:ascii="Courier New" w:hAnsi="Courier New" w:eastAsia="Consolas" w:cs="Courier New"/>
            <w:color w:val="434F54"/>
            <w:sz w:val="16"/>
            <w:szCs w:val="16"/>
            <w:rPrChange w:author="Vaught, Jacob" w:date="2023-12-08T23:20:00Z" w:id="3528">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529">
              <w:rPr>
                <w:rFonts w:ascii="Consolas" w:hAnsi="Consolas" w:eastAsia="Consolas" w:cs="Consolas"/>
                <w:color w:val="4E5B61"/>
                <w:sz w:val="16"/>
                <w:szCs w:val="16"/>
              </w:rPr>
            </w:rPrChange>
          </w:rPr>
          <w:delText>;</w:delText>
        </w:r>
      </w:del>
    </w:p>
    <w:p w:rsidRPr="007B56CB" w:rsidR="00022ED2" w:rsidDel="00D660A2" w:rsidP="004B7877" w:rsidRDefault="3A626A86" w14:paraId="30D58970" w14:textId="0C4728E2">
      <w:pPr>
        <w:spacing w:after="0" w:line="240" w:lineRule="auto"/>
        <w:rPr>
          <w:del w:author="Vaught, Jacob" w:date="2023-12-09T00:25:00Z" w:id="3530"/>
          <w:rFonts w:ascii="Courier New" w:hAnsi="Courier New" w:cs="Courier New"/>
          <w:sz w:val="16"/>
          <w:szCs w:val="16"/>
          <w:rPrChange w:author="Vaught, Jacob" w:date="2023-12-08T23:20:00Z" w:id="3531">
            <w:rPr>
              <w:del w:author="Vaught, Jacob" w:date="2023-12-09T00:25:00Z" w:id="3532"/>
              <w:sz w:val="16"/>
              <w:szCs w:val="16"/>
            </w:rPr>
          </w:rPrChange>
        </w:rPr>
      </w:pPr>
      <w:del w:author="Vaught, Jacob" w:date="2023-12-09T00:25:00Z" w:id="3533">
        <w:r w:rsidRPr="007B56CB" w:rsidDel="00D660A2">
          <w:rPr>
            <w:rFonts w:ascii="Courier New" w:hAnsi="Courier New" w:eastAsia="Consolas" w:cs="Courier New"/>
            <w:color w:val="4E5B61"/>
            <w:sz w:val="16"/>
            <w:szCs w:val="16"/>
            <w:rPrChange w:author="Vaught, Jacob" w:date="2023-12-08T23:20:00Z" w:id="3534">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D35400"/>
            <w:sz w:val="16"/>
            <w:szCs w:val="16"/>
            <w:rPrChange w:author="Vaught, Jacob" w:date="2023-12-08T23:20:00Z" w:id="3535">
              <w:rPr>
                <w:rFonts w:ascii="Consolas" w:hAnsi="Consolas" w:eastAsia="Consolas" w:cs="Consolas"/>
                <w:color w:val="D35400"/>
                <w:sz w:val="16"/>
                <w:szCs w:val="16"/>
              </w:rPr>
            </w:rPrChange>
          </w:rPr>
          <w:delText>updateLastSensorValues</w:delText>
        </w:r>
        <w:r w:rsidRPr="007B56CB" w:rsidDel="00D660A2">
          <w:rPr>
            <w:rFonts w:ascii="Courier New" w:hAnsi="Courier New" w:eastAsia="Consolas" w:cs="Courier New"/>
            <w:color w:val="434F54"/>
            <w:sz w:val="16"/>
            <w:szCs w:val="16"/>
            <w:rPrChange w:author="Vaught, Jacob" w:date="2023-12-08T23:20:00Z" w:id="3536">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537">
              <w:rPr>
                <w:rFonts w:ascii="Consolas" w:hAnsi="Consolas" w:eastAsia="Consolas" w:cs="Consolas"/>
                <w:color w:val="4E5B61"/>
                <w:sz w:val="16"/>
                <w:szCs w:val="16"/>
              </w:rPr>
            </w:rPrChange>
          </w:rPr>
          <w:delText>sensorValueLeft, sensorValueRight</w:delText>
        </w:r>
        <w:r w:rsidRPr="007B56CB" w:rsidDel="00D660A2">
          <w:rPr>
            <w:rFonts w:ascii="Courier New" w:hAnsi="Courier New" w:eastAsia="Consolas" w:cs="Courier New"/>
            <w:color w:val="434F54"/>
            <w:sz w:val="16"/>
            <w:szCs w:val="16"/>
            <w:rPrChange w:author="Vaught, Jacob" w:date="2023-12-08T23:20:00Z" w:id="3538">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539">
              <w:rPr>
                <w:rFonts w:ascii="Consolas" w:hAnsi="Consolas" w:eastAsia="Consolas" w:cs="Consolas"/>
                <w:color w:val="4E5B61"/>
                <w:sz w:val="16"/>
                <w:szCs w:val="16"/>
              </w:rPr>
            </w:rPrChange>
          </w:rPr>
          <w:delText>;</w:delText>
        </w:r>
      </w:del>
    </w:p>
    <w:p w:rsidRPr="007B56CB" w:rsidR="00022ED2" w:rsidDel="00D660A2" w:rsidP="004B7877" w:rsidRDefault="3A626A86" w14:paraId="2A083A30" w14:textId="7663298C">
      <w:pPr>
        <w:spacing w:after="0" w:line="240" w:lineRule="auto"/>
        <w:rPr>
          <w:del w:author="Vaught, Jacob" w:date="2023-12-09T00:25:00Z" w:id="3540"/>
          <w:rFonts w:ascii="Courier New" w:hAnsi="Courier New" w:cs="Courier New"/>
          <w:sz w:val="16"/>
          <w:szCs w:val="16"/>
          <w:rPrChange w:author="Vaught, Jacob" w:date="2023-12-08T23:20:00Z" w:id="3541">
            <w:rPr>
              <w:del w:author="Vaught, Jacob" w:date="2023-12-09T00:25:00Z" w:id="3542"/>
              <w:sz w:val="16"/>
              <w:szCs w:val="16"/>
            </w:rPr>
          </w:rPrChange>
        </w:rPr>
      </w:pPr>
      <w:del w:author="Vaught, Jacob" w:date="2023-12-09T00:25:00Z" w:id="3543">
        <w:r w:rsidRPr="007B56CB" w:rsidDel="00D660A2">
          <w:rPr>
            <w:rFonts w:ascii="Courier New" w:hAnsi="Courier New" w:eastAsia="Consolas" w:cs="Courier New"/>
            <w:color w:val="4E5B61"/>
            <w:sz w:val="16"/>
            <w:szCs w:val="16"/>
            <w:rPrChange w:author="Vaught, Jacob" w:date="2023-12-08T23:20:00Z" w:id="3544">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3545">
              <w:rPr>
                <w:rFonts w:ascii="Consolas" w:hAnsi="Consolas" w:eastAsia="Consolas" w:cs="Consolas"/>
                <w:color w:val="434F54"/>
                <w:sz w:val="16"/>
                <w:szCs w:val="16"/>
              </w:rPr>
            </w:rPrChange>
          </w:rPr>
          <w:delText>}</w:delText>
        </w:r>
      </w:del>
    </w:p>
    <w:p w:rsidRPr="007B56CB" w:rsidR="00022ED2" w:rsidDel="00D660A2" w:rsidP="004B7877" w:rsidRDefault="3A626A86" w14:paraId="5895A206" w14:textId="3EAD5B75">
      <w:pPr>
        <w:spacing w:after="0" w:line="240" w:lineRule="auto"/>
        <w:rPr>
          <w:del w:author="Vaught, Jacob" w:date="2023-12-09T00:25:00Z" w:id="3546"/>
          <w:rFonts w:ascii="Courier New" w:hAnsi="Courier New" w:cs="Courier New"/>
          <w:sz w:val="16"/>
          <w:szCs w:val="16"/>
          <w:rPrChange w:author="Vaught, Jacob" w:date="2023-12-08T23:20:00Z" w:id="3547">
            <w:rPr>
              <w:del w:author="Vaught, Jacob" w:date="2023-12-09T00:25:00Z" w:id="3548"/>
              <w:sz w:val="16"/>
              <w:szCs w:val="16"/>
            </w:rPr>
          </w:rPrChange>
        </w:rPr>
      </w:pPr>
      <w:del w:author="Vaught, Jacob" w:date="2023-12-09T00:25:00Z" w:id="3549">
        <w:r w:rsidRPr="007B56CB" w:rsidDel="00D660A2">
          <w:rPr>
            <w:rFonts w:ascii="Courier New" w:hAnsi="Courier New" w:eastAsia="Consolas" w:cs="Courier New"/>
            <w:color w:val="434F54"/>
            <w:sz w:val="16"/>
            <w:szCs w:val="16"/>
            <w:rPrChange w:author="Vaught, Jacob" w:date="2023-12-08T23:20:00Z" w:id="3550">
              <w:rPr>
                <w:rFonts w:ascii="Consolas" w:hAnsi="Consolas" w:eastAsia="Consolas" w:cs="Consolas"/>
                <w:color w:val="434F54"/>
                <w:sz w:val="16"/>
                <w:szCs w:val="16"/>
              </w:rPr>
            </w:rPrChange>
          </w:rPr>
          <w:delText>}</w:delText>
        </w:r>
      </w:del>
    </w:p>
    <w:p w:rsidRPr="007B56CB" w:rsidR="00022ED2" w:rsidDel="00D660A2" w:rsidP="004B7877" w:rsidRDefault="3A626A86" w14:paraId="7218801B" w14:textId="3835BBFB">
      <w:pPr>
        <w:spacing w:after="0" w:line="240" w:lineRule="auto"/>
        <w:rPr>
          <w:del w:author="Vaught, Jacob" w:date="2023-12-09T00:25:00Z" w:id="3551"/>
          <w:rFonts w:ascii="Courier New" w:hAnsi="Courier New" w:cs="Courier New"/>
          <w:sz w:val="16"/>
          <w:szCs w:val="16"/>
          <w:rPrChange w:author="Vaught, Jacob" w:date="2023-12-08T23:20:00Z" w:id="3552">
            <w:rPr>
              <w:del w:author="Vaught, Jacob" w:date="2023-12-09T00:25:00Z" w:id="3553"/>
              <w:sz w:val="16"/>
              <w:szCs w:val="16"/>
            </w:rPr>
          </w:rPrChange>
        </w:rPr>
      </w:pPr>
      <w:del w:author="Vaught, Jacob" w:date="2023-12-09T00:25:00Z" w:id="3554">
        <w:r w:rsidRPr="007B56CB" w:rsidDel="00D660A2">
          <w:rPr>
            <w:rFonts w:ascii="Courier New" w:hAnsi="Courier New" w:eastAsia="Consolas" w:cs="Courier New"/>
            <w:color w:val="00979D"/>
            <w:sz w:val="16"/>
            <w:szCs w:val="16"/>
            <w:rPrChange w:author="Vaught, Jacob" w:date="2023-12-08T23:20:00Z" w:id="3555">
              <w:rPr>
                <w:rFonts w:ascii="Consolas" w:hAnsi="Consolas" w:eastAsia="Consolas" w:cs="Consolas"/>
                <w:color w:val="00979D"/>
                <w:sz w:val="16"/>
                <w:szCs w:val="16"/>
              </w:rPr>
            </w:rPrChange>
          </w:rPr>
          <w:delText>void</w:delText>
        </w:r>
        <w:r w:rsidRPr="007B56CB" w:rsidDel="00D660A2">
          <w:rPr>
            <w:rFonts w:ascii="Courier New" w:hAnsi="Courier New" w:eastAsia="Consolas" w:cs="Courier New"/>
            <w:color w:val="4E5B61"/>
            <w:sz w:val="16"/>
            <w:szCs w:val="16"/>
            <w:rPrChange w:author="Vaught, Jacob" w:date="2023-12-08T23:20:00Z" w:id="3556">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D35400"/>
            <w:sz w:val="16"/>
            <w:szCs w:val="16"/>
            <w:rPrChange w:author="Vaught, Jacob" w:date="2023-12-08T23:20:00Z" w:id="3557">
              <w:rPr>
                <w:rFonts w:ascii="Consolas" w:hAnsi="Consolas" w:eastAsia="Consolas" w:cs="Consolas"/>
                <w:color w:val="D35400"/>
                <w:sz w:val="16"/>
                <w:szCs w:val="16"/>
              </w:rPr>
            </w:rPrChange>
          </w:rPr>
          <w:delText>calculatePID</w:delText>
        </w:r>
        <w:r w:rsidRPr="007B56CB" w:rsidDel="00D660A2">
          <w:rPr>
            <w:rFonts w:ascii="Courier New" w:hAnsi="Courier New" w:eastAsia="Consolas" w:cs="Courier New"/>
            <w:color w:val="434F54"/>
            <w:sz w:val="16"/>
            <w:szCs w:val="16"/>
            <w:rPrChange w:author="Vaught, Jacob" w:date="2023-12-08T23:20:00Z" w:id="3558">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00979D"/>
            <w:sz w:val="16"/>
            <w:szCs w:val="16"/>
            <w:rPrChange w:author="Vaught, Jacob" w:date="2023-12-08T23:20:00Z" w:id="3559">
              <w:rPr>
                <w:rFonts w:ascii="Consolas" w:hAnsi="Consolas" w:eastAsia="Consolas" w:cs="Consolas"/>
                <w:color w:val="00979D"/>
                <w:sz w:val="16"/>
                <w:szCs w:val="16"/>
              </w:rPr>
            </w:rPrChange>
          </w:rPr>
          <w:delText>int</w:delText>
        </w:r>
        <w:r w:rsidRPr="007B56CB" w:rsidDel="00D660A2">
          <w:rPr>
            <w:rFonts w:ascii="Courier New" w:hAnsi="Courier New" w:eastAsia="Consolas" w:cs="Courier New"/>
            <w:color w:val="4E5B61"/>
            <w:sz w:val="16"/>
            <w:szCs w:val="16"/>
            <w:rPrChange w:author="Vaught, Jacob" w:date="2023-12-08T23:20:00Z" w:id="3560">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3561">
              <w:rPr>
                <w:rFonts w:ascii="Consolas" w:hAnsi="Consolas" w:eastAsia="Consolas" w:cs="Consolas"/>
                <w:color w:val="434F54"/>
                <w:sz w:val="16"/>
                <w:szCs w:val="16"/>
              </w:rPr>
            </w:rPrChange>
          </w:rPr>
          <w:delText>sensorValueLeft</w:delText>
        </w:r>
        <w:r w:rsidRPr="007B56CB" w:rsidDel="00D660A2">
          <w:rPr>
            <w:rFonts w:ascii="Courier New" w:hAnsi="Courier New" w:eastAsia="Consolas" w:cs="Courier New"/>
            <w:color w:val="4E5B61"/>
            <w:sz w:val="16"/>
            <w:szCs w:val="16"/>
            <w:rPrChange w:author="Vaught, Jacob" w:date="2023-12-08T23:20:00Z" w:id="3562">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00979D"/>
            <w:sz w:val="16"/>
            <w:szCs w:val="16"/>
            <w:rPrChange w:author="Vaught, Jacob" w:date="2023-12-08T23:20:00Z" w:id="3563">
              <w:rPr>
                <w:rFonts w:ascii="Consolas" w:hAnsi="Consolas" w:eastAsia="Consolas" w:cs="Consolas"/>
                <w:color w:val="00979D"/>
                <w:sz w:val="16"/>
                <w:szCs w:val="16"/>
              </w:rPr>
            </w:rPrChange>
          </w:rPr>
          <w:delText>int</w:delText>
        </w:r>
        <w:r w:rsidRPr="007B56CB" w:rsidDel="00D660A2">
          <w:rPr>
            <w:rFonts w:ascii="Courier New" w:hAnsi="Courier New" w:eastAsia="Consolas" w:cs="Courier New"/>
            <w:color w:val="4E5B61"/>
            <w:sz w:val="16"/>
            <w:szCs w:val="16"/>
            <w:rPrChange w:author="Vaught, Jacob" w:date="2023-12-08T23:20:00Z" w:id="3564">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3565">
              <w:rPr>
                <w:rFonts w:ascii="Consolas" w:hAnsi="Consolas" w:eastAsia="Consolas" w:cs="Consolas"/>
                <w:color w:val="434F54"/>
                <w:sz w:val="16"/>
                <w:szCs w:val="16"/>
              </w:rPr>
            </w:rPrChange>
          </w:rPr>
          <w:delText>sensorValueRight)</w:delText>
        </w:r>
        <w:r w:rsidRPr="007B56CB" w:rsidDel="00D660A2">
          <w:rPr>
            <w:rFonts w:ascii="Courier New" w:hAnsi="Courier New" w:eastAsia="Consolas" w:cs="Courier New"/>
            <w:color w:val="4E5B61"/>
            <w:sz w:val="16"/>
            <w:szCs w:val="16"/>
            <w:rPrChange w:author="Vaught, Jacob" w:date="2023-12-08T23:20:00Z" w:id="3566">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3567">
              <w:rPr>
                <w:rFonts w:ascii="Consolas" w:hAnsi="Consolas" w:eastAsia="Consolas" w:cs="Consolas"/>
                <w:color w:val="434F54"/>
                <w:sz w:val="16"/>
                <w:szCs w:val="16"/>
              </w:rPr>
            </w:rPrChange>
          </w:rPr>
          <w:delText>{</w:delText>
        </w:r>
      </w:del>
    </w:p>
    <w:p w:rsidRPr="007B56CB" w:rsidR="00022ED2" w:rsidDel="00D660A2" w:rsidP="004B7877" w:rsidRDefault="3A626A86" w14:paraId="0EFC8DEF" w14:textId="7E136132">
      <w:pPr>
        <w:spacing w:after="0" w:line="240" w:lineRule="auto"/>
        <w:rPr>
          <w:del w:author="Vaught, Jacob" w:date="2023-12-09T00:25:00Z" w:id="3568"/>
          <w:rFonts w:ascii="Courier New" w:hAnsi="Courier New" w:cs="Courier New"/>
          <w:sz w:val="16"/>
          <w:szCs w:val="16"/>
          <w:rPrChange w:author="Vaught, Jacob" w:date="2023-12-08T23:20:00Z" w:id="3569">
            <w:rPr>
              <w:del w:author="Vaught, Jacob" w:date="2023-12-09T00:25:00Z" w:id="3570"/>
              <w:sz w:val="16"/>
              <w:szCs w:val="16"/>
            </w:rPr>
          </w:rPrChange>
        </w:rPr>
      </w:pPr>
      <w:del w:author="Vaught, Jacob" w:date="2023-12-09T00:25:00Z" w:id="3571">
        <w:r w:rsidRPr="007B56CB" w:rsidDel="00D660A2">
          <w:rPr>
            <w:rFonts w:ascii="Courier New" w:hAnsi="Courier New" w:eastAsia="Consolas" w:cs="Courier New"/>
            <w:color w:val="4E5B61"/>
            <w:sz w:val="16"/>
            <w:szCs w:val="16"/>
            <w:rPrChange w:author="Vaught, Jacob" w:date="2023-12-08T23:20:00Z" w:id="3572">
              <w:rPr>
                <w:rFonts w:ascii="Consolas" w:hAnsi="Consolas" w:eastAsia="Consolas" w:cs="Consolas"/>
                <w:color w:val="4E5B61"/>
                <w:sz w:val="16"/>
                <w:szCs w:val="16"/>
              </w:rPr>
            </w:rPrChange>
          </w:rPr>
          <w:delText xml:space="preserve">  positionError = center + sensorValueLeft - sensorValueRight;</w:delText>
        </w:r>
        <w:r w:rsidRPr="007B56CB" w:rsidDel="00D660A2">
          <w:rPr>
            <w:rFonts w:ascii="Courier New" w:hAnsi="Courier New" w:eastAsia="Consolas" w:cs="Courier New"/>
            <w:color w:val="95A5A6"/>
            <w:sz w:val="16"/>
            <w:szCs w:val="16"/>
            <w:rPrChange w:author="Vaught, Jacob" w:date="2023-12-08T23:20:00Z" w:id="3573">
              <w:rPr>
                <w:rFonts w:ascii="Consolas" w:hAnsi="Consolas" w:eastAsia="Consolas" w:cs="Consolas"/>
                <w:color w:val="95A5A6"/>
                <w:sz w:val="16"/>
                <w:szCs w:val="16"/>
              </w:rPr>
            </w:rPrChange>
          </w:rPr>
          <w:delText xml:space="preserve"> // Calculate position error + what the code should aim for</w:delText>
        </w:r>
      </w:del>
    </w:p>
    <w:p w:rsidRPr="007B56CB" w:rsidR="00022ED2" w:rsidDel="00D660A2" w:rsidP="004B7877" w:rsidRDefault="3A626A86" w14:paraId="3A512782" w14:textId="18C7EDF2">
      <w:pPr>
        <w:spacing w:after="0" w:line="240" w:lineRule="auto"/>
        <w:rPr>
          <w:del w:author="Vaught, Jacob" w:date="2023-12-09T00:25:00Z" w:id="3574"/>
          <w:rFonts w:ascii="Courier New" w:hAnsi="Courier New" w:cs="Courier New"/>
          <w:sz w:val="16"/>
          <w:szCs w:val="16"/>
          <w:rPrChange w:author="Vaught, Jacob" w:date="2023-12-08T23:20:00Z" w:id="3575">
            <w:rPr>
              <w:del w:author="Vaught, Jacob" w:date="2023-12-09T00:25:00Z" w:id="3576"/>
              <w:sz w:val="16"/>
              <w:szCs w:val="16"/>
            </w:rPr>
          </w:rPrChange>
        </w:rPr>
      </w:pPr>
      <w:del w:author="Vaught, Jacob" w:date="2023-12-09T00:25:00Z" w:id="3577">
        <w:r w:rsidRPr="007B56CB" w:rsidDel="00D660A2">
          <w:rPr>
            <w:rFonts w:ascii="Courier New" w:hAnsi="Courier New" w:eastAsia="Consolas" w:cs="Courier New"/>
            <w:color w:val="4E5B61"/>
            <w:sz w:val="16"/>
            <w:szCs w:val="16"/>
            <w:rPrChange w:author="Vaught, Jacob" w:date="2023-12-08T23:20:00Z" w:id="3578">
              <w:rPr>
                <w:rFonts w:ascii="Consolas" w:hAnsi="Consolas" w:eastAsia="Consolas" w:cs="Consolas"/>
                <w:color w:val="4E5B61"/>
                <w:sz w:val="16"/>
                <w:szCs w:val="16"/>
              </w:rPr>
            </w:rPrChange>
          </w:rPr>
          <w:delText xml:space="preserve">  integral += positionError;</w:delText>
        </w:r>
        <w:r w:rsidRPr="007B56CB" w:rsidDel="00D660A2">
          <w:rPr>
            <w:rFonts w:ascii="Courier New" w:hAnsi="Courier New" w:eastAsia="Consolas" w:cs="Courier New"/>
            <w:color w:val="95A5A6"/>
            <w:sz w:val="16"/>
            <w:szCs w:val="16"/>
            <w:rPrChange w:author="Vaught, Jacob" w:date="2023-12-08T23:20:00Z" w:id="3579">
              <w:rPr>
                <w:rFonts w:ascii="Consolas" w:hAnsi="Consolas" w:eastAsia="Consolas" w:cs="Consolas"/>
                <w:color w:val="95A5A6"/>
                <w:sz w:val="16"/>
                <w:szCs w:val="16"/>
              </w:rPr>
            </w:rPrChange>
          </w:rPr>
          <w:delText xml:space="preserve">  // Accumulate the integral (sum of errors)</w:delText>
        </w:r>
      </w:del>
    </w:p>
    <w:p w:rsidRPr="007B56CB" w:rsidR="00022ED2" w:rsidDel="00D660A2" w:rsidP="004B7877" w:rsidRDefault="3A626A86" w14:paraId="39A39E34" w14:textId="3FA416A1">
      <w:pPr>
        <w:spacing w:after="0" w:line="240" w:lineRule="auto"/>
        <w:rPr>
          <w:del w:author="Vaught, Jacob" w:date="2023-12-09T00:25:00Z" w:id="3580"/>
          <w:rFonts w:ascii="Courier New" w:hAnsi="Courier New" w:cs="Courier New"/>
          <w:sz w:val="16"/>
          <w:szCs w:val="16"/>
          <w:rPrChange w:author="Vaught, Jacob" w:date="2023-12-08T23:20:00Z" w:id="3581">
            <w:rPr>
              <w:del w:author="Vaught, Jacob" w:date="2023-12-09T00:25:00Z" w:id="3582"/>
              <w:sz w:val="16"/>
              <w:szCs w:val="16"/>
            </w:rPr>
          </w:rPrChange>
        </w:rPr>
      </w:pPr>
      <w:del w:author="Vaught, Jacob" w:date="2023-12-09T00:25:00Z" w:id="3583">
        <w:r w:rsidRPr="007B56CB" w:rsidDel="00D660A2">
          <w:rPr>
            <w:rFonts w:ascii="Courier New" w:hAnsi="Courier New" w:eastAsia="Consolas" w:cs="Courier New"/>
            <w:color w:val="4E5B61"/>
            <w:sz w:val="16"/>
            <w:szCs w:val="16"/>
            <w:rPrChange w:author="Vaught, Jacob" w:date="2023-12-08T23:20:00Z" w:id="3584">
              <w:rPr>
                <w:rFonts w:ascii="Consolas" w:hAnsi="Consolas" w:eastAsia="Consolas" w:cs="Consolas"/>
                <w:color w:val="4E5B61"/>
                <w:sz w:val="16"/>
                <w:szCs w:val="16"/>
              </w:rPr>
            </w:rPrChange>
          </w:rPr>
          <w:delText xml:space="preserve">  derivative = </w:delText>
        </w:r>
        <w:r w:rsidRPr="007B56CB" w:rsidDel="00D660A2">
          <w:rPr>
            <w:rFonts w:ascii="Courier New" w:hAnsi="Courier New" w:eastAsia="Consolas" w:cs="Courier New"/>
            <w:color w:val="434F54"/>
            <w:sz w:val="16"/>
            <w:szCs w:val="16"/>
            <w:rPrChange w:author="Vaught, Jacob" w:date="2023-12-08T23:20:00Z" w:id="3585">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586">
              <w:rPr>
                <w:rFonts w:ascii="Consolas" w:hAnsi="Consolas" w:eastAsia="Consolas" w:cs="Consolas"/>
                <w:color w:val="4E5B61"/>
                <w:sz w:val="16"/>
                <w:szCs w:val="16"/>
              </w:rPr>
            </w:rPrChange>
          </w:rPr>
          <w:delText>sensorValueLeft - lastSensorValueLeft</w:delText>
        </w:r>
        <w:r w:rsidRPr="007B56CB" w:rsidDel="00D660A2">
          <w:rPr>
            <w:rFonts w:ascii="Courier New" w:hAnsi="Courier New" w:eastAsia="Consolas" w:cs="Courier New"/>
            <w:color w:val="434F54"/>
            <w:sz w:val="16"/>
            <w:szCs w:val="16"/>
            <w:rPrChange w:author="Vaught, Jacob" w:date="2023-12-08T23:20:00Z" w:id="3587">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588">
              <w:rPr>
                <w:rFonts w:ascii="Consolas" w:hAnsi="Consolas" w:eastAsia="Consolas" w:cs="Consolas"/>
                <w:color w:val="4E5B61"/>
                <w:sz w:val="16"/>
                <w:szCs w:val="16"/>
              </w:rPr>
            </w:rPrChange>
          </w:rPr>
          <w:delText xml:space="preserve"> - </w:delText>
        </w:r>
        <w:r w:rsidRPr="007B56CB" w:rsidDel="00D660A2">
          <w:rPr>
            <w:rFonts w:ascii="Courier New" w:hAnsi="Courier New" w:eastAsia="Consolas" w:cs="Courier New"/>
            <w:color w:val="434F54"/>
            <w:sz w:val="16"/>
            <w:szCs w:val="16"/>
            <w:rPrChange w:author="Vaught, Jacob" w:date="2023-12-08T23:20:00Z" w:id="3589">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590">
              <w:rPr>
                <w:rFonts w:ascii="Consolas" w:hAnsi="Consolas" w:eastAsia="Consolas" w:cs="Consolas"/>
                <w:color w:val="4E5B61"/>
                <w:sz w:val="16"/>
                <w:szCs w:val="16"/>
              </w:rPr>
            </w:rPrChange>
          </w:rPr>
          <w:delText>sensorValueRight - lastSensorValueRight</w:delText>
        </w:r>
        <w:r w:rsidRPr="007B56CB" w:rsidDel="00D660A2">
          <w:rPr>
            <w:rFonts w:ascii="Courier New" w:hAnsi="Courier New" w:eastAsia="Consolas" w:cs="Courier New"/>
            <w:color w:val="434F54"/>
            <w:sz w:val="16"/>
            <w:szCs w:val="16"/>
            <w:rPrChange w:author="Vaught, Jacob" w:date="2023-12-08T23:20:00Z" w:id="3591">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592">
              <w:rPr>
                <w:rFonts w:ascii="Consolas" w:hAnsi="Consolas" w:eastAsia="Consolas" w:cs="Consolas"/>
                <w:color w:val="4E5B61"/>
                <w:sz w:val="16"/>
                <w:szCs w:val="16"/>
              </w:rPr>
            </w:rPrChange>
          </w:rPr>
          <w:delText>;</w:delText>
        </w:r>
        <w:r w:rsidRPr="007B56CB" w:rsidDel="00D660A2">
          <w:rPr>
            <w:rFonts w:ascii="Courier New" w:hAnsi="Courier New" w:eastAsia="Consolas" w:cs="Courier New"/>
            <w:color w:val="95A5A6"/>
            <w:sz w:val="16"/>
            <w:szCs w:val="16"/>
            <w:rPrChange w:author="Vaught, Jacob" w:date="2023-12-08T23:20:00Z" w:id="3593">
              <w:rPr>
                <w:rFonts w:ascii="Consolas" w:hAnsi="Consolas" w:eastAsia="Consolas" w:cs="Consolas"/>
                <w:color w:val="95A5A6"/>
                <w:sz w:val="16"/>
                <w:szCs w:val="16"/>
              </w:rPr>
            </w:rPrChange>
          </w:rPr>
          <w:delText xml:space="preserve">  // Compute the derivative (rate of change of error)</w:delText>
        </w:r>
      </w:del>
    </w:p>
    <w:p w:rsidRPr="007B56CB" w:rsidR="00022ED2" w:rsidDel="00D660A2" w:rsidP="004B7877" w:rsidRDefault="3A626A86" w14:paraId="4B3EABFC" w14:textId="49697BB7">
      <w:pPr>
        <w:spacing w:after="0" w:line="240" w:lineRule="auto"/>
        <w:rPr>
          <w:del w:author="Vaught, Jacob" w:date="2023-12-09T00:25:00Z" w:id="3594"/>
          <w:rFonts w:ascii="Courier New" w:hAnsi="Courier New" w:cs="Courier New"/>
          <w:sz w:val="16"/>
          <w:szCs w:val="16"/>
          <w:rPrChange w:author="Vaught, Jacob" w:date="2023-12-08T23:20:00Z" w:id="3595">
            <w:rPr>
              <w:del w:author="Vaught, Jacob" w:date="2023-12-09T00:25:00Z" w:id="3596"/>
              <w:sz w:val="16"/>
              <w:szCs w:val="16"/>
            </w:rPr>
          </w:rPrChange>
        </w:rPr>
      </w:pPr>
      <w:del w:author="Vaught, Jacob" w:date="2023-12-09T00:25:00Z" w:id="3597">
        <w:r w:rsidRPr="007B56CB" w:rsidDel="00D660A2">
          <w:rPr>
            <w:rFonts w:ascii="Courier New" w:hAnsi="Courier New" w:eastAsia="Consolas" w:cs="Courier New"/>
            <w:color w:val="4E5B61"/>
            <w:sz w:val="16"/>
            <w:szCs w:val="16"/>
            <w:rPrChange w:author="Vaught, Jacob" w:date="2023-12-08T23:20:00Z" w:id="3598">
              <w:rPr>
                <w:rFonts w:ascii="Consolas" w:hAnsi="Consolas" w:eastAsia="Consolas" w:cs="Consolas"/>
                <w:color w:val="4E5B61"/>
                <w:sz w:val="16"/>
                <w:szCs w:val="16"/>
              </w:rPr>
            </w:rPrChange>
          </w:rPr>
          <w:delText xml:space="preserve">  correction = Kp * positionError + Ki * integral + Kd * derivative;</w:delText>
        </w:r>
        <w:r w:rsidRPr="007B56CB" w:rsidDel="00D660A2">
          <w:rPr>
            <w:rFonts w:ascii="Courier New" w:hAnsi="Courier New" w:eastAsia="Consolas" w:cs="Courier New"/>
            <w:color w:val="95A5A6"/>
            <w:sz w:val="16"/>
            <w:szCs w:val="16"/>
            <w:rPrChange w:author="Vaught, Jacob" w:date="2023-12-08T23:20:00Z" w:id="3599">
              <w:rPr>
                <w:rFonts w:ascii="Consolas" w:hAnsi="Consolas" w:eastAsia="Consolas" w:cs="Consolas"/>
                <w:color w:val="95A5A6"/>
                <w:sz w:val="16"/>
                <w:szCs w:val="16"/>
              </w:rPr>
            </w:rPrChange>
          </w:rPr>
          <w:delText xml:space="preserve">  // Calculate the PID correction</w:delText>
        </w:r>
      </w:del>
    </w:p>
    <w:p w:rsidRPr="007B56CB" w:rsidR="00022ED2" w:rsidDel="00D660A2" w:rsidP="004B7877" w:rsidRDefault="3A626A86" w14:paraId="338F3AF2" w14:textId="3C3D96C5">
      <w:pPr>
        <w:spacing w:after="0" w:line="240" w:lineRule="auto"/>
        <w:rPr>
          <w:del w:author="Vaught, Jacob" w:date="2023-12-09T00:25:00Z" w:id="3600"/>
          <w:rFonts w:ascii="Courier New" w:hAnsi="Courier New" w:cs="Courier New"/>
          <w:sz w:val="16"/>
          <w:szCs w:val="16"/>
          <w:rPrChange w:author="Vaught, Jacob" w:date="2023-12-08T23:20:00Z" w:id="3601">
            <w:rPr>
              <w:del w:author="Vaught, Jacob" w:date="2023-12-09T00:25:00Z" w:id="3602"/>
              <w:sz w:val="16"/>
              <w:szCs w:val="16"/>
            </w:rPr>
          </w:rPrChange>
        </w:rPr>
      </w:pPr>
      <w:del w:author="Vaught, Jacob" w:date="2023-12-09T00:25:00Z" w:id="3603">
        <w:r w:rsidRPr="007B56CB" w:rsidDel="00D660A2">
          <w:rPr>
            <w:rFonts w:ascii="Courier New" w:hAnsi="Courier New" w:eastAsia="Consolas" w:cs="Courier New"/>
            <w:color w:val="434F54"/>
            <w:sz w:val="16"/>
            <w:szCs w:val="16"/>
            <w:rPrChange w:author="Vaught, Jacob" w:date="2023-12-08T23:20:00Z" w:id="3604">
              <w:rPr>
                <w:rFonts w:ascii="Consolas" w:hAnsi="Consolas" w:eastAsia="Consolas" w:cs="Consolas"/>
                <w:color w:val="434F54"/>
                <w:sz w:val="16"/>
                <w:szCs w:val="16"/>
              </w:rPr>
            </w:rPrChange>
          </w:rPr>
          <w:delText>}</w:delText>
        </w:r>
      </w:del>
    </w:p>
    <w:p w:rsidRPr="007B56CB" w:rsidR="00022ED2" w:rsidDel="00D660A2" w:rsidP="004B7877" w:rsidRDefault="3A626A86" w14:paraId="5F3471F0" w14:textId="0A2C8C9D">
      <w:pPr>
        <w:spacing w:after="0" w:line="240" w:lineRule="auto"/>
        <w:rPr>
          <w:del w:author="Vaught, Jacob" w:date="2023-12-09T00:25:00Z" w:id="3605"/>
          <w:rFonts w:ascii="Courier New" w:hAnsi="Courier New" w:cs="Courier New"/>
          <w:sz w:val="16"/>
          <w:szCs w:val="16"/>
          <w:rPrChange w:author="Vaught, Jacob" w:date="2023-12-08T23:20:00Z" w:id="3606">
            <w:rPr>
              <w:del w:author="Vaught, Jacob" w:date="2023-12-09T00:25:00Z" w:id="3607"/>
              <w:sz w:val="16"/>
              <w:szCs w:val="16"/>
            </w:rPr>
          </w:rPrChange>
        </w:rPr>
      </w:pPr>
      <w:del w:author="Vaught, Jacob" w:date="2023-12-09T00:25:00Z" w:id="3608">
        <w:r w:rsidRPr="007B56CB" w:rsidDel="00D660A2">
          <w:rPr>
            <w:rFonts w:ascii="Courier New" w:hAnsi="Courier New" w:eastAsia="Consolas" w:cs="Courier New"/>
            <w:color w:val="00979D"/>
            <w:sz w:val="16"/>
            <w:szCs w:val="16"/>
            <w:rPrChange w:author="Vaught, Jacob" w:date="2023-12-08T23:20:00Z" w:id="3609">
              <w:rPr>
                <w:rFonts w:ascii="Consolas" w:hAnsi="Consolas" w:eastAsia="Consolas" w:cs="Consolas"/>
                <w:color w:val="00979D"/>
                <w:sz w:val="16"/>
                <w:szCs w:val="16"/>
              </w:rPr>
            </w:rPrChange>
          </w:rPr>
          <w:delText>void</w:delText>
        </w:r>
        <w:r w:rsidRPr="007B56CB" w:rsidDel="00D660A2">
          <w:rPr>
            <w:rFonts w:ascii="Courier New" w:hAnsi="Courier New" w:eastAsia="Consolas" w:cs="Courier New"/>
            <w:color w:val="4E5B61"/>
            <w:sz w:val="16"/>
            <w:szCs w:val="16"/>
            <w:rPrChange w:author="Vaught, Jacob" w:date="2023-12-08T23:20:00Z" w:id="3610">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D35400"/>
            <w:sz w:val="16"/>
            <w:szCs w:val="16"/>
            <w:rPrChange w:author="Vaught, Jacob" w:date="2023-12-08T23:20:00Z" w:id="3611">
              <w:rPr>
                <w:rFonts w:ascii="Consolas" w:hAnsi="Consolas" w:eastAsia="Consolas" w:cs="Consolas"/>
                <w:color w:val="D35400"/>
                <w:sz w:val="16"/>
                <w:szCs w:val="16"/>
              </w:rPr>
            </w:rPrChange>
          </w:rPr>
          <w:delText>updateServoPosition</w:delText>
        </w:r>
        <w:r w:rsidRPr="007B56CB" w:rsidDel="00D660A2">
          <w:rPr>
            <w:rFonts w:ascii="Courier New" w:hAnsi="Courier New" w:eastAsia="Consolas" w:cs="Courier New"/>
            <w:color w:val="434F54"/>
            <w:sz w:val="16"/>
            <w:szCs w:val="16"/>
            <w:rPrChange w:author="Vaught, Jacob" w:date="2023-12-08T23:20:00Z" w:id="3612">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613">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3614">
              <w:rPr>
                <w:rFonts w:ascii="Consolas" w:hAnsi="Consolas" w:eastAsia="Consolas" w:cs="Consolas"/>
                <w:color w:val="434F54"/>
                <w:sz w:val="16"/>
                <w:szCs w:val="16"/>
              </w:rPr>
            </w:rPrChange>
          </w:rPr>
          <w:delText>{</w:delText>
        </w:r>
      </w:del>
    </w:p>
    <w:p w:rsidRPr="007B56CB" w:rsidR="00022ED2" w:rsidDel="00D660A2" w:rsidP="004B7877" w:rsidRDefault="3A626A86" w14:paraId="1EB64A18" w14:textId="0F53C841">
      <w:pPr>
        <w:spacing w:after="0" w:line="240" w:lineRule="auto"/>
        <w:rPr>
          <w:del w:author="Vaught, Jacob" w:date="2023-12-09T00:25:00Z" w:id="3615"/>
          <w:rFonts w:ascii="Courier New" w:hAnsi="Courier New" w:cs="Courier New"/>
          <w:sz w:val="16"/>
          <w:szCs w:val="16"/>
          <w:rPrChange w:author="Vaught, Jacob" w:date="2023-12-08T23:20:00Z" w:id="3616">
            <w:rPr>
              <w:del w:author="Vaught, Jacob" w:date="2023-12-09T00:25:00Z" w:id="3617"/>
              <w:sz w:val="16"/>
              <w:szCs w:val="16"/>
            </w:rPr>
          </w:rPrChange>
        </w:rPr>
      </w:pPr>
      <w:del w:author="Vaught, Jacob" w:date="2023-12-09T00:25:00Z" w:id="3618">
        <w:r w:rsidRPr="007B56CB" w:rsidDel="00D660A2">
          <w:rPr>
            <w:rFonts w:ascii="Courier New" w:hAnsi="Courier New" w:eastAsia="Consolas" w:cs="Courier New"/>
            <w:color w:val="4E5B61"/>
            <w:sz w:val="16"/>
            <w:szCs w:val="16"/>
            <w:rPrChange w:author="Vaught, Jacob" w:date="2023-12-08T23:20:00Z" w:id="3619">
              <w:rPr>
                <w:rFonts w:ascii="Consolas" w:hAnsi="Consolas" w:eastAsia="Consolas" w:cs="Consolas"/>
                <w:color w:val="4E5B61"/>
                <w:sz w:val="16"/>
                <w:szCs w:val="16"/>
              </w:rPr>
            </w:rPrChange>
          </w:rPr>
          <w:delText xml:space="preserve">  servoPulseWidth = zeroPos + correction / </w:delText>
        </w:r>
        <w:r w:rsidRPr="007B56CB" w:rsidDel="00D660A2">
          <w:rPr>
            <w:rFonts w:ascii="Courier New" w:hAnsi="Courier New" w:eastAsia="Consolas" w:cs="Courier New"/>
            <w:color w:val="005C5F"/>
            <w:sz w:val="16"/>
            <w:szCs w:val="16"/>
            <w:rPrChange w:author="Vaught, Jacob" w:date="2023-12-08T23:20:00Z" w:id="3620">
              <w:rPr>
                <w:rFonts w:ascii="Consolas" w:hAnsi="Consolas" w:eastAsia="Consolas" w:cs="Consolas"/>
                <w:color w:val="005C5F"/>
                <w:sz w:val="16"/>
                <w:szCs w:val="16"/>
              </w:rPr>
            </w:rPrChange>
          </w:rPr>
          <w:delText>50</w:delText>
        </w:r>
        <w:r w:rsidRPr="007B56CB" w:rsidDel="00D660A2">
          <w:rPr>
            <w:rFonts w:ascii="Courier New" w:hAnsi="Courier New" w:eastAsia="Consolas" w:cs="Courier New"/>
            <w:color w:val="4E5B61"/>
            <w:sz w:val="16"/>
            <w:szCs w:val="16"/>
            <w:rPrChange w:author="Vaught, Jacob" w:date="2023-12-08T23:20:00Z" w:id="3621">
              <w:rPr>
                <w:rFonts w:ascii="Consolas" w:hAnsi="Consolas" w:eastAsia="Consolas" w:cs="Consolas"/>
                <w:color w:val="4E5B61"/>
                <w:sz w:val="16"/>
                <w:szCs w:val="16"/>
              </w:rPr>
            </w:rPrChange>
          </w:rPr>
          <w:delText>;</w:delText>
        </w:r>
      </w:del>
    </w:p>
    <w:p w:rsidRPr="007B56CB" w:rsidR="00022ED2" w:rsidDel="00D660A2" w:rsidP="004B7877" w:rsidRDefault="3A626A86" w14:paraId="44561962" w14:textId="1A750C38">
      <w:pPr>
        <w:spacing w:after="0" w:line="240" w:lineRule="auto"/>
        <w:rPr>
          <w:del w:author="Vaught, Jacob" w:date="2023-12-09T00:25:00Z" w:id="3622"/>
          <w:rFonts w:ascii="Courier New" w:hAnsi="Courier New" w:cs="Courier New"/>
          <w:sz w:val="16"/>
          <w:szCs w:val="16"/>
          <w:rPrChange w:author="Vaught, Jacob" w:date="2023-12-08T23:20:00Z" w:id="3623">
            <w:rPr>
              <w:del w:author="Vaught, Jacob" w:date="2023-12-09T00:25:00Z" w:id="3624"/>
              <w:sz w:val="16"/>
              <w:szCs w:val="16"/>
            </w:rPr>
          </w:rPrChange>
        </w:rPr>
      </w:pPr>
      <w:del w:author="Vaught, Jacob" w:date="2023-12-09T00:25:00Z" w:id="3625">
        <w:r w:rsidRPr="007B56CB" w:rsidDel="00D660A2">
          <w:rPr>
            <w:rFonts w:ascii="Courier New" w:hAnsi="Courier New" w:eastAsia="Consolas" w:cs="Courier New"/>
            <w:color w:val="4E5B61"/>
            <w:sz w:val="16"/>
            <w:szCs w:val="16"/>
            <w:rPrChange w:author="Vaught, Jacob" w:date="2023-12-08T23:20:00Z" w:id="3626">
              <w:rPr>
                <w:rFonts w:ascii="Consolas" w:hAnsi="Consolas" w:eastAsia="Consolas" w:cs="Consolas"/>
                <w:color w:val="4E5B61"/>
                <w:sz w:val="16"/>
                <w:szCs w:val="16"/>
              </w:rPr>
            </w:rPrChange>
          </w:rPr>
          <w:delText xml:space="preserve">  servoPulseWidth = </w:delText>
        </w:r>
        <w:r w:rsidRPr="007B56CB" w:rsidDel="00D660A2">
          <w:rPr>
            <w:rFonts w:ascii="Courier New" w:hAnsi="Courier New" w:eastAsia="Consolas" w:cs="Courier New"/>
            <w:color w:val="D35400"/>
            <w:sz w:val="16"/>
            <w:szCs w:val="16"/>
            <w:rPrChange w:author="Vaught, Jacob" w:date="2023-12-08T23:20:00Z" w:id="3627">
              <w:rPr>
                <w:rFonts w:ascii="Consolas" w:hAnsi="Consolas" w:eastAsia="Consolas" w:cs="Consolas"/>
                <w:color w:val="D35400"/>
                <w:sz w:val="16"/>
                <w:szCs w:val="16"/>
              </w:rPr>
            </w:rPrChange>
          </w:rPr>
          <w:delText>constrain</w:delText>
        </w:r>
        <w:r w:rsidRPr="007B56CB" w:rsidDel="00D660A2">
          <w:rPr>
            <w:rFonts w:ascii="Courier New" w:hAnsi="Courier New" w:eastAsia="Consolas" w:cs="Courier New"/>
            <w:color w:val="434F54"/>
            <w:sz w:val="16"/>
            <w:szCs w:val="16"/>
            <w:rPrChange w:author="Vaught, Jacob" w:date="2023-12-08T23:20:00Z" w:id="3628">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629">
              <w:rPr>
                <w:rFonts w:ascii="Consolas" w:hAnsi="Consolas" w:eastAsia="Consolas" w:cs="Consolas"/>
                <w:color w:val="4E5B61"/>
                <w:sz w:val="16"/>
                <w:szCs w:val="16"/>
              </w:rPr>
            </w:rPrChange>
          </w:rPr>
          <w:delText xml:space="preserve">servoPulseWidth, </w:delText>
        </w:r>
        <w:r w:rsidRPr="007B56CB" w:rsidDel="00D660A2">
          <w:rPr>
            <w:rFonts w:ascii="Courier New" w:hAnsi="Courier New" w:eastAsia="Consolas" w:cs="Courier New"/>
            <w:color w:val="005C5F"/>
            <w:sz w:val="16"/>
            <w:szCs w:val="16"/>
            <w:rPrChange w:author="Vaught, Jacob" w:date="2023-12-08T23:20:00Z" w:id="3630">
              <w:rPr>
                <w:rFonts w:ascii="Consolas" w:hAnsi="Consolas" w:eastAsia="Consolas" w:cs="Consolas"/>
                <w:color w:val="005C5F"/>
                <w:sz w:val="16"/>
                <w:szCs w:val="16"/>
              </w:rPr>
            </w:rPrChange>
          </w:rPr>
          <w:delText>1000</w:delText>
        </w:r>
        <w:r w:rsidRPr="007B56CB" w:rsidDel="00D660A2">
          <w:rPr>
            <w:rFonts w:ascii="Courier New" w:hAnsi="Courier New" w:eastAsia="Consolas" w:cs="Courier New"/>
            <w:color w:val="4E5B61"/>
            <w:sz w:val="16"/>
            <w:szCs w:val="16"/>
            <w:rPrChange w:author="Vaught, Jacob" w:date="2023-12-08T23:20:00Z" w:id="3631">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005C5F"/>
            <w:sz w:val="16"/>
            <w:szCs w:val="16"/>
            <w:rPrChange w:author="Vaught, Jacob" w:date="2023-12-08T23:20:00Z" w:id="3632">
              <w:rPr>
                <w:rFonts w:ascii="Consolas" w:hAnsi="Consolas" w:eastAsia="Consolas" w:cs="Consolas"/>
                <w:color w:val="005C5F"/>
                <w:sz w:val="16"/>
                <w:szCs w:val="16"/>
              </w:rPr>
            </w:rPrChange>
          </w:rPr>
          <w:delText>2000</w:delText>
        </w:r>
        <w:r w:rsidRPr="007B56CB" w:rsidDel="00D660A2">
          <w:rPr>
            <w:rFonts w:ascii="Courier New" w:hAnsi="Courier New" w:eastAsia="Consolas" w:cs="Courier New"/>
            <w:color w:val="434F54"/>
            <w:sz w:val="16"/>
            <w:szCs w:val="16"/>
            <w:rPrChange w:author="Vaught, Jacob" w:date="2023-12-08T23:20:00Z" w:id="3633">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634">
              <w:rPr>
                <w:rFonts w:ascii="Consolas" w:hAnsi="Consolas" w:eastAsia="Consolas" w:cs="Consolas"/>
                <w:color w:val="4E5B61"/>
                <w:sz w:val="16"/>
                <w:szCs w:val="16"/>
              </w:rPr>
            </w:rPrChange>
          </w:rPr>
          <w:delText>;</w:delText>
        </w:r>
      </w:del>
    </w:p>
    <w:p w:rsidRPr="007B56CB" w:rsidR="00022ED2" w:rsidDel="00D660A2" w:rsidP="004B7877" w:rsidRDefault="3A626A86" w14:paraId="326EDADC" w14:textId="51456C60">
      <w:pPr>
        <w:spacing w:after="0" w:line="240" w:lineRule="auto"/>
        <w:rPr>
          <w:del w:author="Vaught, Jacob" w:date="2023-12-09T00:25:00Z" w:id="3635"/>
          <w:rFonts w:ascii="Courier New" w:hAnsi="Courier New" w:cs="Courier New"/>
          <w:sz w:val="16"/>
          <w:szCs w:val="16"/>
          <w:rPrChange w:author="Vaught, Jacob" w:date="2023-12-08T23:20:00Z" w:id="3636">
            <w:rPr>
              <w:del w:author="Vaught, Jacob" w:date="2023-12-09T00:25:00Z" w:id="3637"/>
              <w:sz w:val="16"/>
              <w:szCs w:val="16"/>
            </w:rPr>
          </w:rPrChange>
        </w:rPr>
      </w:pPr>
      <w:del w:author="Vaught, Jacob" w:date="2023-12-09T00:25:00Z" w:id="3638">
        <w:r w:rsidRPr="007B56CB" w:rsidDel="00D660A2">
          <w:rPr>
            <w:rFonts w:ascii="Courier New" w:hAnsi="Courier New" w:eastAsia="Consolas" w:cs="Courier New"/>
            <w:color w:val="4E5B61"/>
            <w:sz w:val="16"/>
            <w:szCs w:val="16"/>
            <w:rPrChange w:author="Vaught, Jacob" w:date="2023-12-08T23:20:00Z" w:id="3639">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728E00"/>
            <w:sz w:val="16"/>
            <w:szCs w:val="16"/>
            <w:rPrChange w:author="Vaught, Jacob" w:date="2023-12-08T23:20:00Z" w:id="3640">
              <w:rPr>
                <w:rFonts w:ascii="Consolas" w:hAnsi="Consolas" w:eastAsia="Consolas" w:cs="Consolas"/>
                <w:color w:val="728E00"/>
                <w:sz w:val="16"/>
                <w:szCs w:val="16"/>
              </w:rPr>
            </w:rPrChange>
          </w:rPr>
          <w:delText>if</w:delText>
        </w:r>
        <w:r w:rsidRPr="007B56CB" w:rsidDel="00D660A2">
          <w:rPr>
            <w:rFonts w:ascii="Courier New" w:hAnsi="Courier New" w:eastAsia="Consolas" w:cs="Courier New"/>
            <w:color w:val="4E5B61"/>
            <w:sz w:val="16"/>
            <w:szCs w:val="16"/>
            <w:rPrChange w:author="Vaught, Jacob" w:date="2023-12-08T23:20:00Z" w:id="3641">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3642">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D35400"/>
            <w:sz w:val="16"/>
            <w:szCs w:val="16"/>
            <w:rPrChange w:author="Vaught, Jacob" w:date="2023-12-08T23:20:00Z" w:id="3643">
              <w:rPr>
                <w:rFonts w:ascii="Consolas" w:hAnsi="Consolas" w:eastAsia="Consolas" w:cs="Consolas"/>
                <w:color w:val="D35400"/>
                <w:sz w:val="16"/>
                <w:szCs w:val="16"/>
              </w:rPr>
            </w:rPrChange>
          </w:rPr>
          <w:delText>micros</w:delText>
        </w:r>
        <w:r w:rsidRPr="007B56CB" w:rsidDel="00D660A2">
          <w:rPr>
            <w:rFonts w:ascii="Courier New" w:hAnsi="Courier New" w:eastAsia="Consolas" w:cs="Courier New"/>
            <w:color w:val="434F54"/>
            <w:sz w:val="16"/>
            <w:szCs w:val="16"/>
            <w:rPrChange w:author="Vaught, Jacob" w:date="2023-12-08T23:20:00Z" w:id="3644">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645">
              <w:rPr>
                <w:rFonts w:ascii="Consolas" w:hAnsi="Consolas" w:eastAsia="Consolas" w:cs="Consolas"/>
                <w:color w:val="4E5B61"/>
                <w:sz w:val="16"/>
                <w:szCs w:val="16"/>
              </w:rPr>
            </w:rPrChange>
          </w:rPr>
          <w:delText xml:space="preserve"> - lastServoUpdate &gt;= servoUpdateInterval</w:delText>
        </w:r>
        <w:r w:rsidRPr="007B56CB" w:rsidDel="00D660A2">
          <w:rPr>
            <w:rFonts w:ascii="Courier New" w:hAnsi="Courier New" w:eastAsia="Consolas" w:cs="Courier New"/>
            <w:color w:val="434F54"/>
            <w:sz w:val="16"/>
            <w:szCs w:val="16"/>
            <w:rPrChange w:author="Vaught, Jacob" w:date="2023-12-08T23:20:00Z" w:id="3646">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647">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3648">
              <w:rPr>
                <w:rFonts w:ascii="Consolas" w:hAnsi="Consolas" w:eastAsia="Consolas" w:cs="Consolas"/>
                <w:color w:val="434F54"/>
                <w:sz w:val="16"/>
                <w:szCs w:val="16"/>
              </w:rPr>
            </w:rPrChange>
          </w:rPr>
          <w:delText>{</w:delText>
        </w:r>
      </w:del>
    </w:p>
    <w:p w:rsidRPr="007B56CB" w:rsidR="00022ED2" w:rsidDel="00D660A2" w:rsidP="004B7877" w:rsidRDefault="3A626A86" w14:paraId="5CE0A7CB" w14:textId="3828048C">
      <w:pPr>
        <w:spacing w:after="0" w:line="240" w:lineRule="auto"/>
        <w:rPr>
          <w:del w:author="Vaught, Jacob" w:date="2023-12-09T00:25:00Z" w:id="3649"/>
          <w:rFonts w:ascii="Courier New" w:hAnsi="Courier New" w:cs="Courier New"/>
          <w:sz w:val="16"/>
          <w:szCs w:val="16"/>
          <w:rPrChange w:author="Vaught, Jacob" w:date="2023-12-08T23:20:00Z" w:id="3650">
            <w:rPr>
              <w:del w:author="Vaught, Jacob" w:date="2023-12-09T00:25:00Z" w:id="3651"/>
              <w:sz w:val="16"/>
              <w:szCs w:val="16"/>
            </w:rPr>
          </w:rPrChange>
        </w:rPr>
      </w:pPr>
      <w:del w:author="Vaught, Jacob" w:date="2023-12-09T00:25:00Z" w:id="3652">
        <w:r w:rsidRPr="007B56CB" w:rsidDel="00D660A2">
          <w:rPr>
            <w:rFonts w:ascii="Courier New" w:hAnsi="Courier New" w:eastAsia="Consolas" w:cs="Courier New"/>
            <w:color w:val="4E5B61"/>
            <w:sz w:val="16"/>
            <w:szCs w:val="16"/>
            <w:rPrChange w:author="Vaught, Jacob" w:date="2023-12-08T23:20:00Z" w:id="3653">
              <w:rPr>
                <w:rFonts w:ascii="Consolas" w:hAnsi="Consolas" w:eastAsia="Consolas" w:cs="Consolas"/>
                <w:color w:val="4E5B61"/>
                <w:sz w:val="16"/>
                <w:szCs w:val="16"/>
              </w:rPr>
            </w:rPrChange>
          </w:rPr>
          <w:delText xml:space="preserve">    lastServoUpdate = </w:delText>
        </w:r>
        <w:r w:rsidRPr="007B56CB" w:rsidDel="00D660A2">
          <w:rPr>
            <w:rFonts w:ascii="Courier New" w:hAnsi="Courier New" w:eastAsia="Consolas" w:cs="Courier New"/>
            <w:color w:val="D35400"/>
            <w:sz w:val="16"/>
            <w:szCs w:val="16"/>
            <w:rPrChange w:author="Vaught, Jacob" w:date="2023-12-08T23:20:00Z" w:id="3654">
              <w:rPr>
                <w:rFonts w:ascii="Consolas" w:hAnsi="Consolas" w:eastAsia="Consolas" w:cs="Consolas"/>
                <w:color w:val="D35400"/>
                <w:sz w:val="16"/>
                <w:szCs w:val="16"/>
              </w:rPr>
            </w:rPrChange>
          </w:rPr>
          <w:delText>micros</w:delText>
        </w:r>
        <w:r w:rsidRPr="007B56CB" w:rsidDel="00D660A2">
          <w:rPr>
            <w:rFonts w:ascii="Courier New" w:hAnsi="Courier New" w:eastAsia="Consolas" w:cs="Courier New"/>
            <w:color w:val="434F54"/>
            <w:sz w:val="16"/>
            <w:szCs w:val="16"/>
            <w:rPrChange w:author="Vaught, Jacob" w:date="2023-12-08T23:20:00Z" w:id="3655">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656">
              <w:rPr>
                <w:rFonts w:ascii="Consolas" w:hAnsi="Consolas" w:eastAsia="Consolas" w:cs="Consolas"/>
                <w:color w:val="4E5B61"/>
                <w:sz w:val="16"/>
                <w:szCs w:val="16"/>
              </w:rPr>
            </w:rPrChange>
          </w:rPr>
          <w:delText>;</w:delText>
        </w:r>
      </w:del>
    </w:p>
    <w:p w:rsidRPr="007B56CB" w:rsidR="00022ED2" w:rsidDel="00D660A2" w:rsidP="004B7877" w:rsidRDefault="3A626A86" w14:paraId="5FB584D7" w14:textId="24037B60">
      <w:pPr>
        <w:spacing w:after="0" w:line="240" w:lineRule="auto"/>
        <w:rPr>
          <w:del w:author="Vaught, Jacob" w:date="2023-12-09T00:25:00Z" w:id="3657"/>
          <w:rFonts w:ascii="Courier New" w:hAnsi="Courier New" w:cs="Courier New"/>
          <w:sz w:val="16"/>
          <w:szCs w:val="16"/>
          <w:rPrChange w:author="Vaught, Jacob" w:date="2023-12-08T23:20:00Z" w:id="3658">
            <w:rPr>
              <w:del w:author="Vaught, Jacob" w:date="2023-12-09T00:25:00Z" w:id="3659"/>
              <w:sz w:val="16"/>
              <w:szCs w:val="16"/>
            </w:rPr>
          </w:rPrChange>
        </w:rPr>
      </w:pPr>
      <w:del w:author="Vaught, Jacob" w:date="2023-12-09T00:25:00Z" w:id="3660">
        <w:r w:rsidRPr="007B56CB" w:rsidDel="00D660A2">
          <w:rPr>
            <w:rFonts w:ascii="Courier New" w:hAnsi="Courier New" w:eastAsia="Consolas" w:cs="Courier New"/>
            <w:color w:val="4E5B61"/>
            <w:sz w:val="16"/>
            <w:szCs w:val="16"/>
            <w:rPrChange w:author="Vaught, Jacob" w:date="2023-12-08T23:20:00Z" w:id="3661">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D35400"/>
            <w:sz w:val="16"/>
            <w:szCs w:val="16"/>
            <w:rPrChange w:author="Vaught, Jacob" w:date="2023-12-08T23:20:00Z" w:id="3662">
              <w:rPr>
                <w:rFonts w:ascii="Consolas" w:hAnsi="Consolas" w:eastAsia="Consolas" w:cs="Consolas"/>
                <w:color w:val="D35400"/>
                <w:sz w:val="16"/>
                <w:szCs w:val="16"/>
              </w:rPr>
            </w:rPrChange>
          </w:rPr>
          <w:delText>digitalWrite</w:delText>
        </w:r>
        <w:r w:rsidRPr="007B56CB" w:rsidDel="00D660A2">
          <w:rPr>
            <w:rFonts w:ascii="Courier New" w:hAnsi="Courier New" w:eastAsia="Consolas" w:cs="Courier New"/>
            <w:color w:val="434F54"/>
            <w:sz w:val="16"/>
            <w:szCs w:val="16"/>
            <w:rPrChange w:author="Vaught, Jacob" w:date="2023-12-08T23:20:00Z" w:id="3663">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664">
              <w:rPr>
                <w:rFonts w:ascii="Consolas" w:hAnsi="Consolas" w:eastAsia="Consolas" w:cs="Consolas"/>
                <w:color w:val="4E5B61"/>
                <w:sz w:val="16"/>
                <w:szCs w:val="16"/>
              </w:rPr>
            </w:rPrChange>
          </w:rPr>
          <w:delText>servoPin, HIGH</w:delText>
        </w:r>
        <w:r w:rsidRPr="007B56CB" w:rsidDel="00D660A2">
          <w:rPr>
            <w:rFonts w:ascii="Courier New" w:hAnsi="Courier New" w:eastAsia="Consolas" w:cs="Courier New"/>
            <w:color w:val="434F54"/>
            <w:sz w:val="16"/>
            <w:szCs w:val="16"/>
            <w:rPrChange w:author="Vaught, Jacob" w:date="2023-12-08T23:20:00Z" w:id="3665">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666">
              <w:rPr>
                <w:rFonts w:ascii="Consolas" w:hAnsi="Consolas" w:eastAsia="Consolas" w:cs="Consolas"/>
                <w:color w:val="4E5B61"/>
                <w:sz w:val="16"/>
                <w:szCs w:val="16"/>
              </w:rPr>
            </w:rPrChange>
          </w:rPr>
          <w:delText>;</w:delText>
        </w:r>
      </w:del>
    </w:p>
    <w:p w:rsidRPr="007B56CB" w:rsidR="00022ED2" w:rsidDel="00D660A2" w:rsidP="004B7877" w:rsidRDefault="3A626A86" w14:paraId="44F6D346" w14:textId="1BF46EA8">
      <w:pPr>
        <w:spacing w:after="0" w:line="240" w:lineRule="auto"/>
        <w:rPr>
          <w:del w:author="Vaught, Jacob" w:date="2023-12-09T00:25:00Z" w:id="3667"/>
          <w:rFonts w:ascii="Courier New" w:hAnsi="Courier New" w:cs="Courier New"/>
          <w:sz w:val="16"/>
          <w:szCs w:val="16"/>
          <w:rPrChange w:author="Vaught, Jacob" w:date="2023-12-08T23:20:00Z" w:id="3668">
            <w:rPr>
              <w:del w:author="Vaught, Jacob" w:date="2023-12-09T00:25:00Z" w:id="3669"/>
              <w:sz w:val="16"/>
              <w:szCs w:val="16"/>
            </w:rPr>
          </w:rPrChange>
        </w:rPr>
      </w:pPr>
      <w:del w:author="Vaught, Jacob" w:date="2023-12-09T00:25:00Z" w:id="3670">
        <w:r w:rsidRPr="007B56CB" w:rsidDel="00D660A2">
          <w:rPr>
            <w:rFonts w:ascii="Courier New" w:hAnsi="Courier New" w:eastAsia="Consolas" w:cs="Courier New"/>
            <w:color w:val="4E5B61"/>
            <w:sz w:val="16"/>
            <w:szCs w:val="16"/>
            <w:rPrChange w:author="Vaught, Jacob" w:date="2023-12-08T23:20:00Z" w:id="3671">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D35400"/>
            <w:sz w:val="16"/>
            <w:szCs w:val="16"/>
            <w:rPrChange w:author="Vaught, Jacob" w:date="2023-12-08T23:20:00Z" w:id="3672">
              <w:rPr>
                <w:rFonts w:ascii="Consolas" w:hAnsi="Consolas" w:eastAsia="Consolas" w:cs="Consolas"/>
                <w:color w:val="D35400"/>
                <w:sz w:val="16"/>
                <w:szCs w:val="16"/>
              </w:rPr>
            </w:rPrChange>
          </w:rPr>
          <w:delText>delayMicroseconds</w:delText>
        </w:r>
        <w:r w:rsidRPr="007B56CB" w:rsidDel="00D660A2">
          <w:rPr>
            <w:rFonts w:ascii="Courier New" w:hAnsi="Courier New" w:eastAsia="Consolas" w:cs="Courier New"/>
            <w:color w:val="434F54"/>
            <w:sz w:val="16"/>
            <w:szCs w:val="16"/>
            <w:rPrChange w:author="Vaught, Jacob" w:date="2023-12-08T23:20:00Z" w:id="3673">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674">
              <w:rPr>
                <w:rFonts w:ascii="Consolas" w:hAnsi="Consolas" w:eastAsia="Consolas" w:cs="Consolas"/>
                <w:color w:val="4E5B61"/>
                <w:sz w:val="16"/>
                <w:szCs w:val="16"/>
              </w:rPr>
            </w:rPrChange>
          </w:rPr>
          <w:delText>servoPulseWidth</w:delText>
        </w:r>
        <w:r w:rsidRPr="007B56CB" w:rsidDel="00D660A2">
          <w:rPr>
            <w:rFonts w:ascii="Courier New" w:hAnsi="Courier New" w:eastAsia="Consolas" w:cs="Courier New"/>
            <w:color w:val="434F54"/>
            <w:sz w:val="16"/>
            <w:szCs w:val="16"/>
            <w:rPrChange w:author="Vaught, Jacob" w:date="2023-12-08T23:20:00Z" w:id="3675">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676">
              <w:rPr>
                <w:rFonts w:ascii="Consolas" w:hAnsi="Consolas" w:eastAsia="Consolas" w:cs="Consolas"/>
                <w:color w:val="4E5B61"/>
                <w:sz w:val="16"/>
                <w:szCs w:val="16"/>
              </w:rPr>
            </w:rPrChange>
          </w:rPr>
          <w:delText>;</w:delText>
        </w:r>
      </w:del>
    </w:p>
    <w:p w:rsidRPr="007B56CB" w:rsidR="00022ED2" w:rsidDel="00D660A2" w:rsidP="004B7877" w:rsidRDefault="3A626A86" w14:paraId="7FFA3672" w14:textId="3BCCC6D7">
      <w:pPr>
        <w:spacing w:after="0" w:line="240" w:lineRule="auto"/>
        <w:rPr>
          <w:del w:author="Vaught, Jacob" w:date="2023-12-09T00:25:00Z" w:id="3677"/>
          <w:rFonts w:ascii="Courier New" w:hAnsi="Courier New" w:cs="Courier New"/>
          <w:sz w:val="16"/>
          <w:szCs w:val="16"/>
          <w:rPrChange w:author="Vaught, Jacob" w:date="2023-12-08T23:20:00Z" w:id="3678">
            <w:rPr>
              <w:del w:author="Vaught, Jacob" w:date="2023-12-09T00:25:00Z" w:id="3679"/>
              <w:sz w:val="16"/>
              <w:szCs w:val="16"/>
            </w:rPr>
          </w:rPrChange>
        </w:rPr>
      </w:pPr>
      <w:del w:author="Vaught, Jacob" w:date="2023-12-09T00:25:00Z" w:id="3680">
        <w:r w:rsidRPr="007B56CB" w:rsidDel="00D660A2">
          <w:rPr>
            <w:rFonts w:ascii="Courier New" w:hAnsi="Courier New" w:eastAsia="Consolas" w:cs="Courier New"/>
            <w:color w:val="4E5B61"/>
            <w:sz w:val="16"/>
            <w:szCs w:val="16"/>
            <w:rPrChange w:author="Vaught, Jacob" w:date="2023-12-08T23:20:00Z" w:id="3681">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D35400"/>
            <w:sz w:val="16"/>
            <w:szCs w:val="16"/>
            <w:rPrChange w:author="Vaught, Jacob" w:date="2023-12-08T23:20:00Z" w:id="3682">
              <w:rPr>
                <w:rFonts w:ascii="Consolas" w:hAnsi="Consolas" w:eastAsia="Consolas" w:cs="Consolas"/>
                <w:color w:val="D35400"/>
                <w:sz w:val="16"/>
                <w:szCs w:val="16"/>
              </w:rPr>
            </w:rPrChange>
          </w:rPr>
          <w:delText>digitalWrite</w:delText>
        </w:r>
        <w:r w:rsidRPr="007B56CB" w:rsidDel="00D660A2">
          <w:rPr>
            <w:rFonts w:ascii="Courier New" w:hAnsi="Courier New" w:eastAsia="Consolas" w:cs="Courier New"/>
            <w:color w:val="434F54"/>
            <w:sz w:val="16"/>
            <w:szCs w:val="16"/>
            <w:rPrChange w:author="Vaught, Jacob" w:date="2023-12-08T23:20:00Z" w:id="3683">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684">
              <w:rPr>
                <w:rFonts w:ascii="Consolas" w:hAnsi="Consolas" w:eastAsia="Consolas" w:cs="Consolas"/>
                <w:color w:val="4E5B61"/>
                <w:sz w:val="16"/>
                <w:szCs w:val="16"/>
              </w:rPr>
            </w:rPrChange>
          </w:rPr>
          <w:delText>servoPin, LOW</w:delText>
        </w:r>
        <w:r w:rsidRPr="007B56CB" w:rsidDel="00D660A2">
          <w:rPr>
            <w:rFonts w:ascii="Courier New" w:hAnsi="Courier New" w:eastAsia="Consolas" w:cs="Courier New"/>
            <w:color w:val="434F54"/>
            <w:sz w:val="16"/>
            <w:szCs w:val="16"/>
            <w:rPrChange w:author="Vaught, Jacob" w:date="2023-12-08T23:20:00Z" w:id="3685">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686">
              <w:rPr>
                <w:rFonts w:ascii="Consolas" w:hAnsi="Consolas" w:eastAsia="Consolas" w:cs="Consolas"/>
                <w:color w:val="4E5B61"/>
                <w:sz w:val="16"/>
                <w:szCs w:val="16"/>
              </w:rPr>
            </w:rPrChange>
          </w:rPr>
          <w:delText>;</w:delText>
        </w:r>
      </w:del>
    </w:p>
    <w:p w:rsidRPr="007B56CB" w:rsidR="00022ED2" w:rsidDel="00D660A2" w:rsidP="004B7877" w:rsidRDefault="3A626A86" w14:paraId="1468A89B" w14:textId="4C3AE73D">
      <w:pPr>
        <w:spacing w:after="0" w:line="240" w:lineRule="auto"/>
        <w:rPr>
          <w:del w:author="Vaught, Jacob" w:date="2023-12-09T00:25:00Z" w:id="3687"/>
          <w:rFonts w:ascii="Courier New" w:hAnsi="Courier New" w:cs="Courier New"/>
          <w:sz w:val="16"/>
          <w:szCs w:val="16"/>
          <w:rPrChange w:author="Vaught, Jacob" w:date="2023-12-08T23:20:00Z" w:id="3688">
            <w:rPr>
              <w:del w:author="Vaught, Jacob" w:date="2023-12-09T00:25:00Z" w:id="3689"/>
              <w:sz w:val="16"/>
              <w:szCs w:val="16"/>
            </w:rPr>
          </w:rPrChange>
        </w:rPr>
      </w:pPr>
      <w:del w:author="Vaught, Jacob" w:date="2023-12-09T00:25:00Z" w:id="3690">
        <w:r w:rsidRPr="007B56CB" w:rsidDel="00D660A2">
          <w:rPr>
            <w:rFonts w:ascii="Courier New" w:hAnsi="Courier New" w:eastAsia="Consolas" w:cs="Courier New"/>
            <w:color w:val="4E5B61"/>
            <w:sz w:val="16"/>
            <w:szCs w:val="16"/>
            <w:rPrChange w:author="Vaught, Jacob" w:date="2023-12-08T23:20:00Z" w:id="3691">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3692">
              <w:rPr>
                <w:rFonts w:ascii="Consolas" w:hAnsi="Consolas" w:eastAsia="Consolas" w:cs="Consolas"/>
                <w:color w:val="434F54"/>
                <w:sz w:val="16"/>
                <w:szCs w:val="16"/>
              </w:rPr>
            </w:rPrChange>
          </w:rPr>
          <w:delText>}</w:delText>
        </w:r>
      </w:del>
    </w:p>
    <w:p w:rsidRPr="007B56CB" w:rsidR="00022ED2" w:rsidDel="00D660A2" w:rsidP="004B7877" w:rsidRDefault="3A626A86" w14:paraId="4E5E0CE2" w14:textId="66CA682F">
      <w:pPr>
        <w:spacing w:after="0" w:line="240" w:lineRule="auto"/>
        <w:rPr>
          <w:del w:author="Vaught, Jacob" w:date="2023-12-09T00:25:00Z" w:id="3693"/>
          <w:rFonts w:ascii="Courier New" w:hAnsi="Courier New" w:cs="Courier New"/>
          <w:sz w:val="16"/>
          <w:szCs w:val="16"/>
          <w:rPrChange w:author="Vaught, Jacob" w:date="2023-12-08T23:20:00Z" w:id="3694">
            <w:rPr>
              <w:del w:author="Vaught, Jacob" w:date="2023-12-09T00:25:00Z" w:id="3695"/>
              <w:sz w:val="16"/>
              <w:szCs w:val="16"/>
            </w:rPr>
          </w:rPrChange>
        </w:rPr>
      </w:pPr>
      <w:del w:author="Vaught, Jacob" w:date="2023-12-09T00:25:00Z" w:id="3696">
        <w:r w:rsidRPr="007B56CB" w:rsidDel="00D660A2">
          <w:rPr>
            <w:rFonts w:ascii="Courier New" w:hAnsi="Courier New" w:eastAsia="Consolas" w:cs="Courier New"/>
            <w:color w:val="434F54"/>
            <w:sz w:val="16"/>
            <w:szCs w:val="16"/>
            <w:rPrChange w:author="Vaught, Jacob" w:date="2023-12-08T23:20:00Z" w:id="3697">
              <w:rPr>
                <w:rFonts w:ascii="Consolas" w:hAnsi="Consolas" w:eastAsia="Consolas" w:cs="Consolas"/>
                <w:color w:val="434F54"/>
                <w:sz w:val="16"/>
                <w:szCs w:val="16"/>
              </w:rPr>
            </w:rPrChange>
          </w:rPr>
          <w:delText>}</w:delText>
        </w:r>
      </w:del>
    </w:p>
    <w:p w:rsidRPr="007B56CB" w:rsidR="00022ED2" w:rsidDel="00D660A2" w:rsidP="004B7877" w:rsidRDefault="3A626A86" w14:paraId="0DF6C0BD" w14:textId="5ABED6C8">
      <w:pPr>
        <w:spacing w:after="0" w:line="240" w:lineRule="auto"/>
        <w:rPr>
          <w:del w:author="Vaught, Jacob" w:date="2023-12-09T00:25:00Z" w:id="3698"/>
          <w:rFonts w:ascii="Courier New" w:hAnsi="Courier New" w:cs="Courier New"/>
          <w:sz w:val="16"/>
          <w:szCs w:val="16"/>
          <w:rPrChange w:author="Vaught, Jacob" w:date="2023-12-08T23:20:00Z" w:id="3699">
            <w:rPr>
              <w:del w:author="Vaught, Jacob" w:date="2023-12-09T00:25:00Z" w:id="3700"/>
              <w:sz w:val="16"/>
              <w:szCs w:val="16"/>
            </w:rPr>
          </w:rPrChange>
        </w:rPr>
      </w:pPr>
      <w:del w:author="Vaught, Jacob" w:date="2023-12-09T00:25:00Z" w:id="3701">
        <w:r w:rsidRPr="007B56CB" w:rsidDel="00D660A2">
          <w:rPr>
            <w:rFonts w:ascii="Courier New" w:hAnsi="Courier New" w:eastAsia="Consolas" w:cs="Courier New"/>
            <w:color w:val="00979D"/>
            <w:sz w:val="16"/>
            <w:szCs w:val="16"/>
            <w:rPrChange w:author="Vaught, Jacob" w:date="2023-12-08T23:20:00Z" w:id="3702">
              <w:rPr>
                <w:rFonts w:ascii="Consolas" w:hAnsi="Consolas" w:eastAsia="Consolas" w:cs="Consolas"/>
                <w:color w:val="00979D"/>
                <w:sz w:val="16"/>
                <w:szCs w:val="16"/>
              </w:rPr>
            </w:rPrChange>
          </w:rPr>
          <w:delText>void</w:delText>
        </w:r>
        <w:r w:rsidRPr="007B56CB" w:rsidDel="00D660A2">
          <w:rPr>
            <w:rFonts w:ascii="Courier New" w:hAnsi="Courier New" w:eastAsia="Consolas" w:cs="Courier New"/>
            <w:color w:val="4E5B61"/>
            <w:sz w:val="16"/>
            <w:szCs w:val="16"/>
            <w:rPrChange w:author="Vaught, Jacob" w:date="2023-12-08T23:20:00Z" w:id="3703">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D35400"/>
            <w:sz w:val="16"/>
            <w:szCs w:val="16"/>
            <w:rPrChange w:author="Vaught, Jacob" w:date="2023-12-08T23:20:00Z" w:id="3704">
              <w:rPr>
                <w:rFonts w:ascii="Consolas" w:hAnsi="Consolas" w:eastAsia="Consolas" w:cs="Consolas"/>
                <w:color w:val="D35400"/>
                <w:sz w:val="16"/>
                <w:szCs w:val="16"/>
              </w:rPr>
            </w:rPrChange>
          </w:rPr>
          <w:delText>handleRedButton</w:delText>
        </w:r>
        <w:r w:rsidRPr="007B56CB" w:rsidDel="00D660A2">
          <w:rPr>
            <w:rFonts w:ascii="Courier New" w:hAnsi="Courier New" w:eastAsia="Consolas" w:cs="Courier New"/>
            <w:color w:val="434F54"/>
            <w:sz w:val="16"/>
            <w:szCs w:val="16"/>
            <w:rPrChange w:author="Vaught, Jacob" w:date="2023-12-08T23:20:00Z" w:id="3705">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706">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3707">
              <w:rPr>
                <w:rFonts w:ascii="Consolas" w:hAnsi="Consolas" w:eastAsia="Consolas" w:cs="Consolas"/>
                <w:color w:val="434F54"/>
                <w:sz w:val="16"/>
                <w:szCs w:val="16"/>
              </w:rPr>
            </w:rPrChange>
          </w:rPr>
          <w:delText>{</w:delText>
        </w:r>
      </w:del>
    </w:p>
    <w:p w:rsidRPr="007B56CB" w:rsidR="00022ED2" w:rsidDel="00D660A2" w:rsidP="004B7877" w:rsidRDefault="3A626A86" w14:paraId="0393F4E4" w14:textId="1DC7B1D3">
      <w:pPr>
        <w:spacing w:after="0" w:line="240" w:lineRule="auto"/>
        <w:rPr>
          <w:del w:author="Vaught, Jacob" w:date="2023-12-09T00:25:00Z" w:id="3708"/>
          <w:rFonts w:ascii="Courier New" w:hAnsi="Courier New" w:cs="Courier New"/>
          <w:sz w:val="16"/>
          <w:szCs w:val="16"/>
          <w:rPrChange w:author="Vaught, Jacob" w:date="2023-12-08T23:20:00Z" w:id="3709">
            <w:rPr>
              <w:del w:author="Vaught, Jacob" w:date="2023-12-09T00:25:00Z" w:id="3710"/>
              <w:sz w:val="16"/>
              <w:szCs w:val="16"/>
            </w:rPr>
          </w:rPrChange>
        </w:rPr>
      </w:pPr>
      <w:del w:author="Vaught, Jacob" w:date="2023-12-09T00:25:00Z" w:id="3711">
        <w:r w:rsidRPr="007B56CB" w:rsidDel="00D660A2">
          <w:rPr>
            <w:rFonts w:ascii="Courier New" w:hAnsi="Courier New" w:eastAsia="Consolas" w:cs="Courier New"/>
            <w:color w:val="4E5B61"/>
            <w:sz w:val="16"/>
            <w:szCs w:val="16"/>
            <w:rPrChange w:author="Vaught, Jacob" w:date="2023-12-08T23:20:00Z" w:id="3712">
              <w:rPr>
                <w:rFonts w:ascii="Consolas" w:hAnsi="Consolas" w:eastAsia="Consolas" w:cs="Consolas"/>
                <w:color w:val="4E5B61"/>
                <w:sz w:val="16"/>
                <w:szCs w:val="16"/>
              </w:rPr>
            </w:rPrChange>
          </w:rPr>
          <w:delText xml:space="preserve">  inSteeringMode = </w:delText>
        </w:r>
        <w:r w:rsidRPr="007B56CB" w:rsidDel="00D660A2">
          <w:rPr>
            <w:rFonts w:ascii="Courier New" w:hAnsi="Courier New" w:eastAsia="Consolas" w:cs="Courier New"/>
            <w:color w:val="005C5F"/>
            <w:sz w:val="16"/>
            <w:szCs w:val="16"/>
            <w:rPrChange w:author="Vaught, Jacob" w:date="2023-12-08T23:20:00Z" w:id="3713">
              <w:rPr>
                <w:rFonts w:ascii="Consolas" w:hAnsi="Consolas" w:eastAsia="Consolas" w:cs="Consolas"/>
                <w:color w:val="005C5F"/>
                <w:sz w:val="16"/>
                <w:szCs w:val="16"/>
              </w:rPr>
            </w:rPrChange>
          </w:rPr>
          <w:delText>false</w:delText>
        </w:r>
        <w:r w:rsidRPr="007B56CB" w:rsidDel="00D660A2">
          <w:rPr>
            <w:rFonts w:ascii="Courier New" w:hAnsi="Courier New" w:eastAsia="Consolas" w:cs="Courier New"/>
            <w:color w:val="4E5B61"/>
            <w:sz w:val="16"/>
            <w:szCs w:val="16"/>
            <w:rPrChange w:author="Vaught, Jacob" w:date="2023-12-08T23:20:00Z" w:id="3714">
              <w:rPr>
                <w:rFonts w:ascii="Consolas" w:hAnsi="Consolas" w:eastAsia="Consolas" w:cs="Consolas"/>
                <w:color w:val="4E5B61"/>
                <w:sz w:val="16"/>
                <w:szCs w:val="16"/>
              </w:rPr>
            </w:rPrChange>
          </w:rPr>
          <w:delText>;</w:delText>
        </w:r>
      </w:del>
    </w:p>
    <w:p w:rsidRPr="007B56CB" w:rsidR="00022ED2" w:rsidDel="00D660A2" w:rsidP="004B7877" w:rsidRDefault="3A626A86" w14:paraId="142BE784" w14:textId="74A505F2">
      <w:pPr>
        <w:spacing w:after="0" w:line="240" w:lineRule="auto"/>
        <w:rPr>
          <w:del w:author="Vaught, Jacob" w:date="2023-12-09T00:25:00Z" w:id="3715"/>
          <w:rFonts w:ascii="Courier New" w:hAnsi="Courier New" w:cs="Courier New"/>
          <w:sz w:val="16"/>
          <w:szCs w:val="16"/>
          <w:rPrChange w:author="Vaught, Jacob" w:date="2023-12-08T23:20:00Z" w:id="3716">
            <w:rPr>
              <w:del w:author="Vaught, Jacob" w:date="2023-12-09T00:25:00Z" w:id="3717"/>
              <w:sz w:val="16"/>
              <w:szCs w:val="16"/>
            </w:rPr>
          </w:rPrChange>
        </w:rPr>
      </w:pPr>
      <w:del w:author="Vaught, Jacob" w:date="2023-12-09T00:25:00Z" w:id="3718">
        <w:r w:rsidRPr="007B56CB" w:rsidDel="00D660A2">
          <w:rPr>
            <w:rFonts w:ascii="Courier New" w:hAnsi="Courier New" w:eastAsia="Consolas" w:cs="Courier New"/>
            <w:color w:val="4E5B61"/>
            <w:sz w:val="16"/>
            <w:szCs w:val="16"/>
            <w:rPrChange w:author="Vaught, Jacob" w:date="2023-12-08T23:20:00Z" w:id="3719">
              <w:rPr>
                <w:rFonts w:ascii="Consolas" w:hAnsi="Consolas" w:eastAsia="Consolas" w:cs="Consolas"/>
                <w:color w:val="4E5B61"/>
                <w:sz w:val="16"/>
                <w:szCs w:val="16"/>
              </w:rPr>
            </w:rPrChange>
          </w:rPr>
          <w:delText xml:space="preserve">  inWaitingMode = </w:delText>
        </w:r>
        <w:r w:rsidRPr="007B56CB" w:rsidDel="00D660A2">
          <w:rPr>
            <w:rFonts w:ascii="Courier New" w:hAnsi="Courier New" w:eastAsia="Consolas" w:cs="Courier New"/>
            <w:color w:val="005C5F"/>
            <w:sz w:val="16"/>
            <w:szCs w:val="16"/>
            <w:rPrChange w:author="Vaught, Jacob" w:date="2023-12-08T23:20:00Z" w:id="3720">
              <w:rPr>
                <w:rFonts w:ascii="Consolas" w:hAnsi="Consolas" w:eastAsia="Consolas" w:cs="Consolas"/>
                <w:color w:val="005C5F"/>
                <w:sz w:val="16"/>
                <w:szCs w:val="16"/>
              </w:rPr>
            </w:rPrChange>
          </w:rPr>
          <w:delText>false</w:delText>
        </w:r>
        <w:r w:rsidRPr="007B56CB" w:rsidDel="00D660A2">
          <w:rPr>
            <w:rFonts w:ascii="Courier New" w:hAnsi="Courier New" w:eastAsia="Consolas" w:cs="Courier New"/>
            <w:color w:val="4E5B61"/>
            <w:sz w:val="16"/>
            <w:szCs w:val="16"/>
            <w:rPrChange w:author="Vaught, Jacob" w:date="2023-12-08T23:20:00Z" w:id="3721">
              <w:rPr>
                <w:rFonts w:ascii="Consolas" w:hAnsi="Consolas" w:eastAsia="Consolas" w:cs="Consolas"/>
                <w:color w:val="4E5B61"/>
                <w:sz w:val="16"/>
                <w:szCs w:val="16"/>
              </w:rPr>
            </w:rPrChange>
          </w:rPr>
          <w:delText>;</w:delText>
        </w:r>
      </w:del>
    </w:p>
    <w:p w:rsidRPr="007B56CB" w:rsidR="00022ED2" w:rsidDel="00D660A2" w:rsidP="004B7877" w:rsidRDefault="3A626A86" w14:paraId="12A0F4CB" w14:textId="150527DF">
      <w:pPr>
        <w:spacing w:after="0" w:line="240" w:lineRule="auto"/>
        <w:rPr>
          <w:del w:author="Vaught, Jacob" w:date="2023-12-09T00:25:00Z" w:id="3722"/>
          <w:rFonts w:ascii="Courier New" w:hAnsi="Courier New" w:cs="Courier New"/>
          <w:sz w:val="16"/>
          <w:szCs w:val="16"/>
          <w:rPrChange w:author="Vaught, Jacob" w:date="2023-12-08T23:20:00Z" w:id="3723">
            <w:rPr>
              <w:del w:author="Vaught, Jacob" w:date="2023-12-09T00:25:00Z" w:id="3724"/>
              <w:sz w:val="16"/>
              <w:szCs w:val="16"/>
            </w:rPr>
          </w:rPrChange>
        </w:rPr>
      </w:pPr>
      <w:del w:author="Vaught, Jacob" w:date="2023-12-09T00:25:00Z" w:id="3725">
        <w:r w:rsidRPr="007B56CB" w:rsidDel="00D660A2">
          <w:rPr>
            <w:rFonts w:ascii="Courier New" w:hAnsi="Courier New" w:eastAsia="Consolas" w:cs="Courier New"/>
            <w:color w:val="4E5B61"/>
            <w:sz w:val="16"/>
            <w:szCs w:val="16"/>
            <w:rPrChange w:author="Vaught, Jacob" w:date="2023-12-08T23:20:00Z" w:id="3726">
              <w:rPr>
                <w:rFonts w:ascii="Consolas" w:hAnsi="Consolas" w:eastAsia="Consolas" w:cs="Consolas"/>
                <w:color w:val="4E5B61"/>
                <w:sz w:val="16"/>
                <w:szCs w:val="16"/>
              </w:rPr>
            </w:rPrChange>
          </w:rPr>
          <w:delText xml:space="preserve">  inDrivingMode = </w:delText>
        </w:r>
        <w:r w:rsidRPr="007B56CB" w:rsidDel="00D660A2">
          <w:rPr>
            <w:rFonts w:ascii="Courier New" w:hAnsi="Courier New" w:eastAsia="Consolas" w:cs="Courier New"/>
            <w:color w:val="005C5F"/>
            <w:sz w:val="16"/>
            <w:szCs w:val="16"/>
            <w:rPrChange w:author="Vaught, Jacob" w:date="2023-12-08T23:20:00Z" w:id="3727">
              <w:rPr>
                <w:rFonts w:ascii="Consolas" w:hAnsi="Consolas" w:eastAsia="Consolas" w:cs="Consolas"/>
                <w:color w:val="005C5F"/>
                <w:sz w:val="16"/>
                <w:szCs w:val="16"/>
              </w:rPr>
            </w:rPrChange>
          </w:rPr>
          <w:delText>false</w:delText>
        </w:r>
        <w:r w:rsidRPr="007B56CB" w:rsidDel="00D660A2">
          <w:rPr>
            <w:rFonts w:ascii="Courier New" w:hAnsi="Courier New" w:eastAsia="Consolas" w:cs="Courier New"/>
            <w:color w:val="4E5B61"/>
            <w:sz w:val="16"/>
            <w:szCs w:val="16"/>
            <w:rPrChange w:author="Vaught, Jacob" w:date="2023-12-08T23:20:00Z" w:id="3728">
              <w:rPr>
                <w:rFonts w:ascii="Consolas" w:hAnsi="Consolas" w:eastAsia="Consolas" w:cs="Consolas"/>
                <w:color w:val="4E5B61"/>
                <w:sz w:val="16"/>
                <w:szCs w:val="16"/>
              </w:rPr>
            </w:rPrChange>
          </w:rPr>
          <w:delText>;</w:delText>
        </w:r>
      </w:del>
    </w:p>
    <w:p w:rsidRPr="007B56CB" w:rsidR="00022ED2" w:rsidDel="00D660A2" w:rsidP="004B7877" w:rsidRDefault="3A626A86" w14:paraId="25EF0C08" w14:textId="7FC25B8F">
      <w:pPr>
        <w:spacing w:after="0" w:line="240" w:lineRule="auto"/>
        <w:rPr>
          <w:del w:author="Vaught, Jacob" w:date="2023-12-09T00:25:00Z" w:id="3729"/>
          <w:rFonts w:ascii="Courier New" w:hAnsi="Courier New" w:cs="Courier New"/>
          <w:sz w:val="16"/>
          <w:szCs w:val="16"/>
          <w:rPrChange w:author="Vaught, Jacob" w:date="2023-12-08T23:20:00Z" w:id="3730">
            <w:rPr>
              <w:del w:author="Vaught, Jacob" w:date="2023-12-09T00:25:00Z" w:id="3731"/>
              <w:sz w:val="16"/>
              <w:szCs w:val="16"/>
            </w:rPr>
          </w:rPrChange>
        </w:rPr>
      </w:pPr>
      <w:del w:author="Vaught, Jacob" w:date="2023-12-09T00:25:00Z" w:id="3732">
        <w:r w:rsidRPr="007B56CB" w:rsidDel="00D660A2">
          <w:rPr>
            <w:rFonts w:ascii="Courier New" w:hAnsi="Courier New" w:eastAsia="Consolas" w:cs="Courier New"/>
            <w:color w:val="4E5B61"/>
            <w:sz w:val="16"/>
            <w:szCs w:val="16"/>
            <w:rPrChange w:author="Vaught, Jacob" w:date="2023-12-08T23:20:00Z" w:id="3733">
              <w:rPr>
                <w:rFonts w:ascii="Consolas" w:hAnsi="Consolas" w:eastAsia="Consolas" w:cs="Consolas"/>
                <w:color w:val="4E5B61"/>
                <w:sz w:val="16"/>
                <w:szCs w:val="16"/>
              </w:rPr>
            </w:rPrChange>
          </w:rPr>
          <w:delText xml:space="preserve">  OCR1A = </w:delText>
        </w:r>
        <w:r w:rsidRPr="007B56CB" w:rsidDel="00D660A2">
          <w:rPr>
            <w:rFonts w:ascii="Courier New" w:hAnsi="Courier New" w:eastAsia="Consolas" w:cs="Courier New"/>
            <w:color w:val="005C5F"/>
            <w:sz w:val="16"/>
            <w:szCs w:val="16"/>
            <w:rPrChange w:author="Vaught, Jacob" w:date="2023-12-08T23:20:00Z" w:id="3734">
              <w:rPr>
                <w:rFonts w:ascii="Consolas" w:hAnsi="Consolas" w:eastAsia="Consolas" w:cs="Consolas"/>
                <w:color w:val="005C5F"/>
                <w:sz w:val="16"/>
                <w:szCs w:val="16"/>
              </w:rPr>
            </w:rPrChange>
          </w:rPr>
          <w:delText>0</w:delText>
        </w:r>
        <w:r w:rsidRPr="007B56CB" w:rsidDel="00D660A2">
          <w:rPr>
            <w:rFonts w:ascii="Courier New" w:hAnsi="Courier New" w:eastAsia="Consolas" w:cs="Courier New"/>
            <w:color w:val="4E5B61"/>
            <w:sz w:val="16"/>
            <w:szCs w:val="16"/>
            <w:rPrChange w:author="Vaught, Jacob" w:date="2023-12-08T23:20:00Z" w:id="3735">
              <w:rPr>
                <w:rFonts w:ascii="Consolas" w:hAnsi="Consolas" w:eastAsia="Consolas" w:cs="Consolas"/>
                <w:color w:val="4E5B61"/>
                <w:sz w:val="16"/>
                <w:szCs w:val="16"/>
              </w:rPr>
            </w:rPrChange>
          </w:rPr>
          <w:delText>;</w:delText>
        </w:r>
        <w:r w:rsidRPr="007B56CB" w:rsidDel="00D660A2">
          <w:rPr>
            <w:rFonts w:ascii="Courier New" w:hAnsi="Courier New" w:eastAsia="Consolas" w:cs="Courier New"/>
            <w:color w:val="95A5A6"/>
            <w:sz w:val="16"/>
            <w:szCs w:val="16"/>
            <w:rPrChange w:author="Vaught, Jacob" w:date="2023-12-08T23:20:00Z" w:id="3736">
              <w:rPr>
                <w:rFonts w:ascii="Consolas" w:hAnsi="Consolas" w:eastAsia="Consolas" w:cs="Consolas"/>
                <w:color w:val="95A5A6"/>
                <w:sz w:val="16"/>
                <w:szCs w:val="16"/>
              </w:rPr>
            </w:rPrChange>
          </w:rPr>
          <w:delText xml:space="preserve"> // Turn off motors</w:delText>
        </w:r>
      </w:del>
    </w:p>
    <w:p w:rsidRPr="007B56CB" w:rsidR="00022ED2" w:rsidDel="00D660A2" w:rsidP="004B7877" w:rsidRDefault="3A626A86" w14:paraId="52C9149A" w14:textId="25E7C35B">
      <w:pPr>
        <w:spacing w:after="0" w:line="240" w:lineRule="auto"/>
        <w:rPr>
          <w:del w:author="Vaught, Jacob" w:date="2023-12-09T00:25:00Z" w:id="3737"/>
          <w:rFonts w:ascii="Courier New" w:hAnsi="Courier New" w:cs="Courier New"/>
          <w:sz w:val="16"/>
          <w:szCs w:val="16"/>
          <w:rPrChange w:author="Vaught, Jacob" w:date="2023-12-08T23:20:00Z" w:id="3738">
            <w:rPr>
              <w:del w:author="Vaught, Jacob" w:date="2023-12-09T00:25:00Z" w:id="3739"/>
              <w:sz w:val="16"/>
              <w:szCs w:val="16"/>
            </w:rPr>
          </w:rPrChange>
        </w:rPr>
      </w:pPr>
      <w:del w:author="Vaught, Jacob" w:date="2023-12-09T00:25:00Z" w:id="3740">
        <w:r w:rsidRPr="007B56CB" w:rsidDel="00D660A2">
          <w:rPr>
            <w:rFonts w:ascii="Courier New" w:hAnsi="Courier New" w:eastAsia="Consolas" w:cs="Courier New"/>
            <w:color w:val="4E5B61"/>
            <w:sz w:val="16"/>
            <w:szCs w:val="16"/>
            <w:rPrChange w:author="Vaught, Jacob" w:date="2023-12-08T23:20:00Z" w:id="3741">
              <w:rPr>
                <w:rFonts w:ascii="Consolas" w:hAnsi="Consolas" w:eastAsia="Consolas" w:cs="Consolas"/>
                <w:color w:val="4E5B61"/>
                <w:sz w:val="16"/>
                <w:szCs w:val="16"/>
              </w:rPr>
            </w:rPrChange>
          </w:rPr>
          <w:delText xml:space="preserve">  OCR1B = </w:delText>
        </w:r>
        <w:r w:rsidRPr="007B56CB" w:rsidDel="00D660A2">
          <w:rPr>
            <w:rFonts w:ascii="Courier New" w:hAnsi="Courier New" w:eastAsia="Consolas" w:cs="Courier New"/>
            <w:color w:val="005C5F"/>
            <w:sz w:val="16"/>
            <w:szCs w:val="16"/>
            <w:rPrChange w:author="Vaught, Jacob" w:date="2023-12-08T23:20:00Z" w:id="3742">
              <w:rPr>
                <w:rFonts w:ascii="Consolas" w:hAnsi="Consolas" w:eastAsia="Consolas" w:cs="Consolas"/>
                <w:color w:val="005C5F"/>
                <w:sz w:val="16"/>
                <w:szCs w:val="16"/>
              </w:rPr>
            </w:rPrChange>
          </w:rPr>
          <w:delText>0</w:delText>
        </w:r>
        <w:r w:rsidRPr="007B56CB" w:rsidDel="00D660A2">
          <w:rPr>
            <w:rFonts w:ascii="Courier New" w:hAnsi="Courier New" w:eastAsia="Consolas" w:cs="Courier New"/>
            <w:color w:val="4E5B61"/>
            <w:sz w:val="16"/>
            <w:szCs w:val="16"/>
            <w:rPrChange w:author="Vaught, Jacob" w:date="2023-12-08T23:20:00Z" w:id="3743">
              <w:rPr>
                <w:rFonts w:ascii="Consolas" w:hAnsi="Consolas" w:eastAsia="Consolas" w:cs="Consolas"/>
                <w:color w:val="4E5B61"/>
                <w:sz w:val="16"/>
                <w:szCs w:val="16"/>
              </w:rPr>
            </w:rPrChange>
          </w:rPr>
          <w:delText>;</w:delText>
        </w:r>
      </w:del>
    </w:p>
    <w:p w:rsidRPr="007B56CB" w:rsidR="00022ED2" w:rsidDel="00D660A2" w:rsidP="004B7877" w:rsidRDefault="3A626A86" w14:paraId="5D04D968" w14:textId="0703951E">
      <w:pPr>
        <w:spacing w:after="0" w:line="240" w:lineRule="auto"/>
        <w:rPr>
          <w:del w:author="Vaught, Jacob" w:date="2023-12-09T00:25:00Z" w:id="3744"/>
          <w:rFonts w:ascii="Courier New" w:hAnsi="Courier New" w:cs="Courier New"/>
          <w:sz w:val="16"/>
          <w:szCs w:val="16"/>
          <w:rPrChange w:author="Vaught, Jacob" w:date="2023-12-08T23:20:00Z" w:id="3745">
            <w:rPr>
              <w:del w:author="Vaught, Jacob" w:date="2023-12-09T00:25:00Z" w:id="3746"/>
              <w:sz w:val="16"/>
              <w:szCs w:val="16"/>
            </w:rPr>
          </w:rPrChange>
        </w:rPr>
      </w:pPr>
      <w:del w:author="Vaught, Jacob" w:date="2023-12-09T00:25:00Z" w:id="3747">
        <w:r w:rsidRPr="007B56CB" w:rsidDel="00D660A2">
          <w:rPr>
            <w:rFonts w:ascii="Courier New" w:hAnsi="Courier New" w:eastAsia="Consolas" w:cs="Courier New"/>
            <w:color w:val="4E5B61"/>
            <w:sz w:val="16"/>
            <w:szCs w:val="16"/>
            <w:rPrChange w:author="Vaught, Jacob" w:date="2023-12-08T23:20:00Z" w:id="3748">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D35400"/>
            <w:sz w:val="16"/>
            <w:szCs w:val="16"/>
            <w:rPrChange w:author="Vaught, Jacob" w:date="2023-12-08T23:20:00Z" w:id="3749">
              <w:rPr>
                <w:rFonts w:ascii="Consolas" w:hAnsi="Consolas" w:eastAsia="Consolas" w:cs="Consolas"/>
                <w:color w:val="D35400"/>
                <w:sz w:val="16"/>
                <w:szCs w:val="16"/>
              </w:rPr>
            </w:rPrChange>
          </w:rPr>
          <w:delText>setLEDStates</w:delText>
        </w:r>
        <w:r w:rsidRPr="007B56CB" w:rsidDel="00D660A2">
          <w:rPr>
            <w:rFonts w:ascii="Courier New" w:hAnsi="Courier New" w:eastAsia="Consolas" w:cs="Courier New"/>
            <w:color w:val="434F54"/>
            <w:sz w:val="16"/>
            <w:szCs w:val="16"/>
            <w:rPrChange w:author="Vaught, Jacob" w:date="2023-12-08T23:20:00Z" w:id="3750">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005C5F"/>
            <w:sz w:val="16"/>
            <w:szCs w:val="16"/>
            <w:rPrChange w:author="Vaught, Jacob" w:date="2023-12-08T23:20:00Z" w:id="3751">
              <w:rPr>
                <w:rFonts w:ascii="Consolas" w:hAnsi="Consolas" w:eastAsia="Consolas" w:cs="Consolas"/>
                <w:color w:val="005C5F"/>
                <w:sz w:val="16"/>
                <w:szCs w:val="16"/>
              </w:rPr>
            </w:rPrChange>
          </w:rPr>
          <w:delText>true</w:delText>
        </w:r>
        <w:r w:rsidRPr="007B56CB" w:rsidDel="00D660A2">
          <w:rPr>
            <w:rFonts w:ascii="Courier New" w:hAnsi="Courier New" w:eastAsia="Consolas" w:cs="Courier New"/>
            <w:color w:val="4E5B61"/>
            <w:sz w:val="16"/>
            <w:szCs w:val="16"/>
            <w:rPrChange w:author="Vaught, Jacob" w:date="2023-12-08T23:20:00Z" w:id="3752">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005C5F"/>
            <w:sz w:val="16"/>
            <w:szCs w:val="16"/>
            <w:rPrChange w:author="Vaught, Jacob" w:date="2023-12-08T23:20:00Z" w:id="3753">
              <w:rPr>
                <w:rFonts w:ascii="Consolas" w:hAnsi="Consolas" w:eastAsia="Consolas" w:cs="Consolas"/>
                <w:color w:val="005C5F"/>
                <w:sz w:val="16"/>
                <w:szCs w:val="16"/>
              </w:rPr>
            </w:rPrChange>
          </w:rPr>
          <w:delText>false</w:delText>
        </w:r>
        <w:r w:rsidRPr="007B56CB" w:rsidDel="00D660A2">
          <w:rPr>
            <w:rFonts w:ascii="Courier New" w:hAnsi="Courier New" w:eastAsia="Consolas" w:cs="Courier New"/>
            <w:color w:val="4E5B61"/>
            <w:sz w:val="16"/>
            <w:szCs w:val="16"/>
            <w:rPrChange w:author="Vaught, Jacob" w:date="2023-12-08T23:20:00Z" w:id="3754">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005C5F"/>
            <w:sz w:val="16"/>
            <w:szCs w:val="16"/>
            <w:rPrChange w:author="Vaught, Jacob" w:date="2023-12-08T23:20:00Z" w:id="3755">
              <w:rPr>
                <w:rFonts w:ascii="Consolas" w:hAnsi="Consolas" w:eastAsia="Consolas" w:cs="Consolas"/>
                <w:color w:val="005C5F"/>
                <w:sz w:val="16"/>
                <w:szCs w:val="16"/>
              </w:rPr>
            </w:rPrChange>
          </w:rPr>
          <w:delText>false</w:delText>
        </w:r>
        <w:r w:rsidRPr="007B56CB" w:rsidDel="00D660A2">
          <w:rPr>
            <w:rFonts w:ascii="Courier New" w:hAnsi="Courier New" w:eastAsia="Consolas" w:cs="Courier New"/>
            <w:color w:val="434F54"/>
            <w:sz w:val="16"/>
            <w:szCs w:val="16"/>
            <w:rPrChange w:author="Vaught, Jacob" w:date="2023-12-08T23:20:00Z" w:id="3756">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757">
              <w:rPr>
                <w:rFonts w:ascii="Consolas" w:hAnsi="Consolas" w:eastAsia="Consolas" w:cs="Consolas"/>
                <w:color w:val="4E5B61"/>
                <w:sz w:val="16"/>
                <w:szCs w:val="16"/>
              </w:rPr>
            </w:rPrChange>
          </w:rPr>
          <w:delText>;</w:delText>
        </w:r>
      </w:del>
    </w:p>
    <w:p w:rsidRPr="007B56CB" w:rsidR="00022ED2" w:rsidDel="00D660A2" w:rsidP="004B7877" w:rsidRDefault="3A626A86" w14:paraId="3E2B6A02" w14:textId="515D871D">
      <w:pPr>
        <w:spacing w:after="0" w:line="240" w:lineRule="auto"/>
        <w:rPr>
          <w:del w:author="Vaught, Jacob" w:date="2023-12-09T00:25:00Z" w:id="3758"/>
          <w:rFonts w:ascii="Courier New" w:hAnsi="Courier New" w:cs="Courier New"/>
          <w:sz w:val="16"/>
          <w:szCs w:val="16"/>
          <w:rPrChange w:author="Vaught, Jacob" w:date="2023-12-08T23:20:00Z" w:id="3759">
            <w:rPr>
              <w:del w:author="Vaught, Jacob" w:date="2023-12-09T00:25:00Z" w:id="3760"/>
              <w:sz w:val="16"/>
              <w:szCs w:val="16"/>
            </w:rPr>
          </w:rPrChange>
        </w:rPr>
      </w:pPr>
      <w:del w:author="Vaught, Jacob" w:date="2023-12-09T00:25:00Z" w:id="3761">
        <w:r w:rsidRPr="007B56CB" w:rsidDel="00D660A2">
          <w:rPr>
            <w:rFonts w:ascii="Courier New" w:hAnsi="Courier New" w:eastAsia="Consolas" w:cs="Courier New"/>
            <w:color w:val="434F54"/>
            <w:sz w:val="16"/>
            <w:szCs w:val="16"/>
            <w:rPrChange w:author="Vaught, Jacob" w:date="2023-12-08T23:20:00Z" w:id="3762">
              <w:rPr>
                <w:rFonts w:ascii="Consolas" w:hAnsi="Consolas" w:eastAsia="Consolas" w:cs="Consolas"/>
                <w:color w:val="434F54"/>
                <w:sz w:val="16"/>
                <w:szCs w:val="16"/>
              </w:rPr>
            </w:rPrChange>
          </w:rPr>
          <w:delText>}</w:delText>
        </w:r>
      </w:del>
    </w:p>
    <w:p w:rsidRPr="007B56CB" w:rsidR="00022ED2" w:rsidDel="00D660A2" w:rsidP="004B7877" w:rsidRDefault="3A626A86" w14:paraId="6712F59D" w14:textId="574A07DB">
      <w:pPr>
        <w:spacing w:after="0" w:line="240" w:lineRule="auto"/>
        <w:rPr>
          <w:del w:author="Vaught, Jacob" w:date="2023-12-09T00:25:00Z" w:id="3763"/>
          <w:rFonts w:ascii="Courier New" w:hAnsi="Courier New" w:cs="Courier New"/>
          <w:sz w:val="16"/>
          <w:szCs w:val="16"/>
          <w:rPrChange w:author="Vaught, Jacob" w:date="2023-12-08T23:20:00Z" w:id="3764">
            <w:rPr>
              <w:del w:author="Vaught, Jacob" w:date="2023-12-09T00:25:00Z" w:id="3765"/>
              <w:sz w:val="16"/>
              <w:szCs w:val="16"/>
            </w:rPr>
          </w:rPrChange>
        </w:rPr>
      </w:pPr>
      <w:del w:author="Vaught, Jacob" w:date="2023-12-09T00:25:00Z" w:id="3766">
        <w:r w:rsidRPr="007B56CB" w:rsidDel="00D660A2">
          <w:rPr>
            <w:rFonts w:ascii="Courier New" w:hAnsi="Courier New" w:eastAsia="Consolas" w:cs="Courier New"/>
            <w:color w:val="00979D"/>
            <w:sz w:val="16"/>
            <w:szCs w:val="16"/>
            <w:rPrChange w:author="Vaught, Jacob" w:date="2023-12-08T23:20:00Z" w:id="3767">
              <w:rPr>
                <w:rFonts w:ascii="Consolas" w:hAnsi="Consolas" w:eastAsia="Consolas" w:cs="Consolas"/>
                <w:color w:val="00979D"/>
                <w:sz w:val="16"/>
                <w:szCs w:val="16"/>
              </w:rPr>
            </w:rPrChange>
          </w:rPr>
          <w:delText>void</w:delText>
        </w:r>
        <w:r w:rsidRPr="007B56CB" w:rsidDel="00D660A2">
          <w:rPr>
            <w:rFonts w:ascii="Courier New" w:hAnsi="Courier New" w:eastAsia="Consolas" w:cs="Courier New"/>
            <w:color w:val="4E5B61"/>
            <w:sz w:val="16"/>
            <w:szCs w:val="16"/>
            <w:rPrChange w:author="Vaught, Jacob" w:date="2023-12-08T23:20:00Z" w:id="3768">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D35400"/>
            <w:sz w:val="16"/>
            <w:szCs w:val="16"/>
            <w:rPrChange w:author="Vaught, Jacob" w:date="2023-12-08T23:20:00Z" w:id="3769">
              <w:rPr>
                <w:rFonts w:ascii="Consolas" w:hAnsi="Consolas" w:eastAsia="Consolas" w:cs="Consolas"/>
                <w:color w:val="D35400"/>
                <w:sz w:val="16"/>
                <w:szCs w:val="16"/>
              </w:rPr>
            </w:rPrChange>
          </w:rPr>
          <w:delText>handleYellowButton</w:delText>
        </w:r>
        <w:r w:rsidRPr="007B56CB" w:rsidDel="00D660A2">
          <w:rPr>
            <w:rFonts w:ascii="Courier New" w:hAnsi="Courier New" w:eastAsia="Consolas" w:cs="Courier New"/>
            <w:color w:val="434F54"/>
            <w:sz w:val="16"/>
            <w:szCs w:val="16"/>
            <w:rPrChange w:author="Vaught, Jacob" w:date="2023-12-08T23:20:00Z" w:id="3770">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771">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3772">
              <w:rPr>
                <w:rFonts w:ascii="Consolas" w:hAnsi="Consolas" w:eastAsia="Consolas" w:cs="Consolas"/>
                <w:color w:val="434F54"/>
                <w:sz w:val="16"/>
                <w:szCs w:val="16"/>
              </w:rPr>
            </w:rPrChange>
          </w:rPr>
          <w:delText>{</w:delText>
        </w:r>
      </w:del>
    </w:p>
    <w:p w:rsidRPr="007B56CB" w:rsidR="00022ED2" w:rsidDel="00D660A2" w:rsidP="004B7877" w:rsidRDefault="3A626A86" w14:paraId="60942182" w14:textId="2D4BA889">
      <w:pPr>
        <w:spacing w:after="0" w:line="240" w:lineRule="auto"/>
        <w:rPr>
          <w:del w:author="Vaught, Jacob" w:date="2023-12-09T00:25:00Z" w:id="3773"/>
          <w:rFonts w:ascii="Courier New" w:hAnsi="Courier New" w:cs="Courier New"/>
          <w:sz w:val="16"/>
          <w:szCs w:val="16"/>
          <w:rPrChange w:author="Vaught, Jacob" w:date="2023-12-08T23:20:00Z" w:id="3774">
            <w:rPr>
              <w:del w:author="Vaught, Jacob" w:date="2023-12-09T00:25:00Z" w:id="3775"/>
              <w:sz w:val="16"/>
              <w:szCs w:val="16"/>
            </w:rPr>
          </w:rPrChange>
        </w:rPr>
      </w:pPr>
      <w:del w:author="Vaught, Jacob" w:date="2023-12-09T00:25:00Z" w:id="3776">
        <w:r w:rsidRPr="007B56CB" w:rsidDel="00D660A2">
          <w:rPr>
            <w:rFonts w:ascii="Courier New" w:hAnsi="Courier New" w:eastAsia="Consolas" w:cs="Courier New"/>
            <w:color w:val="4E5B61"/>
            <w:sz w:val="16"/>
            <w:szCs w:val="16"/>
            <w:rPrChange w:author="Vaught, Jacob" w:date="2023-12-08T23:20:00Z" w:id="3777">
              <w:rPr>
                <w:rFonts w:ascii="Consolas" w:hAnsi="Consolas" w:eastAsia="Consolas" w:cs="Consolas"/>
                <w:color w:val="4E5B61"/>
                <w:sz w:val="16"/>
                <w:szCs w:val="16"/>
              </w:rPr>
            </w:rPrChange>
          </w:rPr>
          <w:delText xml:space="preserve">  inSteeringMode = </w:delText>
        </w:r>
        <w:r w:rsidRPr="007B56CB" w:rsidDel="00D660A2">
          <w:rPr>
            <w:rFonts w:ascii="Courier New" w:hAnsi="Courier New" w:eastAsia="Consolas" w:cs="Courier New"/>
            <w:color w:val="005C5F"/>
            <w:sz w:val="16"/>
            <w:szCs w:val="16"/>
            <w:rPrChange w:author="Vaught, Jacob" w:date="2023-12-08T23:20:00Z" w:id="3778">
              <w:rPr>
                <w:rFonts w:ascii="Consolas" w:hAnsi="Consolas" w:eastAsia="Consolas" w:cs="Consolas"/>
                <w:color w:val="005C5F"/>
                <w:sz w:val="16"/>
                <w:szCs w:val="16"/>
              </w:rPr>
            </w:rPrChange>
          </w:rPr>
          <w:delText>false</w:delText>
        </w:r>
        <w:r w:rsidRPr="007B56CB" w:rsidDel="00D660A2">
          <w:rPr>
            <w:rFonts w:ascii="Courier New" w:hAnsi="Courier New" w:eastAsia="Consolas" w:cs="Courier New"/>
            <w:color w:val="4E5B61"/>
            <w:sz w:val="16"/>
            <w:szCs w:val="16"/>
            <w:rPrChange w:author="Vaught, Jacob" w:date="2023-12-08T23:20:00Z" w:id="3779">
              <w:rPr>
                <w:rFonts w:ascii="Consolas" w:hAnsi="Consolas" w:eastAsia="Consolas" w:cs="Consolas"/>
                <w:color w:val="4E5B61"/>
                <w:sz w:val="16"/>
                <w:szCs w:val="16"/>
              </w:rPr>
            </w:rPrChange>
          </w:rPr>
          <w:delText>;</w:delText>
        </w:r>
      </w:del>
    </w:p>
    <w:p w:rsidRPr="007B56CB" w:rsidR="00022ED2" w:rsidDel="00D660A2" w:rsidP="004B7877" w:rsidRDefault="3A626A86" w14:paraId="5A3B220A" w14:textId="00617AF3">
      <w:pPr>
        <w:spacing w:after="0" w:line="240" w:lineRule="auto"/>
        <w:rPr>
          <w:del w:author="Vaught, Jacob" w:date="2023-12-09T00:25:00Z" w:id="3780"/>
          <w:rFonts w:ascii="Courier New" w:hAnsi="Courier New" w:cs="Courier New"/>
          <w:sz w:val="16"/>
          <w:szCs w:val="16"/>
          <w:rPrChange w:author="Vaught, Jacob" w:date="2023-12-08T23:20:00Z" w:id="3781">
            <w:rPr>
              <w:del w:author="Vaught, Jacob" w:date="2023-12-09T00:25:00Z" w:id="3782"/>
              <w:sz w:val="16"/>
              <w:szCs w:val="16"/>
            </w:rPr>
          </w:rPrChange>
        </w:rPr>
      </w:pPr>
      <w:del w:author="Vaught, Jacob" w:date="2023-12-09T00:25:00Z" w:id="3783">
        <w:r w:rsidRPr="007B56CB" w:rsidDel="00D660A2">
          <w:rPr>
            <w:rFonts w:ascii="Courier New" w:hAnsi="Courier New" w:eastAsia="Consolas" w:cs="Courier New"/>
            <w:color w:val="4E5B61"/>
            <w:sz w:val="16"/>
            <w:szCs w:val="16"/>
            <w:rPrChange w:author="Vaught, Jacob" w:date="2023-12-08T23:20:00Z" w:id="3784">
              <w:rPr>
                <w:rFonts w:ascii="Consolas" w:hAnsi="Consolas" w:eastAsia="Consolas" w:cs="Consolas"/>
                <w:color w:val="4E5B61"/>
                <w:sz w:val="16"/>
                <w:szCs w:val="16"/>
              </w:rPr>
            </w:rPrChange>
          </w:rPr>
          <w:delText xml:space="preserve">  inWaitingMode = </w:delText>
        </w:r>
        <w:r w:rsidRPr="007B56CB" w:rsidDel="00D660A2">
          <w:rPr>
            <w:rFonts w:ascii="Courier New" w:hAnsi="Courier New" w:eastAsia="Consolas" w:cs="Courier New"/>
            <w:color w:val="005C5F"/>
            <w:sz w:val="16"/>
            <w:szCs w:val="16"/>
            <w:rPrChange w:author="Vaught, Jacob" w:date="2023-12-08T23:20:00Z" w:id="3785">
              <w:rPr>
                <w:rFonts w:ascii="Consolas" w:hAnsi="Consolas" w:eastAsia="Consolas" w:cs="Consolas"/>
                <w:color w:val="005C5F"/>
                <w:sz w:val="16"/>
                <w:szCs w:val="16"/>
              </w:rPr>
            </w:rPrChange>
          </w:rPr>
          <w:delText>true</w:delText>
        </w:r>
        <w:r w:rsidRPr="007B56CB" w:rsidDel="00D660A2">
          <w:rPr>
            <w:rFonts w:ascii="Courier New" w:hAnsi="Courier New" w:eastAsia="Consolas" w:cs="Courier New"/>
            <w:color w:val="4E5B61"/>
            <w:sz w:val="16"/>
            <w:szCs w:val="16"/>
            <w:rPrChange w:author="Vaught, Jacob" w:date="2023-12-08T23:20:00Z" w:id="3786">
              <w:rPr>
                <w:rFonts w:ascii="Consolas" w:hAnsi="Consolas" w:eastAsia="Consolas" w:cs="Consolas"/>
                <w:color w:val="4E5B61"/>
                <w:sz w:val="16"/>
                <w:szCs w:val="16"/>
              </w:rPr>
            </w:rPrChange>
          </w:rPr>
          <w:delText>;</w:delText>
        </w:r>
      </w:del>
    </w:p>
    <w:p w:rsidRPr="007B56CB" w:rsidR="00022ED2" w:rsidDel="00D660A2" w:rsidP="004B7877" w:rsidRDefault="3A626A86" w14:paraId="2F60CEDD" w14:textId="34EA0AFA">
      <w:pPr>
        <w:spacing w:after="0" w:line="240" w:lineRule="auto"/>
        <w:rPr>
          <w:del w:author="Vaught, Jacob" w:date="2023-12-09T00:25:00Z" w:id="3787"/>
          <w:rFonts w:ascii="Courier New" w:hAnsi="Courier New" w:cs="Courier New"/>
          <w:sz w:val="16"/>
          <w:szCs w:val="16"/>
          <w:rPrChange w:author="Vaught, Jacob" w:date="2023-12-08T23:20:00Z" w:id="3788">
            <w:rPr>
              <w:del w:author="Vaught, Jacob" w:date="2023-12-09T00:25:00Z" w:id="3789"/>
              <w:sz w:val="16"/>
              <w:szCs w:val="16"/>
            </w:rPr>
          </w:rPrChange>
        </w:rPr>
      </w:pPr>
      <w:del w:author="Vaught, Jacob" w:date="2023-12-09T00:25:00Z" w:id="3790">
        <w:r w:rsidRPr="007B56CB" w:rsidDel="00D660A2">
          <w:rPr>
            <w:rFonts w:ascii="Courier New" w:hAnsi="Courier New" w:eastAsia="Consolas" w:cs="Courier New"/>
            <w:color w:val="4E5B61"/>
            <w:sz w:val="16"/>
            <w:szCs w:val="16"/>
            <w:rPrChange w:author="Vaught, Jacob" w:date="2023-12-08T23:20:00Z" w:id="3791">
              <w:rPr>
                <w:rFonts w:ascii="Consolas" w:hAnsi="Consolas" w:eastAsia="Consolas" w:cs="Consolas"/>
                <w:color w:val="4E5B61"/>
                <w:sz w:val="16"/>
                <w:szCs w:val="16"/>
              </w:rPr>
            </w:rPrChange>
          </w:rPr>
          <w:delText xml:space="preserve">  inDrivingMode = </w:delText>
        </w:r>
        <w:r w:rsidRPr="007B56CB" w:rsidDel="00D660A2">
          <w:rPr>
            <w:rFonts w:ascii="Courier New" w:hAnsi="Courier New" w:eastAsia="Consolas" w:cs="Courier New"/>
            <w:color w:val="005C5F"/>
            <w:sz w:val="16"/>
            <w:szCs w:val="16"/>
            <w:rPrChange w:author="Vaught, Jacob" w:date="2023-12-08T23:20:00Z" w:id="3792">
              <w:rPr>
                <w:rFonts w:ascii="Consolas" w:hAnsi="Consolas" w:eastAsia="Consolas" w:cs="Consolas"/>
                <w:color w:val="005C5F"/>
                <w:sz w:val="16"/>
                <w:szCs w:val="16"/>
              </w:rPr>
            </w:rPrChange>
          </w:rPr>
          <w:delText>false</w:delText>
        </w:r>
        <w:r w:rsidRPr="007B56CB" w:rsidDel="00D660A2">
          <w:rPr>
            <w:rFonts w:ascii="Courier New" w:hAnsi="Courier New" w:eastAsia="Consolas" w:cs="Courier New"/>
            <w:color w:val="4E5B61"/>
            <w:sz w:val="16"/>
            <w:szCs w:val="16"/>
            <w:rPrChange w:author="Vaught, Jacob" w:date="2023-12-08T23:20:00Z" w:id="3793">
              <w:rPr>
                <w:rFonts w:ascii="Consolas" w:hAnsi="Consolas" w:eastAsia="Consolas" w:cs="Consolas"/>
                <w:color w:val="4E5B61"/>
                <w:sz w:val="16"/>
                <w:szCs w:val="16"/>
              </w:rPr>
            </w:rPrChange>
          </w:rPr>
          <w:delText>;</w:delText>
        </w:r>
      </w:del>
    </w:p>
    <w:p w:rsidRPr="007B56CB" w:rsidR="00022ED2" w:rsidDel="00D660A2" w:rsidP="004B7877" w:rsidRDefault="3A626A86" w14:paraId="01136492" w14:textId="78F30217">
      <w:pPr>
        <w:spacing w:after="0" w:line="240" w:lineRule="auto"/>
        <w:rPr>
          <w:del w:author="Vaught, Jacob" w:date="2023-12-09T00:25:00Z" w:id="3794"/>
          <w:rFonts w:ascii="Courier New" w:hAnsi="Courier New" w:cs="Courier New"/>
          <w:sz w:val="16"/>
          <w:szCs w:val="16"/>
          <w:rPrChange w:author="Vaught, Jacob" w:date="2023-12-08T23:20:00Z" w:id="3795">
            <w:rPr>
              <w:del w:author="Vaught, Jacob" w:date="2023-12-09T00:25:00Z" w:id="3796"/>
              <w:sz w:val="16"/>
              <w:szCs w:val="16"/>
            </w:rPr>
          </w:rPrChange>
        </w:rPr>
      </w:pPr>
      <w:del w:author="Vaught, Jacob" w:date="2023-12-09T00:25:00Z" w:id="3797">
        <w:r w:rsidRPr="007B56CB" w:rsidDel="00D660A2">
          <w:rPr>
            <w:rFonts w:ascii="Courier New" w:hAnsi="Courier New" w:eastAsia="Consolas" w:cs="Courier New"/>
            <w:color w:val="4E5B61"/>
            <w:sz w:val="16"/>
            <w:szCs w:val="16"/>
            <w:rPrChange w:author="Vaught, Jacob" w:date="2023-12-08T23:20:00Z" w:id="3798">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D35400"/>
            <w:sz w:val="16"/>
            <w:szCs w:val="16"/>
            <w:rPrChange w:author="Vaught, Jacob" w:date="2023-12-08T23:20:00Z" w:id="3799">
              <w:rPr>
                <w:rFonts w:ascii="Consolas" w:hAnsi="Consolas" w:eastAsia="Consolas" w:cs="Consolas"/>
                <w:color w:val="D35400"/>
                <w:sz w:val="16"/>
                <w:szCs w:val="16"/>
              </w:rPr>
            </w:rPrChange>
          </w:rPr>
          <w:delText>setLEDStates</w:delText>
        </w:r>
        <w:r w:rsidRPr="007B56CB" w:rsidDel="00D660A2">
          <w:rPr>
            <w:rFonts w:ascii="Courier New" w:hAnsi="Courier New" w:eastAsia="Consolas" w:cs="Courier New"/>
            <w:color w:val="434F54"/>
            <w:sz w:val="16"/>
            <w:szCs w:val="16"/>
            <w:rPrChange w:author="Vaught, Jacob" w:date="2023-12-08T23:20:00Z" w:id="3800">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005C5F"/>
            <w:sz w:val="16"/>
            <w:szCs w:val="16"/>
            <w:rPrChange w:author="Vaught, Jacob" w:date="2023-12-08T23:20:00Z" w:id="3801">
              <w:rPr>
                <w:rFonts w:ascii="Consolas" w:hAnsi="Consolas" w:eastAsia="Consolas" w:cs="Consolas"/>
                <w:color w:val="005C5F"/>
                <w:sz w:val="16"/>
                <w:szCs w:val="16"/>
              </w:rPr>
            </w:rPrChange>
          </w:rPr>
          <w:delText>false</w:delText>
        </w:r>
        <w:r w:rsidRPr="007B56CB" w:rsidDel="00D660A2">
          <w:rPr>
            <w:rFonts w:ascii="Courier New" w:hAnsi="Courier New" w:eastAsia="Consolas" w:cs="Courier New"/>
            <w:color w:val="4E5B61"/>
            <w:sz w:val="16"/>
            <w:szCs w:val="16"/>
            <w:rPrChange w:author="Vaught, Jacob" w:date="2023-12-08T23:20:00Z" w:id="3802">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005C5F"/>
            <w:sz w:val="16"/>
            <w:szCs w:val="16"/>
            <w:rPrChange w:author="Vaught, Jacob" w:date="2023-12-08T23:20:00Z" w:id="3803">
              <w:rPr>
                <w:rFonts w:ascii="Consolas" w:hAnsi="Consolas" w:eastAsia="Consolas" w:cs="Consolas"/>
                <w:color w:val="005C5F"/>
                <w:sz w:val="16"/>
                <w:szCs w:val="16"/>
              </w:rPr>
            </w:rPrChange>
          </w:rPr>
          <w:delText>false</w:delText>
        </w:r>
        <w:r w:rsidRPr="007B56CB" w:rsidDel="00D660A2">
          <w:rPr>
            <w:rFonts w:ascii="Courier New" w:hAnsi="Courier New" w:eastAsia="Consolas" w:cs="Courier New"/>
            <w:color w:val="4E5B61"/>
            <w:sz w:val="16"/>
            <w:szCs w:val="16"/>
            <w:rPrChange w:author="Vaught, Jacob" w:date="2023-12-08T23:20:00Z" w:id="3804">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005C5F"/>
            <w:sz w:val="16"/>
            <w:szCs w:val="16"/>
            <w:rPrChange w:author="Vaught, Jacob" w:date="2023-12-08T23:20:00Z" w:id="3805">
              <w:rPr>
                <w:rFonts w:ascii="Consolas" w:hAnsi="Consolas" w:eastAsia="Consolas" w:cs="Consolas"/>
                <w:color w:val="005C5F"/>
                <w:sz w:val="16"/>
                <w:szCs w:val="16"/>
              </w:rPr>
            </w:rPrChange>
          </w:rPr>
          <w:delText>true</w:delText>
        </w:r>
        <w:r w:rsidRPr="007B56CB" w:rsidDel="00D660A2">
          <w:rPr>
            <w:rFonts w:ascii="Courier New" w:hAnsi="Courier New" w:eastAsia="Consolas" w:cs="Courier New"/>
            <w:color w:val="434F54"/>
            <w:sz w:val="16"/>
            <w:szCs w:val="16"/>
            <w:rPrChange w:author="Vaught, Jacob" w:date="2023-12-08T23:20:00Z" w:id="3806">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807">
              <w:rPr>
                <w:rFonts w:ascii="Consolas" w:hAnsi="Consolas" w:eastAsia="Consolas" w:cs="Consolas"/>
                <w:color w:val="4E5B61"/>
                <w:sz w:val="16"/>
                <w:szCs w:val="16"/>
              </w:rPr>
            </w:rPrChange>
          </w:rPr>
          <w:delText>;</w:delText>
        </w:r>
      </w:del>
    </w:p>
    <w:p w:rsidRPr="007B56CB" w:rsidR="00022ED2" w:rsidDel="00D660A2" w:rsidP="004B7877" w:rsidRDefault="3A626A86" w14:paraId="679E8E34" w14:textId="3DF23FD6">
      <w:pPr>
        <w:spacing w:after="0" w:line="240" w:lineRule="auto"/>
        <w:rPr>
          <w:del w:author="Vaught, Jacob" w:date="2023-12-09T00:25:00Z" w:id="3808"/>
          <w:rFonts w:ascii="Courier New" w:hAnsi="Courier New" w:cs="Courier New"/>
          <w:sz w:val="16"/>
          <w:szCs w:val="16"/>
          <w:rPrChange w:author="Vaught, Jacob" w:date="2023-12-08T23:20:00Z" w:id="3809">
            <w:rPr>
              <w:del w:author="Vaught, Jacob" w:date="2023-12-09T00:25:00Z" w:id="3810"/>
              <w:sz w:val="16"/>
              <w:szCs w:val="16"/>
            </w:rPr>
          </w:rPrChange>
        </w:rPr>
      </w:pPr>
      <w:del w:author="Vaught, Jacob" w:date="2023-12-09T00:25:00Z" w:id="3811">
        <w:r w:rsidRPr="007B56CB" w:rsidDel="00D660A2">
          <w:rPr>
            <w:rFonts w:ascii="Courier New" w:hAnsi="Courier New" w:eastAsia="Consolas" w:cs="Courier New"/>
            <w:color w:val="434F54"/>
            <w:sz w:val="16"/>
            <w:szCs w:val="16"/>
            <w:rPrChange w:author="Vaught, Jacob" w:date="2023-12-08T23:20:00Z" w:id="3812">
              <w:rPr>
                <w:rFonts w:ascii="Consolas" w:hAnsi="Consolas" w:eastAsia="Consolas" w:cs="Consolas"/>
                <w:color w:val="434F54"/>
                <w:sz w:val="16"/>
                <w:szCs w:val="16"/>
              </w:rPr>
            </w:rPrChange>
          </w:rPr>
          <w:delText>}</w:delText>
        </w:r>
      </w:del>
    </w:p>
    <w:p w:rsidRPr="007B56CB" w:rsidR="00022ED2" w:rsidDel="00D660A2" w:rsidP="004B7877" w:rsidRDefault="3A626A86" w14:paraId="6062348C" w14:textId="26132592">
      <w:pPr>
        <w:spacing w:after="0" w:line="240" w:lineRule="auto"/>
        <w:rPr>
          <w:del w:author="Vaught, Jacob" w:date="2023-12-09T00:25:00Z" w:id="3813"/>
          <w:rFonts w:ascii="Courier New" w:hAnsi="Courier New" w:cs="Courier New"/>
          <w:sz w:val="16"/>
          <w:szCs w:val="16"/>
          <w:rPrChange w:author="Vaught, Jacob" w:date="2023-12-08T23:20:00Z" w:id="3814">
            <w:rPr>
              <w:del w:author="Vaught, Jacob" w:date="2023-12-09T00:25:00Z" w:id="3815"/>
              <w:sz w:val="16"/>
              <w:szCs w:val="16"/>
            </w:rPr>
          </w:rPrChange>
        </w:rPr>
      </w:pPr>
      <w:del w:author="Vaught, Jacob" w:date="2023-12-09T00:25:00Z" w:id="3816">
        <w:r w:rsidRPr="007B56CB" w:rsidDel="00D660A2">
          <w:rPr>
            <w:rFonts w:ascii="Courier New" w:hAnsi="Courier New" w:eastAsia="Consolas" w:cs="Courier New"/>
            <w:color w:val="00979D"/>
            <w:sz w:val="16"/>
            <w:szCs w:val="16"/>
            <w:rPrChange w:author="Vaught, Jacob" w:date="2023-12-08T23:20:00Z" w:id="3817">
              <w:rPr>
                <w:rFonts w:ascii="Consolas" w:hAnsi="Consolas" w:eastAsia="Consolas" w:cs="Consolas"/>
                <w:color w:val="00979D"/>
                <w:sz w:val="16"/>
                <w:szCs w:val="16"/>
              </w:rPr>
            </w:rPrChange>
          </w:rPr>
          <w:delText>void</w:delText>
        </w:r>
        <w:r w:rsidRPr="007B56CB" w:rsidDel="00D660A2">
          <w:rPr>
            <w:rFonts w:ascii="Courier New" w:hAnsi="Courier New" w:eastAsia="Consolas" w:cs="Courier New"/>
            <w:color w:val="4E5B61"/>
            <w:sz w:val="16"/>
            <w:szCs w:val="16"/>
            <w:rPrChange w:author="Vaught, Jacob" w:date="2023-12-08T23:20:00Z" w:id="3818">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D35400"/>
            <w:sz w:val="16"/>
            <w:szCs w:val="16"/>
            <w:rPrChange w:author="Vaught, Jacob" w:date="2023-12-08T23:20:00Z" w:id="3819">
              <w:rPr>
                <w:rFonts w:ascii="Consolas" w:hAnsi="Consolas" w:eastAsia="Consolas" w:cs="Consolas"/>
                <w:color w:val="D35400"/>
                <w:sz w:val="16"/>
                <w:szCs w:val="16"/>
              </w:rPr>
            </w:rPrChange>
          </w:rPr>
          <w:delText>handleGreenButton</w:delText>
        </w:r>
        <w:r w:rsidRPr="007B56CB" w:rsidDel="00D660A2">
          <w:rPr>
            <w:rFonts w:ascii="Courier New" w:hAnsi="Courier New" w:eastAsia="Consolas" w:cs="Courier New"/>
            <w:color w:val="434F54"/>
            <w:sz w:val="16"/>
            <w:szCs w:val="16"/>
            <w:rPrChange w:author="Vaught, Jacob" w:date="2023-12-08T23:20:00Z" w:id="3820">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821">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3822">
              <w:rPr>
                <w:rFonts w:ascii="Consolas" w:hAnsi="Consolas" w:eastAsia="Consolas" w:cs="Consolas"/>
                <w:color w:val="434F54"/>
                <w:sz w:val="16"/>
                <w:szCs w:val="16"/>
              </w:rPr>
            </w:rPrChange>
          </w:rPr>
          <w:delText>{</w:delText>
        </w:r>
      </w:del>
    </w:p>
    <w:p w:rsidRPr="007B56CB" w:rsidR="00022ED2" w:rsidDel="00D660A2" w:rsidP="004B7877" w:rsidRDefault="3A626A86" w14:paraId="7B9FCE18" w14:textId="7202EFE5">
      <w:pPr>
        <w:spacing w:after="0" w:line="240" w:lineRule="auto"/>
        <w:rPr>
          <w:del w:author="Vaught, Jacob" w:date="2023-12-09T00:25:00Z" w:id="3823"/>
          <w:rFonts w:ascii="Courier New" w:hAnsi="Courier New" w:cs="Courier New"/>
          <w:sz w:val="16"/>
          <w:szCs w:val="16"/>
          <w:rPrChange w:author="Vaught, Jacob" w:date="2023-12-08T23:20:00Z" w:id="3824">
            <w:rPr>
              <w:del w:author="Vaught, Jacob" w:date="2023-12-09T00:25:00Z" w:id="3825"/>
              <w:sz w:val="16"/>
              <w:szCs w:val="16"/>
            </w:rPr>
          </w:rPrChange>
        </w:rPr>
      </w:pPr>
      <w:del w:author="Vaught, Jacob" w:date="2023-12-09T00:25:00Z" w:id="3826">
        <w:r w:rsidRPr="007B56CB" w:rsidDel="00D660A2">
          <w:rPr>
            <w:rFonts w:ascii="Courier New" w:hAnsi="Courier New" w:eastAsia="Consolas" w:cs="Courier New"/>
            <w:color w:val="4E5B61"/>
            <w:sz w:val="16"/>
            <w:szCs w:val="16"/>
            <w:rPrChange w:author="Vaught, Jacob" w:date="2023-12-08T23:20:00Z" w:id="3827">
              <w:rPr>
                <w:rFonts w:ascii="Consolas" w:hAnsi="Consolas" w:eastAsia="Consolas" w:cs="Consolas"/>
                <w:color w:val="4E5B61"/>
                <w:sz w:val="16"/>
                <w:szCs w:val="16"/>
              </w:rPr>
            </w:rPrChange>
          </w:rPr>
          <w:delText xml:space="preserve">  inSteeringMode = </w:delText>
        </w:r>
        <w:r w:rsidRPr="007B56CB" w:rsidDel="00D660A2">
          <w:rPr>
            <w:rFonts w:ascii="Courier New" w:hAnsi="Courier New" w:eastAsia="Consolas" w:cs="Courier New"/>
            <w:color w:val="005C5F"/>
            <w:sz w:val="16"/>
            <w:szCs w:val="16"/>
            <w:rPrChange w:author="Vaught, Jacob" w:date="2023-12-08T23:20:00Z" w:id="3828">
              <w:rPr>
                <w:rFonts w:ascii="Consolas" w:hAnsi="Consolas" w:eastAsia="Consolas" w:cs="Consolas"/>
                <w:color w:val="005C5F"/>
                <w:sz w:val="16"/>
                <w:szCs w:val="16"/>
              </w:rPr>
            </w:rPrChange>
          </w:rPr>
          <w:delText>true</w:delText>
        </w:r>
        <w:r w:rsidRPr="007B56CB" w:rsidDel="00D660A2">
          <w:rPr>
            <w:rFonts w:ascii="Courier New" w:hAnsi="Courier New" w:eastAsia="Consolas" w:cs="Courier New"/>
            <w:color w:val="4E5B61"/>
            <w:sz w:val="16"/>
            <w:szCs w:val="16"/>
            <w:rPrChange w:author="Vaught, Jacob" w:date="2023-12-08T23:20:00Z" w:id="3829">
              <w:rPr>
                <w:rFonts w:ascii="Consolas" w:hAnsi="Consolas" w:eastAsia="Consolas" w:cs="Consolas"/>
                <w:color w:val="4E5B61"/>
                <w:sz w:val="16"/>
                <w:szCs w:val="16"/>
              </w:rPr>
            </w:rPrChange>
          </w:rPr>
          <w:delText>;</w:delText>
        </w:r>
      </w:del>
    </w:p>
    <w:p w:rsidRPr="007B56CB" w:rsidR="00022ED2" w:rsidDel="00D660A2" w:rsidP="004B7877" w:rsidRDefault="3A626A86" w14:paraId="74EED3EE" w14:textId="140F1CA8">
      <w:pPr>
        <w:spacing w:after="0" w:line="240" w:lineRule="auto"/>
        <w:rPr>
          <w:del w:author="Vaught, Jacob" w:date="2023-12-09T00:25:00Z" w:id="3830"/>
          <w:rFonts w:ascii="Courier New" w:hAnsi="Courier New" w:cs="Courier New"/>
          <w:sz w:val="16"/>
          <w:szCs w:val="16"/>
          <w:rPrChange w:author="Vaught, Jacob" w:date="2023-12-08T23:20:00Z" w:id="3831">
            <w:rPr>
              <w:del w:author="Vaught, Jacob" w:date="2023-12-09T00:25:00Z" w:id="3832"/>
              <w:sz w:val="16"/>
              <w:szCs w:val="16"/>
            </w:rPr>
          </w:rPrChange>
        </w:rPr>
      </w:pPr>
      <w:del w:author="Vaught, Jacob" w:date="2023-12-09T00:25:00Z" w:id="3833">
        <w:r w:rsidRPr="007B56CB" w:rsidDel="00D660A2">
          <w:rPr>
            <w:rFonts w:ascii="Courier New" w:hAnsi="Courier New" w:eastAsia="Consolas" w:cs="Courier New"/>
            <w:color w:val="4E5B61"/>
            <w:sz w:val="16"/>
            <w:szCs w:val="16"/>
            <w:rPrChange w:author="Vaught, Jacob" w:date="2023-12-08T23:20:00Z" w:id="3834">
              <w:rPr>
                <w:rFonts w:ascii="Consolas" w:hAnsi="Consolas" w:eastAsia="Consolas" w:cs="Consolas"/>
                <w:color w:val="4E5B61"/>
                <w:sz w:val="16"/>
                <w:szCs w:val="16"/>
              </w:rPr>
            </w:rPrChange>
          </w:rPr>
          <w:delText xml:space="preserve">  inWaitingMode = </w:delText>
        </w:r>
        <w:r w:rsidRPr="007B56CB" w:rsidDel="00D660A2">
          <w:rPr>
            <w:rFonts w:ascii="Courier New" w:hAnsi="Courier New" w:eastAsia="Consolas" w:cs="Courier New"/>
            <w:color w:val="005C5F"/>
            <w:sz w:val="16"/>
            <w:szCs w:val="16"/>
            <w:rPrChange w:author="Vaught, Jacob" w:date="2023-12-08T23:20:00Z" w:id="3835">
              <w:rPr>
                <w:rFonts w:ascii="Consolas" w:hAnsi="Consolas" w:eastAsia="Consolas" w:cs="Consolas"/>
                <w:color w:val="005C5F"/>
                <w:sz w:val="16"/>
                <w:szCs w:val="16"/>
              </w:rPr>
            </w:rPrChange>
          </w:rPr>
          <w:delText>false</w:delText>
        </w:r>
        <w:r w:rsidRPr="007B56CB" w:rsidDel="00D660A2">
          <w:rPr>
            <w:rFonts w:ascii="Courier New" w:hAnsi="Courier New" w:eastAsia="Consolas" w:cs="Courier New"/>
            <w:color w:val="4E5B61"/>
            <w:sz w:val="16"/>
            <w:szCs w:val="16"/>
            <w:rPrChange w:author="Vaught, Jacob" w:date="2023-12-08T23:20:00Z" w:id="3836">
              <w:rPr>
                <w:rFonts w:ascii="Consolas" w:hAnsi="Consolas" w:eastAsia="Consolas" w:cs="Consolas"/>
                <w:color w:val="4E5B61"/>
                <w:sz w:val="16"/>
                <w:szCs w:val="16"/>
              </w:rPr>
            </w:rPrChange>
          </w:rPr>
          <w:delText>;</w:delText>
        </w:r>
      </w:del>
    </w:p>
    <w:p w:rsidRPr="007B56CB" w:rsidR="00022ED2" w:rsidDel="00D660A2" w:rsidP="004B7877" w:rsidRDefault="3A626A86" w14:paraId="238C8F27" w14:textId="6DFEE484">
      <w:pPr>
        <w:spacing w:after="0" w:line="240" w:lineRule="auto"/>
        <w:rPr>
          <w:del w:author="Vaught, Jacob" w:date="2023-12-09T00:25:00Z" w:id="3837"/>
          <w:rFonts w:ascii="Courier New" w:hAnsi="Courier New" w:cs="Courier New"/>
          <w:sz w:val="16"/>
          <w:szCs w:val="16"/>
          <w:rPrChange w:author="Vaught, Jacob" w:date="2023-12-08T23:20:00Z" w:id="3838">
            <w:rPr>
              <w:del w:author="Vaught, Jacob" w:date="2023-12-09T00:25:00Z" w:id="3839"/>
              <w:sz w:val="16"/>
              <w:szCs w:val="16"/>
            </w:rPr>
          </w:rPrChange>
        </w:rPr>
      </w:pPr>
      <w:del w:author="Vaught, Jacob" w:date="2023-12-09T00:25:00Z" w:id="3840">
        <w:r w:rsidRPr="007B56CB" w:rsidDel="00D660A2">
          <w:rPr>
            <w:rFonts w:ascii="Courier New" w:hAnsi="Courier New" w:eastAsia="Consolas" w:cs="Courier New"/>
            <w:color w:val="4E5B61"/>
            <w:sz w:val="16"/>
            <w:szCs w:val="16"/>
            <w:rPrChange w:author="Vaught, Jacob" w:date="2023-12-08T23:20:00Z" w:id="3841">
              <w:rPr>
                <w:rFonts w:ascii="Consolas" w:hAnsi="Consolas" w:eastAsia="Consolas" w:cs="Consolas"/>
                <w:color w:val="4E5B61"/>
                <w:sz w:val="16"/>
                <w:szCs w:val="16"/>
              </w:rPr>
            </w:rPrChange>
          </w:rPr>
          <w:delText xml:space="preserve">  OCR1A = motorSpeed1;</w:delText>
        </w:r>
        <w:r w:rsidRPr="007B56CB" w:rsidDel="00D660A2">
          <w:rPr>
            <w:rFonts w:ascii="Courier New" w:hAnsi="Courier New" w:eastAsia="Consolas" w:cs="Courier New"/>
            <w:color w:val="95A5A6"/>
            <w:sz w:val="16"/>
            <w:szCs w:val="16"/>
            <w:rPrChange w:author="Vaught, Jacob" w:date="2023-12-08T23:20:00Z" w:id="3842">
              <w:rPr>
                <w:rFonts w:ascii="Consolas" w:hAnsi="Consolas" w:eastAsia="Consolas" w:cs="Consolas"/>
                <w:color w:val="95A5A6"/>
                <w:sz w:val="16"/>
                <w:szCs w:val="16"/>
              </w:rPr>
            </w:rPrChange>
          </w:rPr>
          <w:delText xml:space="preserve"> // Set motor speed left</w:delText>
        </w:r>
      </w:del>
    </w:p>
    <w:p w:rsidRPr="007B56CB" w:rsidR="00022ED2" w:rsidDel="00D660A2" w:rsidP="004B7877" w:rsidRDefault="3A626A86" w14:paraId="60A478AB" w14:textId="3ABDF508">
      <w:pPr>
        <w:spacing w:after="0" w:line="240" w:lineRule="auto"/>
        <w:rPr>
          <w:del w:author="Vaught, Jacob" w:date="2023-12-09T00:25:00Z" w:id="3843"/>
          <w:rFonts w:ascii="Courier New" w:hAnsi="Courier New" w:cs="Courier New"/>
          <w:sz w:val="16"/>
          <w:szCs w:val="16"/>
          <w:rPrChange w:author="Vaught, Jacob" w:date="2023-12-08T23:20:00Z" w:id="3844">
            <w:rPr>
              <w:del w:author="Vaught, Jacob" w:date="2023-12-09T00:25:00Z" w:id="3845"/>
              <w:sz w:val="16"/>
              <w:szCs w:val="16"/>
            </w:rPr>
          </w:rPrChange>
        </w:rPr>
      </w:pPr>
      <w:del w:author="Vaught, Jacob" w:date="2023-12-09T00:25:00Z" w:id="3846">
        <w:r w:rsidRPr="007B56CB" w:rsidDel="00D660A2">
          <w:rPr>
            <w:rFonts w:ascii="Courier New" w:hAnsi="Courier New" w:eastAsia="Consolas" w:cs="Courier New"/>
            <w:color w:val="4E5B61"/>
            <w:sz w:val="16"/>
            <w:szCs w:val="16"/>
            <w:rPrChange w:author="Vaught, Jacob" w:date="2023-12-08T23:20:00Z" w:id="3847">
              <w:rPr>
                <w:rFonts w:ascii="Consolas" w:hAnsi="Consolas" w:eastAsia="Consolas" w:cs="Consolas"/>
                <w:color w:val="4E5B61"/>
                <w:sz w:val="16"/>
                <w:szCs w:val="16"/>
              </w:rPr>
            </w:rPrChange>
          </w:rPr>
          <w:delText xml:space="preserve">  OCR1B = motorSpeed2;</w:delText>
        </w:r>
        <w:r w:rsidRPr="007B56CB" w:rsidDel="00D660A2">
          <w:rPr>
            <w:rFonts w:ascii="Courier New" w:hAnsi="Courier New" w:eastAsia="Consolas" w:cs="Courier New"/>
            <w:color w:val="95A5A6"/>
            <w:sz w:val="16"/>
            <w:szCs w:val="16"/>
            <w:rPrChange w:author="Vaught, Jacob" w:date="2023-12-08T23:20:00Z" w:id="3848">
              <w:rPr>
                <w:rFonts w:ascii="Consolas" w:hAnsi="Consolas" w:eastAsia="Consolas" w:cs="Consolas"/>
                <w:color w:val="95A5A6"/>
                <w:sz w:val="16"/>
                <w:szCs w:val="16"/>
              </w:rPr>
            </w:rPrChange>
          </w:rPr>
          <w:delText xml:space="preserve"> // Set motor speed right</w:delText>
        </w:r>
      </w:del>
    </w:p>
    <w:p w:rsidRPr="007B56CB" w:rsidR="00022ED2" w:rsidDel="00D660A2" w:rsidP="004B7877" w:rsidRDefault="3A626A86" w14:paraId="403283BC" w14:textId="1762E67F">
      <w:pPr>
        <w:spacing w:after="0" w:line="240" w:lineRule="auto"/>
        <w:rPr>
          <w:del w:author="Vaught, Jacob" w:date="2023-12-09T00:25:00Z" w:id="3849"/>
          <w:rFonts w:ascii="Courier New" w:hAnsi="Courier New" w:cs="Courier New"/>
          <w:sz w:val="16"/>
          <w:szCs w:val="16"/>
          <w:rPrChange w:author="Vaught, Jacob" w:date="2023-12-08T23:20:00Z" w:id="3850">
            <w:rPr>
              <w:del w:author="Vaught, Jacob" w:date="2023-12-09T00:25:00Z" w:id="3851"/>
              <w:sz w:val="16"/>
              <w:szCs w:val="16"/>
            </w:rPr>
          </w:rPrChange>
        </w:rPr>
      </w:pPr>
      <w:del w:author="Vaught, Jacob" w:date="2023-12-09T00:25:00Z" w:id="3852">
        <w:r w:rsidRPr="007B56CB" w:rsidDel="00D660A2">
          <w:rPr>
            <w:rFonts w:ascii="Courier New" w:hAnsi="Courier New" w:eastAsia="Consolas" w:cs="Courier New"/>
            <w:color w:val="4E5B61"/>
            <w:sz w:val="16"/>
            <w:szCs w:val="16"/>
            <w:rPrChange w:author="Vaught, Jacob" w:date="2023-12-08T23:20:00Z" w:id="3853">
              <w:rPr>
                <w:rFonts w:ascii="Consolas" w:hAnsi="Consolas" w:eastAsia="Consolas" w:cs="Consolas"/>
                <w:color w:val="4E5B61"/>
                <w:sz w:val="16"/>
                <w:szCs w:val="16"/>
              </w:rPr>
            </w:rPrChange>
          </w:rPr>
          <w:delText xml:space="preserve">  integral = </w:delText>
        </w:r>
        <w:r w:rsidRPr="007B56CB" w:rsidDel="00D660A2">
          <w:rPr>
            <w:rFonts w:ascii="Courier New" w:hAnsi="Courier New" w:eastAsia="Consolas" w:cs="Courier New"/>
            <w:color w:val="005C5F"/>
            <w:sz w:val="16"/>
            <w:szCs w:val="16"/>
            <w:rPrChange w:author="Vaught, Jacob" w:date="2023-12-08T23:20:00Z" w:id="3854">
              <w:rPr>
                <w:rFonts w:ascii="Consolas" w:hAnsi="Consolas" w:eastAsia="Consolas" w:cs="Consolas"/>
                <w:color w:val="005C5F"/>
                <w:sz w:val="16"/>
                <w:szCs w:val="16"/>
              </w:rPr>
            </w:rPrChange>
          </w:rPr>
          <w:delText>0</w:delText>
        </w:r>
        <w:r w:rsidRPr="007B56CB" w:rsidDel="00D660A2">
          <w:rPr>
            <w:rFonts w:ascii="Courier New" w:hAnsi="Courier New" w:eastAsia="Consolas" w:cs="Courier New"/>
            <w:color w:val="4E5B61"/>
            <w:sz w:val="16"/>
            <w:szCs w:val="16"/>
            <w:rPrChange w:author="Vaught, Jacob" w:date="2023-12-08T23:20:00Z" w:id="3855">
              <w:rPr>
                <w:rFonts w:ascii="Consolas" w:hAnsi="Consolas" w:eastAsia="Consolas" w:cs="Consolas"/>
                <w:color w:val="4E5B61"/>
                <w:sz w:val="16"/>
                <w:szCs w:val="16"/>
              </w:rPr>
            </w:rPrChange>
          </w:rPr>
          <w:delText>;</w:delText>
        </w:r>
        <w:r w:rsidRPr="007B56CB" w:rsidDel="00D660A2">
          <w:rPr>
            <w:rFonts w:ascii="Courier New" w:hAnsi="Courier New" w:eastAsia="Consolas" w:cs="Courier New"/>
            <w:color w:val="95A5A6"/>
            <w:sz w:val="16"/>
            <w:szCs w:val="16"/>
            <w:rPrChange w:author="Vaught, Jacob" w:date="2023-12-08T23:20:00Z" w:id="3856">
              <w:rPr>
                <w:rFonts w:ascii="Consolas" w:hAnsi="Consolas" w:eastAsia="Consolas" w:cs="Consolas"/>
                <w:color w:val="95A5A6"/>
                <w:sz w:val="16"/>
                <w:szCs w:val="16"/>
              </w:rPr>
            </w:rPrChange>
          </w:rPr>
          <w:delText xml:space="preserve"> // Reset integral component</w:delText>
        </w:r>
      </w:del>
    </w:p>
    <w:p w:rsidRPr="007B56CB" w:rsidR="00022ED2" w:rsidDel="00D660A2" w:rsidP="004B7877" w:rsidRDefault="3A626A86" w14:paraId="638E53AE" w14:textId="0F61EFDA">
      <w:pPr>
        <w:spacing w:after="0" w:line="240" w:lineRule="auto"/>
        <w:rPr>
          <w:del w:author="Vaught, Jacob" w:date="2023-12-09T00:25:00Z" w:id="3857"/>
          <w:rFonts w:ascii="Courier New" w:hAnsi="Courier New" w:cs="Courier New"/>
          <w:sz w:val="16"/>
          <w:szCs w:val="16"/>
          <w:rPrChange w:author="Vaught, Jacob" w:date="2023-12-08T23:20:00Z" w:id="3858">
            <w:rPr>
              <w:del w:author="Vaught, Jacob" w:date="2023-12-09T00:25:00Z" w:id="3859"/>
              <w:sz w:val="16"/>
              <w:szCs w:val="16"/>
            </w:rPr>
          </w:rPrChange>
        </w:rPr>
      </w:pPr>
      <w:del w:author="Vaught, Jacob" w:date="2023-12-09T00:25:00Z" w:id="3860">
        <w:r w:rsidRPr="007B56CB" w:rsidDel="00D660A2">
          <w:rPr>
            <w:rFonts w:ascii="Courier New" w:hAnsi="Courier New" w:eastAsia="Consolas" w:cs="Courier New"/>
            <w:color w:val="4E5B61"/>
            <w:sz w:val="16"/>
            <w:szCs w:val="16"/>
            <w:rPrChange w:author="Vaught, Jacob" w:date="2023-12-08T23:20:00Z" w:id="3861">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D35400"/>
            <w:sz w:val="16"/>
            <w:szCs w:val="16"/>
            <w:rPrChange w:author="Vaught, Jacob" w:date="2023-12-08T23:20:00Z" w:id="3862">
              <w:rPr>
                <w:rFonts w:ascii="Consolas" w:hAnsi="Consolas" w:eastAsia="Consolas" w:cs="Consolas"/>
                <w:color w:val="D35400"/>
                <w:sz w:val="16"/>
                <w:szCs w:val="16"/>
              </w:rPr>
            </w:rPrChange>
          </w:rPr>
          <w:delText>setLEDStates</w:delText>
        </w:r>
        <w:r w:rsidRPr="007B56CB" w:rsidDel="00D660A2">
          <w:rPr>
            <w:rFonts w:ascii="Courier New" w:hAnsi="Courier New" w:eastAsia="Consolas" w:cs="Courier New"/>
            <w:color w:val="434F54"/>
            <w:sz w:val="16"/>
            <w:szCs w:val="16"/>
            <w:rPrChange w:author="Vaught, Jacob" w:date="2023-12-08T23:20:00Z" w:id="3863">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005C5F"/>
            <w:sz w:val="16"/>
            <w:szCs w:val="16"/>
            <w:rPrChange w:author="Vaught, Jacob" w:date="2023-12-08T23:20:00Z" w:id="3864">
              <w:rPr>
                <w:rFonts w:ascii="Consolas" w:hAnsi="Consolas" w:eastAsia="Consolas" w:cs="Consolas"/>
                <w:color w:val="005C5F"/>
                <w:sz w:val="16"/>
                <w:szCs w:val="16"/>
              </w:rPr>
            </w:rPrChange>
          </w:rPr>
          <w:delText>false</w:delText>
        </w:r>
        <w:r w:rsidRPr="007B56CB" w:rsidDel="00D660A2">
          <w:rPr>
            <w:rFonts w:ascii="Courier New" w:hAnsi="Courier New" w:eastAsia="Consolas" w:cs="Courier New"/>
            <w:color w:val="4E5B61"/>
            <w:sz w:val="16"/>
            <w:szCs w:val="16"/>
            <w:rPrChange w:author="Vaught, Jacob" w:date="2023-12-08T23:20:00Z" w:id="3865">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005C5F"/>
            <w:sz w:val="16"/>
            <w:szCs w:val="16"/>
            <w:rPrChange w:author="Vaught, Jacob" w:date="2023-12-08T23:20:00Z" w:id="3866">
              <w:rPr>
                <w:rFonts w:ascii="Consolas" w:hAnsi="Consolas" w:eastAsia="Consolas" w:cs="Consolas"/>
                <w:color w:val="005C5F"/>
                <w:sz w:val="16"/>
                <w:szCs w:val="16"/>
              </w:rPr>
            </w:rPrChange>
          </w:rPr>
          <w:delText>true</w:delText>
        </w:r>
        <w:r w:rsidRPr="007B56CB" w:rsidDel="00D660A2">
          <w:rPr>
            <w:rFonts w:ascii="Courier New" w:hAnsi="Courier New" w:eastAsia="Consolas" w:cs="Courier New"/>
            <w:color w:val="4E5B61"/>
            <w:sz w:val="16"/>
            <w:szCs w:val="16"/>
            <w:rPrChange w:author="Vaught, Jacob" w:date="2023-12-08T23:20:00Z" w:id="3867">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005C5F"/>
            <w:sz w:val="16"/>
            <w:szCs w:val="16"/>
            <w:rPrChange w:author="Vaught, Jacob" w:date="2023-12-08T23:20:00Z" w:id="3868">
              <w:rPr>
                <w:rFonts w:ascii="Consolas" w:hAnsi="Consolas" w:eastAsia="Consolas" w:cs="Consolas"/>
                <w:color w:val="005C5F"/>
                <w:sz w:val="16"/>
                <w:szCs w:val="16"/>
              </w:rPr>
            </w:rPrChange>
          </w:rPr>
          <w:delText>false</w:delText>
        </w:r>
        <w:r w:rsidRPr="007B56CB" w:rsidDel="00D660A2">
          <w:rPr>
            <w:rFonts w:ascii="Courier New" w:hAnsi="Courier New" w:eastAsia="Consolas" w:cs="Courier New"/>
            <w:color w:val="434F54"/>
            <w:sz w:val="16"/>
            <w:szCs w:val="16"/>
            <w:rPrChange w:author="Vaught, Jacob" w:date="2023-12-08T23:20:00Z" w:id="3869">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870">
              <w:rPr>
                <w:rFonts w:ascii="Consolas" w:hAnsi="Consolas" w:eastAsia="Consolas" w:cs="Consolas"/>
                <w:color w:val="4E5B61"/>
                <w:sz w:val="16"/>
                <w:szCs w:val="16"/>
              </w:rPr>
            </w:rPrChange>
          </w:rPr>
          <w:delText>;</w:delText>
        </w:r>
      </w:del>
    </w:p>
    <w:p w:rsidRPr="007B56CB" w:rsidR="00022ED2" w:rsidDel="00D660A2" w:rsidP="004B7877" w:rsidRDefault="3A626A86" w14:paraId="22BF90CF" w14:textId="692402B2">
      <w:pPr>
        <w:spacing w:after="0" w:line="240" w:lineRule="auto"/>
        <w:rPr>
          <w:del w:author="Vaught, Jacob" w:date="2023-12-09T00:25:00Z" w:id="3871"/>
          <w:rFonts w:ascii="Courier New" w:hAnsi="Courier New" w:cs="Courier New"/>
          <w:sz w:val="16"/>
          <w:szCs w:val="16"/>
          <w:rPrChange w:author="Vaught, Jacob" w:date="2023-12-08T23:20:00Z" w:id="3872">
            <w:rPr>
              <w:del w:author="Vaught, Jacob" w:date="2023-12-09T00:25:00Z" w:id="3873"/>
              <w:sz w:val="16"/>
              <w:szCs w:val="16"/>
            </w:rPr>
          </w:rPrChange>
        </w:rPr>
      </w:pPr>
      <w:del w:author="Vaught, Jacob" w:date="2023-12-09T00:25:00Z" w:id="3874">
        <w:r w:rsidRPr="007B56CB" w:rsidDel="00D660A2">
          <w:rPr>
            <w:rFonts w:ascii="Courier New" w:hAnsi="Courier New" w:eastAsia="Consolas" w:cs="Courier New"/>
            <w:color w:val="434F54"/>
            <w:sz w:val="16"/>
            <w:szCs w:val="16"/>
            <w:rPrChange w:author="Vaught, Jacob" w:date="2023-12-08T23:20:00Z" w:id="3875">
              <w:rPr>
                <w:rFonts w:ascii="Consolas" w:hAnsi="Consolas" w:eastAsia="Consolas" w:cs="Consolas"/>
                <w:color w:val="434F54"/>
                <w:sz w:val="16"/>
                <w:szCs w:val="16"/>
              </w:rPr>
            </w:rPrChange>
          </w:rPr>
          <w:delText>}</w:delText>
        </w:r>
      </w:del>
    </w:p>
    <w:p w:rsidRPr="007B56CB" w:rsidR="00022ED2" w:rsidDel="00D660A2" w:rsidP="004B7877" w:rsidRDefault="3A626A86" w14:paraId="226AB0F0" w14:textId="52271D3C">
      <w:pPr>
        <w:spacing w:after="0" w:line="240" w:lineRule="auto"/>
        <w:rPr>
          <w:del w:author="Vaught, Jacob" w:date="2023-12-09T00:25:00Z" w:id="3876"/>
          <w:rFonts w:ascii="Courier New" w:hAnsi="Courier New" w:cs="Courier New"/>
          <w:sz w:val="16"/>
          <w:szCs w:val="16"/>
          <w:rPrChange w:author="Vaught, Jacob" w:date="2023-12-08T23:20:00Z" w:id="3877">
            <w:rPr>
              <w:del w:author="Vaught, Jacob" w:date="2023-12-09T00:25:00Z" w:id="3878"/>
              <w:sz w:val="16"/>
              <w:szCs w:val="16"/>
            </w:rPr>
          </w:rPrChange>
        </w:rPr>
      </w:pPr>
      <w:del w:author="Vaught, Jacob" w:date="2023-12-09T00:25:00Z" w:id="3879">
        <w:r w:rsidRPr="007B56CB" w:rsidDel="00D660A2">
          <w:rPr>
            <w:rFonts w:ascii="Courier New" w:hAnsi="Courier New" w:eastAsia="Consolas" w:cs="Courier New"/>
            <w:color w:val="00979D"/>
            <w:sz w:val="16"/>
            <w:szCs w:val="16"/>
            <w:rPrChange w:author="Vaught, Jacob" w:date="2023-12-08T23:20:00Z" w:id="3880">
              <w:rPr>
                <w:rFonts w:ascii="Consolas" w:hAnsi="Consolas" w:eastAsia="Consolas" w:cs="Consolas"/>
                <w:color w:val="00979D"/>
                <w:sz w:val="16"/>
                <w:szCs w:val="16"/>
              </w:rPr>
            </w:rPrChange>
          </w:rPr>
          <w:delText>void</w:delText>
        </w:r>
        <w:r w:rsidRPr="007B56CB" w:rsidDel="00D660A2">
          <w:rPr>
            <w:rFonts w:ascii="Courier New" w:hAnsi="Courier New" w:eastAsia="Consolas" w:cs="Courier New"/>
            <w:color w:val="4E5B61"/>
            <w:sz w:val="16"/>
            <w:szCs w:val="16"/>
            <w:rPrChange w:author="Vaught, Jacob" w:date="2023-12-08T23:20:00Z" w:id="3881">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D35400"/>
            <w:sz w:val="16"/>
            <w:szCs w:val="16"/>
            <w:rPrChange w:author="Vaught, Jacob" w:date="2023-12-08T23:20:00Z" w:id="3882">
              <w:rPr>
                <w:rFonts w:ascii="Consolas" w:hAnsi="Consolas" w:eastAsia="Consolas" w:cs="Consolas"/>
                <w:color w:val="D35400"/>
                <w:sz w:val="16"/>
                <w:szCs w:val="16"/>
              </w:rPr>
            </w:rPrChange>
          </w:rPr>
          <w:delText>updateLastSensorValues</w:delText>
        </w:r>
        <w:r w:rsidRPr="007B56CB" w:rsidDel="00D660A2">
          <w:rPr>
            <w:rFonts w:ascii="Courier New" w:hAnsi="Courier New" w:eastAsia="Consolas" w:cs="Courier New"/>
            <w:color w:val="434F54"/>
            <w:sz w:val="16"/>
            <w:szCs w:val="16"/>
            <w:rPrChange w:author="Vaught, Jacob" w:date="2023-12-08T23:20:00Z" w:id="3883">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00979D"/>
            <w:sz w:val="16"/>
            <w:szCs w:val="16"/>
            <w:rPrChange w:author="Vaught, Jacob" w:date="2023-12-08T23:20:00Z" w:id="3884">
              <w:rPr>
                <w:rFonts w:ascii="Consolas" w:hAnsi="Consolas" w:eastAsia="Consolas" w:cs="Consolas"/>
                <w:color w:val="00979D"/>
                <w:sz w:val="16"/>
                <w:szCs w:val="16"/>
              </w:rPr>
            </w:rPrChange>
          </w:rPr>
          <w:delText>int</w:delText>
        </w:r>
        <w:r w:rsidRPr="007B56CB" w:rsidDel="00D660A2">
          <w:rPr>
            <w:rFonts w:ascii="Courier New" w:hAnsi="Courier New" w:eastAsia="Consolas" w:cs="Courier New"/>
            <w:color w:val="4E5B61"/>
            <w:sz w:val="16"/>
            <w:szCs w:val="16"/>
            <w:rPrChange w:author="Vaught, Jacob" w:date="2023-12-08T23:20:00Z" w:id="3885">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3886">
              <w:rPr>
                <w:rFonts w:ascii="Consolas" w:hAnsi="Consolas" w:eastAsia="Consolas" w:cs="Consolas"/>
                <w:color w:val="434F54"/>
                <w:sz w:val="16"/>
                <w:szCs w:val="16"/>
              </w:rPr>
            </w:rPrChange>
          </w:rPr>
          <w:delText>sensorValueLeft</w:delText>
        </w:r>
        <w:r w:rsidRPr="007B56CB" w:rsidDel="00D660A2">
          <w:rPr>
            <w:rFonts w:ascii="Courier New" w:hAnsi="Courier New" w:eastAsia="Consolas" w:cs="Courier New"/>
            <w:color w:val="4E5B61"/>
            <w:sz w:val="16"/>
            <w:szCs w:val="16"/>
            <w:rPrChange w:author="Vaught, Jacob" w:date="2023-12-08T23:20:00Z" w:id="3887">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00979D"/>
            <w:sz w:val="16"/>
            <w:szCs w:val="16"/>
            <w:rPrChange w:author="Vaught, Jacob" w:date="2023-12-08T23:20:00Z" w:id="3888">
              <w:rPr>
                <w:rFonts w:ascii="Consolas" w:hAnsi="Consolas" w:eastAsia="Consolas" w:cs="Consolas"/>
                <w:color w:val="00979D"/>
                <w:sz w:val="16"/>
                <w:szCs w:val="16"/>
              </w:rPr>
            </w:rPrChange>
          </w:rPr>
          <w:delText>int</w:delText>
        </w:r>
        <w:r w:rsidRPr="007B56CB" w:rsidDel="00D660A2">
          <w:rPr>
            <w:rFonts w:ascii="Courier New" w:hAnsi="Courier New" w:eastAsia="Consolas" w:cs="Courier New"/>
            <w:color w:val="4E5B61"/>
            <w:sz w:val="16"/>
            <w:szCs w:val="16"/>
            <w:rPrChange w:author="Vaught, Jacob" w:date="2023-12-08T23:20:00Z" w:id="3889">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3890">
              <w:rPr>
                <w:rFonts w:ascii="Consolas" w:hAnsi="Consolas" w:eastAsia="Consolas" w:cs="Consolas"/>
                <w:color w:val="434F54"/>
                <w:sz w:val="16"/>
                <w:szCs w:val="16"/>
              </w:rPr>
            </w:rPrChange>
          </w:rPr>
          <w:delText>sensorValueRight)</w:delText>
        </w:r>
        <w:r w:rsidRPr="007B56CB" w:rsidDel="00D660A2">
          <w:rPr>
            <w:rFonts w:ascii="Courier New" w:hAnsi="Courier New" w:eastAsia="Consolas" w:cs="Courier New"/>
            <w:color w:val="4E5B61"/>
            <w:sz w:val="16"/>
            <w:szCs w:val="16"/>
            <w:rPrChange w:author="Vaught, Jacob" w:date="2023-12-08T23:20:00Z" w:id="3891">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3892">
              <w:rPr>
                <w:rFonts w:ascii="Consolas" w:hAnsi="Consolas" w:eastAsia="Consolas" w:cs="Consolas"/>
                <w:color w:val="434F54"/>
                <w:sz w:val="16"/>
                <w:szCs w:val="16"/>
              </w:rPr>
            </w:rPrChange>
          </w:rPr>
          <w:delText>{</w:delText>
        </w:r>
      </w:del>
    </w:p>
    <w:p w:rsidRPr="007B56CB" w:rsidR="00022ED2" w:rsidDel="00D660A2" w:rsidP="004B7877" w:rsidRDefault="3A626A86" w14:paraId="265B3CD6" w14:textId="3619E7FF">
      <w:pPr>
        <w:spacing w:after="0" w:line="240" w:lineRule="auto"/>
        <w:rPr>
          <w:del w:author="Vaught, Jacob" w:date="2023-12-09T00:25:00Z" w:id="3893"/>
          <w:rFonts w:ascii="Courier New" w:hAnsi="Courier New" w:cs="Courier New"/>
          <w:sz w:val="16"/>
          <w:szCs w:val="16"/>
          <w:rPrChange w:author="Vaught, Jacob" w:date="2023-12-08T23:20:00Z" w:id="3894">
            <w:rPr>
              <w:del w:author="Vaught, Jacob" w:date="2023-12-09T00:25:00Z" w:id="3895"/>
              <w:sz w:val="16"/>
              <w:szCs w:val="16"/>
            </w:rPr>
          </w:rPrChange>
        </w:rPr>
      </w:pPr>
      <w:del w:author="Vaught, Jacob" w:date="2023-12-09T00:25:00Z" w:id="3896">
        <w:r w:rsidRPr="007B56CB" w:rsidDel="00D660A2">
          <w:rPr>
            <w:rFonts w:ascii="Courier New" w:hAnsi="Courier New" w:eastAsia="Consolas" w:cs="Courier New"/>
            <w:color w:val="4E5B61"/>
            <w:sz w:val="16"/>
            <w:szCs w:val="16"/>
            <w:rPrChange w:author="Vaught, Jacob" w:date="2023-12-08T23:20:00Z" w:id="3897">
              <w:rPr>
                <w:rFonts w:ascii="Consolas" w:hAnsi="Consolas" w:eastAsia="Consolas" w:cs="Consolas"/>
                <w:color w:val="4E5B61"/>
                <w:sz w:val="16"/>
                <w:szCs w:val="16"/>
              </w:rPr>
            </w:rPrChange>
          </w:rPr>
          <w:delText xml:space="preserve">  lastPositionError = positionError;</w:delText>
        </w:r>
      </w:del>
    </w:p>
    <w:p w:rsidRPr="007B56CB" w:rsidR="00022ED2" w:rsidDel="00D660A2" w:rsidP="004B7877" w:rsidRDefault="3A626A86" w14:paraId="36AB3291" w14:textId="03C7EAAD">
      <w:pPr>
        <w:spacing w:after="0" w:line="240" w:lineRule="auto"/>
        <w:rPr>
          <w:del w:author="Vaught, Jacob" w:date="2023-12-09T00:25:00Z" w:id="3898"/>
          <w:rFonts w:ascii="Courier New" w:hAnsi="Courier New" w:cs="Courier New"/>
          <w:sz w:val="16"/>
          <w:szCs w:val="16"/>
          <w:rPrChange w:author="Vaught, Jacob" w:date="2023-12-08T23:20:00Z" w:id="3899">
            <w:rPr>
              <w:del w:author="Vaught, Jacob" w:date="2023-12-09T00:25:00Z" w:id="3900"/>
              <w:sz w:val="16"/>
              <w:szCs w:val="16"/>
            </w:rPr>
          </w:rPrChange>
        </w:rPr>
      </w:pPr>
      <w:del w:author="Vaught, Jacob" w:date="2023-12-09T00:25:00Z" w:id="3901">
        <w:r w:rsidRPr="007B56CB" w:rsidDel="00D660A2">
          <w:rPr>
            <w:rFonts w:ascii="Courier New" w:hAnsi="Courier New" w:eastAsia="Consolas" w:cs="Courier New"/>
            <w:color w:val="4E5B61"/>
            <w:sz w:val="16"/>
            <w:szCs w:val="16"/>
            <w:rPrChange w:author="Vaught, Jacob" w:date="2023-12-08T23:20:00Z" w:id="3902">
              <w:rPr>
                <w:rFonts w:ascii="Consolas" w:hAnsi="Consolas" w:eastAsia="Consolas" w:cs="Consolas"/>
                <w:color w:val="4E5B61"/>
                <w:sz w:val="16"/>
                <w:szCs w:val="16"/>
              </w:rPr>
            </w:rPrChange>
          </w:rPr>
          <w:delText xml:space="preserve">  lastSensorValueLeft = sensorValueLeft;</w:delText>
        </w:r>
      </w:del>
    </w:p>
    <w:p w:rsidRPr="007B56CB" w:rsidR="00022ED2" w:rsidDel="00D660A2" w:rsidP="004B7877" w:rsidRDefault="3A626A86" w14:paraId="448D3DCE" w14:textId="5BD06258">
      <w:pPr>
        <w:spacing w:after="0" w:line="240" w:lineRule="auto"/>
        <w:rPr>
          <w:del w:author="Vaught, Jacob" w:date="2023-12-09T00:25:00Z" w:id="3903"/>
          <w:rFonts w:ascii="Courier New" w:hAnsi="Courier New" w:cs="Courier New"/>
          <w:sz w:val="16"/>
          <w:szCs w:val="16"/>
          <w:rPrChange w:author="Vaught, Jacob" w:date="2023-12-08T23:20:00Z" w:id="3904">
            <w:rPr>
              <w:del w:author="Vaught, Jacob" w:date="2023-12-09T00:25:00Z" w:id="3905"/>
              <w:sz w:val="16"/>
              <w:szCs w:val="16"/>
            </w:rPr>
          </w:rPrChange>
        </w:rPr>
      </w:pPr>
      <w:del w:author="Vaught, Jacob" w:date="2023-12-09T00:25:00Z" w:id="3906">
        <w:r w:rsidRPr="007B56CB" w:rsidDel="00D660A2">
          <w:rPr>
            <w:rFonts w:ascii="Courier New" w:hAnsi="Courier New" w:eastAsia="Consolas" w:cs="Courier New"/>
            <w:color w:val="4E5B61"/>
            <w:sz w:val="16"/>
            <w:szCs w:val="16"/>
            <w:rPrChange w:author="Vaught, Jacob" w:date="2023-12-08T23:20:00Z" w:id="3907">
              <w:rPr>
                <w:rFonts w:ascii="Consolas" w:hAnsi="Consolas" w:eastAsia="Consolas" w:cs="Consolas"/>
                <w:color w:val="4E5B61"/>
                <w:sz w:val="16"/>
                <w:szCs w:val="16"/>
              </w:rPr>
            </w:rPrChange>
          </w:rPr>
          <w:delText xml:space="preserve">  lastSensorValueRight = sensorValueRight;</w:delText>
        </w:r>
      </w:del>
    </w:p>
    <w:p w:rsidRPr="007B56CB" w:rsidR="00022ED2" w:rsidDel="00D660A2" w:rsidP="004B7877" w:rsidRDefault="3A626A86" w14:paraId="04514554" w14:textId="62ADF72A">
      <w:pPr>
        <w:spacing w:after="0" w:line="240" w:lineRule="auto"/>
        <w:rPr>
          <w:del w:author="Vaught, Jacob" w:date="2023-12-09T00:25:00Z" w:id="3908"/>
          <w:rFonts w:ascii="Courier New" w:hAnsi="Courier New" w:cs="Courier New"/>
          <w:sz w:val="16"/>
          <w:szCs w:val="16"/>
          <w:rPrChange w:author="Vaught, Jacob" w:date="2023-12-08T23:20:00Z" w:id="3909">
            <w:rPr>
              <w:del w:author="Vaught, Jacob" w:date="2023-12-09T00:25:00Z" w:id="3910"/>
              <w:sz w:val="16"/>
              <w:szCs w:val="16"/>
            </w:rPr>
          </w:rPrChange>
        </w:rPr>
      </w:pPr>
      <w:del w:author="Vaught, Jacob" w:date="2023-12-09T00:25:00Z" w:id="3911">
        <w:r w:rsidRPr="007B56CB" w:rsidDel="00D660A2">
          <w:rPr>
            <w:rFonts w:ascii="Courier New" w:hAnsi="Courier New" w:eastAsia="Consolas" w:cs="Courier New"/>
            <w:color w:val="434F54"/>
            <w:sz w:val="16"/>
            <w:szCs w:val="16"/>
            <w:rPrChange w:author="Vaught, Jacob" w:date="2023-12-08T23:20:00Z" w:id="3912">
              <w:rPr>
                <w:rFonts w:ascii="Consolas" w:hAnsi="Consolas" w:eastAsia="Consolas" w:cs="Consolas"/>
                <w:color w:val="434F54"/>
                <w:sz w:val="16"/>
                <w:szCs w:val="16"/>
              </w:rPr>
            </w:rPrChange>
          </w:rPr>
          <w:delText>}</w:delText>
        </w:r>
      </w:del>
    </w:p>
    <w:p w:rsidRPr="007B56CB" w:rsidR="00022ED2" w:rsidDel="00D660A2" w:rsidP="004B7877" w:rsidRDefault="3A626A86" w14:paraId="34D74C6A" w14:textId="38AD9875">
      <w:pPr>
        <w:spacing w:after="0" w:line="240" w:lineRule="auto"/>
        <w:rPr>
          <w:del w:author="Vaught, Jacob" w:date="2023-12-09T00:25:00Z" w:id="3913"/>
          <w:rFonts w:ascii="Courier New" w:hAnsi="Courier New" w:cs="Courier New"/>
          <w:sz w:val="16"/>
          <w:szCs w:val="16"/>
          <w:rPrChange w:author="Vaught, Jacob" w:date="2023-12-08T23:20:00Z" w:id="3914">
            <w:rPr>
              <w:del w:author="Vaught, Jacob" w:date="2023-12-09T00:25:00Z" w:id="3915"/>
              <w:sz w:val="16"/>
              <w:szCs w:val="16"/>
            </w:rPr>
          </w:rPrChange>
        </w:rPr>
      </w:pPr>
      <w:del w:author="Vaught, Jacob" w:date="2023-12-09T00:25:00Z" w:id="3916">
        <w:r w:rsidRPr="007B56CB" w:rsidDel="00D660A2">
          <w:rPr>
            <w:rFonts w:ascii="Courier New" w:hAnsi="Courier New" w:eastAsia="Consolas" w:cs="Courier New"/>
            <w:color w:val="00979D"/>
            <w:sz w:val="16"/>
            <w:szCs w:val="16"/>
            <w:rPrChange w:author="Vaught, Jacob" w:date="2023-12-08T23:20:00Z" w:id="3917">
              <w:rPr>
                <w:rFonts w:ascii="Consolas" w:hAnsi="Consolas" w:eastAsia="Consolas" w:cs="Consolas"/>
                <w:color w:val="00979D"/>
                <w:sz w:val="16"/>
                <w:szCs w:val="16"/>
              </w:rPr>
            </w:rPrChange>
          </w:rPr>
          <w:delText>void</w:delText>
        </w:r>
        <w:r w:rsidRPr="007B56CB" w:rsidDel="00D660A2">
          <w:rPr>
            <w:rFonts w:ascii="Courier New" w:hAnsi="Courier New" w:eastAsia="Consolas" w:cs="Courier New"/>
            <w:color w:val="4E5B61"/>
            <w:sz w:val="16"/>
            <w:szCs w:val="16"/>
            <w:rPrChange w:author="Vaught, Jacob" w:date="2023-12-08T23:20:00Z" w:id="3918">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D35400"/>
            <w:sz w:val="16"/>
            <w:szCs w:val="16"/>
            <w:rPrChange w:author="Vaught, Jacob" w:date="2023-12-08T23:20:00Z" w:id="3919">
              <w:rPr>
                <w:rFonts w:ascii="Consolas" w:hAnsi="Consolas" w:eastAsia="Consolas" w:cs="Consolas"/>
                <w:color w:val="D35400"/>
                <w:sz w:val="16"/>
                <w:szCs w:val="16"/>
              </w:rPr>
            </w:rPrChange>
          </w:rPr>
          <w:delText>setLEDStates</w:delText>
        </w:r>
        <w:r w:rsidRPr="007B56CB" w:rsidDel="00D660A2">
          <w:rPr>
            <w:rFonts w:ascii="Courier New" w:hAnsi="Courier New" w:eastAsia="Consolas" w:cs="Courier New"/>
            <w:color w:val="434F54"/>
            <w:sz w:val="16"/>
            <w:szCs w:val="16"/>
            <w:rPrChange w:author="Vaught, Jacob" w:date="2023-12-08T23:20:00Z" w:id="3920">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00979D"/>
            <w:sz w:val="16"/>
            <w:szCs w:val="16"/>
            <w:rPrChange w:author="Vaught, Jacob" w:date="2023-12-08T23:20:00Z" w:id="3921">
              <w:rPr>
                <w:rFonts w:ascii="Consolas" w:hAnsi="Consolas" w:eastAsia="Consolas" w:cs="Consolas"/>
                <w:color w:val="00979D"/>
                <w:sz w:val="16"/>
                <w:szCs w:val="16"/>
              </w:rPr>
            </w:rPrChange>
          </w:rPr>
          <w:delText>bool</w:delText>
        </w:r>
        <w:r w:rsidRPr="007B56CB" w:rsidDel="00D660A2">
          <w:rPr>
            <w:rFonts w:ascii="Courier New" w:hAnsi="Courier New" w:eastAsia="Consolas" w:cs="Courier New"/>
            <w:color w:val="4E5B61"/>
            <w:sz w:val="16"/>
            <w:szCs w:val="16"/>
            <w:rPrChange w:author="Vaught, Jacob" w:date="2023-12-08T23:20:00Z" w:id="3922">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3923">
              <w:rPr>
                <w:rFonts w:ascii="Consolas" w:hAnsi="Consolas" w:eastAsia="Consolas" w:cs="Consolas"/>
                <w:color w:val="434F54"/>
                <w:sz w:val="16"/>
                <w:szCs w:val="16"/>
              </w:rPr>
            </w:rPrChange>
          </w:rPr>
          <w:delText>redState</w:delText>
        </w:r>
        <w:r w:rsidRPr="007B56CB" w:rsidDel="00D660A2">
          <w:rPr>
            <w:rFonts w:ascii="Courier New" w:hAnsi="Courier New" w:eastAsia="Consolas" w:cs="Courier New"/>
            <w:color w:val="4E5B61"/>
            <w:sz w:val="16"/>
            <w:szCs w:val="16"/>
            <w:rPrChange w:author="Vaught, Jacob" w:date="2023-12-08T23:20:00Z" w:id="3924">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00979D"/>
            <w:sz w:val="16"/>
            <w:szCs w:val="16"/>
            <w:rPrChange w:author="Vaught, Jacob" w:date="2023-12-08T23:20:00Z" w:id="3925">
              <w:rPr>
                <w:rFonts w:ascii="Consolas" w:hAnsi="Consolas" w:eastAsia="Consolas" w:cs="Consolas"/>
                <w:color w:val="00979D"/>
                <w:sz w:val="16"/>
                <w:szCs w:val="16"/>
              </w:rPr>
            </w:rPrChange>
          </w:rPr>
          <w:delText>bool</w:delText>
        </w:r>
        <w:r w:rsidRPr="007B56CB" w:rsidDel="00D660A2">
          <w:rPr>
            <w:rFonts w:ascii="Courier New" w:hAnsi="Courier New" w:eastAsia="Consolas" w:cs="Courier New"/>
            <w:color w:val="4E5B61"/>
            <w:sz w:val="16"/>
            <w:szCs w:val="16"/>
            <w:rPrChange w:author="Vaught, Jacob" w:date="2023-12-08T23:20:00Z" w:id="3926">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3927">
              <w:rPr>
                <w:rFonts w:ascii="Consolas" w:hAnsi="Consolas" w:eastAsia="Consolas" w:cs="Consolas"/>
                <w:color w:val="434F54"/>
                <w:sz w:val="16"/>
                <w:szCs w:val="16"/>
              </w:rPr>
            </w:rPrChange>
          </w:rPr>
          <w:delText>greenState</w:delText>
        </w:r>
        <w:r w:rsidRPr="007B56CB" w:rsidDel="00D660A2">
          <w:rPr>
            <w:rFonts w:ascii="Courier New" w:hAnsi="Courier New" w:eastAsia="Consolas" w:cs="Courier New"/>
            <w:color w:val="4E5B61"/>
            <w:sz w:val="16"/>
            <w:szCs w:val="16"/>
            <w:rPrChange w:author="Vaught, Jacob" w:date="2023-12-08T23:20:00Z" w:id="3928">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00979D"/>
            <w:sz w:val="16"/>
            <w:szCs w:val="16"/>
            <w:rPrChange w:author="Vaught, Jacob" w:date="2023-12-08T23:20:00Z" w:id="3929">
              <w:rPr>
                <w:rFonts w:ascii="Consolas" w:hAnsi="Consolas" w:eastAsia="Consolas" w:cs="Consolas"/>
                <w:color w:val="00979D"/>
                <w:sz w:val="16"/>
                <w:szCs w:val="16"/>
              </w:rPr>
            </w:rPrChange>
          </w:rPr>
          <w:delText>bool</w:delText>
        </w:r>
        <w:r w:rsidRPr="007B56CB" w:rsidDel="00D660A2">
          <w:rPr>
            <w:rFonts w:ascii="Courier New" w:hAnsi="Courier New" w:eastAsia="Consolas" w:cs="Courier New"/>
            <w:color w:val="4E5B61"/>
            <w:sz w:val="16"/>
            <w:szCs w:val="16"/>
            <w:rPrChange w:author="Vaught, Jacob" w:date="2023-12-08T23:20:00Z" w:id="3930">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3931">
              <w:rPr>
                <w:rFonts w:ascii="Consolas" w:hAnsi="Consolas" w:eastAsia="Consolas" w:cs="Consolas"/>
                <w:color w:val="434F54"/>
                <w:sz w:val="16"/>
                <w:szCs w:val="16"/>
              </w:rPr>
            </w:rPrChange>
          </w:rPr>
          <w:delText>yellowState)</w:delText>
        </w:r>
        <w:r w:rsidRPr="007B56CB" w:rsidDel="00D660A2">
          <w:rPr>
            <w:rFonts w:ascii="Courier New" w:hAnsi="Courier New" w:eastAsia="Consolas" w:cs="Courier New"/>
            <w:color w:val="4E5B61"/>
            <w:sz w:val="16"/>
            <w:szCs w:val="16"/>
            <w:rPrChange w:author="Vaught, Jacob" w:date="2023-12-08T23:20:00Z" w:id="3932">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434F54"/>
            <w:sz w:val="16"/>
            <w:szCs w:val="16"/>
            <w:rPrChange w:author="Vaught, Jacob" w:date="2023-12-08T23:20:00Z" w:id="3933">
              <w:rPr>
                <w:rFonts w:ascii="Consolas" w:hAnsi="Consolas" w:eastAsia="Consolas" w:cs="Consolas"/>
                <w:color w:val="434F54"/>
                <w:sz w:val="16"/>
                <w:szCs w:val="16"/>
              </w:rPr>
            </w:rPrChange>
          </w:rPr>
          <w:delText>{</w:delText>
        </w:r>
      </w:del>
    </w:p>
    <w:p w:rsidRPr="007B56CB" w:rsidR="00022ED2" w:rsidDel="00D660A2" w:rsidP="004B7877" w:rsidRDefault="3A626A86" w14:paraId="5A5C2663" w14:textId="551F7B10">
      <w:pPr>
        <w:spacing w:after="0" w:line="240" w:lineRule="auto"/>
        <w:rPr>
          <w:del w:author="Vaught, Jacob" w:date="2023-12-09T00:25:00Z" w:id="3934"/>
          <w:rFonts w:ascii="Courier New" w:hAnsi="Courier New" w:cs="Courier New"/>
          <w:sz w:val="16"/>
          <w:szCs w:val="16"/>
          <w:rPrChange w:author="Vaught, Jacob" w:date="2023-12-08T23:20:00Z" w:id="3935">
            <w:rPr>
              <w:del w:author="Vaught, Jacob" w:date="2023-12-09T00:25:00Z" w:id="3936"/>
              <w:sz w:val="16"/>
              <w:szCs w:val="16"/>
            </w:rPr>
          </w:rPrChange>
        </w:rPr>
      </w:pPr>
      <w:del w:author="Vaught, Jacob" w:date="2023-12-09T00:25:00Z" w:id="3937">
        <w:r w:rsidRPr="007B56CB" w:rsidDel="00D660A2">
          <w:rPr>
            <w:rFonts w:ascii="Courier New" w:hAnsi="Courier New" w:eastAsia="Consolas" w:cs="Courier New"/>
            <w:color w:val="4E5B61"/>
            <w:sz w:val="16"/>
            <w:szCs w:val="16"/>
            <w:rPrChange w:author="Vaught, Jacob" w:date="2023-12-08T23:20:00Z" w:id="3938">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D35400"/>
            <w:sz w:val="16"/>
            <w:szCs w:val="16"/>
            <w:rPrChange w:author="Vaught, Jacob" w:date="2023-12-08T23:20:00Z" w:id="3939">
              <w:rPr>
                <w:rFonts w:ascii="Consolas" w:hAnsi="Consolas" w:eastAsia="Consolas" w:cs="Consolas"/>
                <w:color w:val="D35400"/>
                <w:sz w:val="16"/>
                <w:szCs w:val="16"/>
              </w:rPr>
            </w:rPrChange>
          </w:rPr>
          <w:delText>digitalWrite</w:delText>
        </w:r>
        <w:r w:rsidRPr="007B56CB" w:rsidDel="00D660A2">
          <w:rPr>
            <w:rFonts w:ascii="Courier New" w:hAnsi="Courier New" w:eastAsia="Consolas" w:cs="Courier New"/>
            <w:color w:val="434F54"/>
            <w:sz w:val="16"/>
            <w:szCs w:val="16"/>
            <w:rPrChange w:author="Vaught, Jacob" w:date="2023-12-08T23:20:00Z" w:id="3940">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941">
              <w:rPr>
                <w:rFonts w:ascii="Consolas" w:hAnsi="Consolas" w:eastAsia="Consolas" w:cs="Consolas"/>
                <w:color w:val="4E5B61"/>
                <w:sz w:val="16"/>
                <w:szCs w:val="16"/>
              </w:rPr>
            </w:rPrChange>
          </w:rPr>
          <w:delText>red, redState</w:delText>
        </w:r>
        <w:r w:rsidRPr="007B56CB" w:rsidDel="00D660A2">
          <w:rPr>
            <w:rFonts w:ascii="Courier New" w:hAnsi="Courier New" w:eastAsia="Consolas" w:cs="Courier New"/>
            <w:color w:val="434F54"/>
            <w:sz w:val="16"/>
            <w:szCs w:val="16"/>
            <w:rPrChange w:author="Vaught, Jacob" w:date="2023-12-08T23:20:00Z" w:id="3942">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943">
              <w:rPr>
                <w:rFonts w:ascii="Consolas" w:hAnsi="Consolas" w:eastAsia="Consolas" w:cs="Consolas"/>
                <w:color w:val="4E5B61"/>
                <w:sz w:val="16"/>
                <w:szCs w:val="16"/>
              </w:rPr>
            </w:rPrChange>
          </w:rPr>
          <w:delText>;</w:delText>
        </w:r>
      </w:del>
    </w:p>
    <w:p w:rsidRPr="007B56CB" w:rsidR="00022ED2" w:rsidDel="00D660A2" w:rsidP="004B7877" w:rsidRDefault="3A626A86" w14:paraId="648C7A4F" w14:textId="1775B670">
      <w:pPr>
        <w:spacing w:after="0" w:line="240" w:lineRule="auto"/>
        <w:rPr>
          <w:del w:author="Vaught, Jacob" w:date="2023-12-09T00:25:00Z" w:id="3944"/>
          <w:rFonts w:ascii="Courier New" w:hAnsi="Courier New" w:cs="Courier New"/>
          <w:sz w:val="16"/>
          <w:szCs w:val="16"/>
          <w:rPrChange w:author="Vaught, Jacob" w:date="2023-12-08T23:20:00Z" w:id="3945">
            <w:rPr>
              <w:del w:author="Vaught, Jacob" w:date="2023-12-09T00:25:00Z" w:id="3946"/>
              <w:sz w:val="16"/>
              <w:szCs w:val="16"/>
            </w:rPr>
          </w:rPrChange>
        </w:rPr>
      </w:pPr>
      <w:del w:author="Vaught, Jacob" w:date="2023-12-09T00:25:00Z" w:id="3947">
        <w:r w:rsidRPr="007B56CB" w:rsidDel="00D660A2">
          <w:rPr>
            <w:rFonts w:ascii="Courier New" w:hAnsi="Courier New" w:eastAsia="Consolas" w:cs="Courier New"/>
            <w:color w:val="4E5B61"/>
            <w:sz w:val="16"/>
            <w:szCs w:val="16"/>
            <w:rPrChange w:author="Vaught, Jacob" w:date="2023-12-08T23:20:00Z" w:id="3948">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D35400"/>
            <w:sz w:val="16"/>
            <w:szCs w:val="16"/>
            <w:rPrChange w:author="Vaught, Jacob" w:date="2023-12-08T23:20:00Z" w:id="3949">
              <w:rPr>
                <w:rFonts w:ascii="Consolas" w:hAnsi="Consolas" w:eastAsia="Consolas" w:cs="Consolas"/>
                <w:color w:val="D35400"/>
                <w:sz w:val="16"/>
                <w:szCs w:val="16"/>
              </w:rPr>
            </w:rPrChange>
          </w:rPr>
          <w:delText>digitalWrite</w:delText>
        </w:r>
        <w:r w:rsidRPr="007B56CB" w:rsidDel="00D660A2">
          <w:rPr>
            <w:rFonts w:ascii="Courier New" w:hAnsi="Courier New" w:eastAsia="Consolas" w:cs="Courier New"/>
            <w:color w:val="434F54"/>
            <w:sz w:val="16"/>
            <w:szCs w:val="16"/>
            <w:rPrChange w:author="Vaught, Jacob" w:date="2023-12-08T23:20:00Z" w:id="3950">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951">
              <w:rPr>
                <w:rFonts w:ascii="Consolas" w:hAnsi="Consolas" w:eastAsia="Consolas" w:cs="Consolas"/>
                <w:color w:val="4E5B61"/>
                <w:sz w:val="16"/>
                <w:szCs w:val="16"/>
              </w:rPr>
            </w:rPrChange>
          </w:rPr>
          <w:delText>green, greenState</w:delText>
        </w:r>
        <w:r w:rsidRPr="007B56CB" w:rsidDel="00D660A2">
          <w:rPr>
            <w:rFonts w:ascii="Courier New" w:hAnsi="Courier New" w:eastAsia="Consolas" w:cs="Courier New"/>
            <w:color w:val="434F54"/>
            <w:sz w:val="16"/>
            <w:szCs w:val="16"/>
            <w:rPrChange w:author="Vaught, Jacob" w:date="2023-12-08T23:20:00Z" w:id="3952">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953">
              <w:rPr>
                <w:rFonts w:ascii="Consolas" w:hAnsi="Consolas" w:eastAsia="Consolas" w:cs="Consolas"/>
                <w:color w:val="4E5B61"/>
                <w:sz w:val="16"/>
                <w:szCs w:val="16"/>
              </w:rPr>
            </w:rPrChange>
          </w:rPr>
          <w:delText>;</w:delText>
        </w:r>
      </w:del>
    </w:p>
    <w:p w:rsidRPr="007B56CB" w:rsidR="00022ED2" w:rsidDel="00D660A2" w:rsidP="004B7877" w:rsidRDefault="3A626A86" w14:paraId="6803E460" w14:textId="5523A3E9">
      <w:pPr>
        <w:spacing w:after="0" w:line="240" w:lineRule="auto"/>
        <w:rPr>
          <w:del w:author="Vaught, Jacob" w:date="2023-12-09T00:25:00Z" w:id="3954"/>
          <w:rFonts w:ascii="Courier New" w:hAnsi="Courier New" w:cs="Courier New"/>
          <w:sz w:val="16"/>
          <w:szCs w:val="16"/>
          <w:rPrChange w:author="Vaught, Jacob" w:date="2023-12-08T23:20:00Z" w:id="3955">
            <w:rPr>
              <w:del w:author="Vaught, Jacob" w:date="2023-12-09T00:25:00Z" w:id="3956"/>
              <w:sz w:val="16"/>
              <w:szCs w:val="16"/>
            </w:rPr>
          </w:rPrChange>
        </w:rPr>
      </w:pPr>
      <w:del w:author="Vaught, Jacob" w:date="2023-12-09T00:25:00Z" w:id="3957">
        <w:r w:rsidRPr="007B56CB" w:rsidDel="00D660A2">
          <w:rPr>
            <w:rFonts w:ascii="Courier New" w:hAnsi="Courier New" w:eastAsia="Consolas" w:cs="Courier New"/>
            <w:color w:val="4E5B61"/>
            <w:sz w:val="16"/>
            <w:szCs w:val="16"/>
            <w:rPrChange w:author="Vaught, Jacob" w:date="2023-12-08T23:20:00Z" w:id="3958">
              <w:rPr>
                <w:rFonts w:ascii="Consolas" w:hAnsi="Consolas" w:eastAsia="Consolas" w:cs="Consolas"/>
                <w:color w:val="4E5B61"/>
                <w:sz w:val="16"/>
                <w:szCs w:val="16"/>
              </w:rPr>
            </w:rPrChange>
          </w:rPr>
          <w:delText xml:space="preserve">  </w:delText>
        </w:r>
        <w:r w:rsidRPr="007B56CB" w:rsidDel="00D660A2">
          <w:rPr>
            <w:rFonts w:ascii="Courier New" w:hAnsi="Courier New" w:eastAsia="Consolas" w:cs="Courier New"/>
            <w:color w:val="D35400"/>
            <w:sz w:val="16"/>
            <w:szCs w:val="16"/>
            <w:rPrChange w:author="Vaught, Jacob" w:date="2023-12-08T23:20:00Z" w:id="3959">
              <w:rPr>
                <w:rFonts w:ascii="Consolas" w:hAnsi="Consolas" w:eastAsia="Consolas" w:cs="Consolas"/>
                <w:color w:val="D35400"/>
                <w:sz w:val="16"/>
                <w:szCs w:val="16"/>
              </w:rPr>
            </w:rPrChange>
          </w:rPr>
          <w:delText>digitalWrite</w:delText>
        </w:r>
        <w:r w:rsidRPr="007B56CB" w:rsidDel="00D660A2">
          <w:rPr>
            <w:rFonts w:ascii="Courier New" w:hAnsi="Courier New" w:eastAsia="Consolas" w:cs="Courier New"/>
            <w:color w:val="434F54"/>
            <w:sz w:val="16"/>
            <w:szCs w:val="16"/>
            <w:rPrChange w:author="Vaught, Jacob" w:date="2023-12-08T23:20:00Z" w:id="3960">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961">
              <w:rPr>
                <w:rFonts w:ascii="Consolas" w:hAnsi="Consolas" w:eastAsia="Consolas" w:cs="Consolas"/>
                <w:color w:val="4E5B61"/>
                <w:sz w:val="16"/>
                <w:szCs w:val="16"/>
              </w:rPr>
            </w:rPrChange>
          </w:rPr>
          <w:delText>yellow, yellowState</w:delText>
        </w:r>
        <w:r w:rsidRPr="007B56CB" w:rsidDel="00D660A2">
          <w:rPr>
            <w:rFonts w:ascii="Courier New" w:hAnsi="Courier New" w:eastAsia="Consolas" w:cs="Courier New"/>
            <w:color w:val="434F54"/>
            <w:sz w:val="16"/>
            <w:szCs w:val="16"/>
            <w:rPrChange w:author="Vaught, Jacob" w:date="2023-12-08T23:20:00Z" w:id="3962">
              <w:rPr>
                <w:rFonts w:ascii="Consolas" w:hAnsi="Consolas" w:eastAsia="Consolas" w:cs="Consolas"/>
                <w:color w:val="434F54"/>
                <w:sz w:val="16"/>
                <w:szCs w:val="16"/>
              </w:rPr>
            </w:rPrChange>
          </w:rPr>
          <w:delText>)</w:delText>
        </w:r>
        <w:r w:rsidRPr="007B56CB" w:rsidDel="00D660A2">
          <w:rPr>
            <w:rFonts w:ascii="Courier New" w:hAnsi="Courier New" w:eastAsia="Consolas" w:cs="Courier New"/>
            <w:color w:val="4E5B61"/>
            <w:sz w:val="16"/>
            <w:szCs w:val="16"/>
            <w:rPrChange w:author="Vaught, Jacob" w:date="2023-12-08T23:20:00Z" w:id="3963">
              <w:rPr>
                <w:rFonts w:ascii="Consolas" w:hAnsi="Consolas" w:eastAsia="Consolas" w:cs="Consolas"/>
                <w:color w:val="4E5B61"/>
                <w:sz w:val="16"/>
                <w:szCs w:val="16"/>
              </w:rPr>
            </w:rPrChange>
          </w:rPr>
          <w:delText>;</w:delText>
        </w:r>
      </w:del>
    </w:p>
    <w:p w:rsidRPr="007B56CB" w:rsidR="00022ED2" w:rsidDel="00D660A2" w:rsidP="004B7877" w:rsidRDefault="3A626A86" w14:paraId="16A8F5FD" w14:textId="5A89F732">
      <w:pPr>
        <w:spacing w:after="0" w:line="240" w:lineRule="auto"/>
        <w:rPr>
          <w:del w:author="Vaught, Jacob" w:date="2023-12-09T00:25:00Z" w:id="3964"/>
          <w:rFonts w:ascii="Courier New" w:hAnsi="Courier New" w:cs="Courier New"/>
          <w:sz w:val="16"/>
          <w:szCs w:val="16"/>
          <w:rPrChange w:author="Vaught, Jacob" w:date="2023-12-08T23:20:00Z" w:id="3965">
            <w:rPr>
              <w:del w:author="Vaught, Jacob" w:date="2023-12-09T00:25:00Z" w:id="3966"/>
              <w:sz w:val="16"/>
              <w:szCs w:val="16"/>
            </w:rPr>
          </w:rPrChange>
        </w:rPr>
      </w:pPr>
      <w:del w:author="Vaught, Jacob" w:date="2023-12-09T00:25:00Z" w:id="3967">
        <w:r w:rsidRPr="007B56CB" w:rsidDel="00D660A2">
          <w:rPr>
            <w:rFonts w:ascii="Courier New" w:hAnsi="Courier New" w:eastAsia="Consolas" w:cs="Courier New"/>
            <w:color w:val="434F54"/>
            <w:sz w:val="16"/>
            <w:szCs w:val="16"/>
            <w:rPrChange w:author="Vaught, Jacob" w:date="2023-12-08T23:20:00Z" w:id="3968">
              <w:rPr>
                <w:rFonts w:ascii="Consolas" w:hAnsi="Consolas" w:eastAsia="Consolas" w:cs="Consolas"/>
                <w:color w:val="434F54"/>
                <w:sz w:val="16"/>
                <w:szCs w:val="16"/>
              </w:rPr>
            </w:rPrChange>
          </w:rPr>
          <w:delText>}</w:delText>
        </w:r>
      </w:del>
    </w:p>
    <w:p w:rsidRPr="00932E42" w:rsidR="00022ED2" w:rsidP="30E67348" w:rsidRDefault="00022ED2" w14:paraId="42EDCAA8" w14:textId="6897851E">
      <w:pPr>
        <w:spacing w:line="285" w:lineRule="exact"/>
        <w:rPr>
          <w:rFonts w:ascii="Times New Roman" w:hAnsi="Times New Roman" w:cs="Times New Roman"/>
          <w:rPrChange w:author="Vaught, Jacob" w:date="2023-12-08T20:45:00Z" w:id="3969">
            <w:rPr/>
          </w:rPrChange>
        </w:rPr>
      </w:pPr>
    </w:p>
    <w:p w:rsidRPr="00932E42" w:rsidR="00022ED2" w:rsidP="00C6371F" w:rsidRDefault="6C2AEA49" w14:paraId="2EE1F433" w14:textId="2D0AD42F">
      <w:pPr>
        <w:pStyle w:val="Heading1"/>
        <w:rPr>
          <w:rFonts w:ascii="Times New Roman" w:hAnsi="Times New Roman" w:eastAsia="Calibri" w:cs="Times New Roman"/>
          <w:bCs/>
          <w:color w:val="1E4E79"/>
          <w:rPrChange w:author="Vaught, Jacob" w:date="2023-12-08T20:45:00Z" w:id="3970">
            <w:rPr>
              <w:rFonts w:ascii="Calibri" w:hAnsi="Calibri" w:eastAsia="Calibri" w:cs="Calibri"/>
              <w:bCs/>
              <w:color w:val="1E4E79"/>
            </w:rPr>
          </w:rPrChange>
        </w:rPr>
      </w:pPr>
      <w:del w:author="Vaught, Jacob" w:date="2023-12-09T00:29:00Z" w:id="3971">
        <w:r w:rsidRPr="00932E42" w:rsidDel="00DB055A">
          <w:rPr>
            <w:rFonts w:ascii="Times New Roman" w:hAnsi="Times New Roman" w:cs="Times New Roman"/>
            <w:rPrChange w:author="Vaught, Jacob" w:date="2023-12-08T20:45:00Z" w:id="3972">
              <w:rPr/>
            </w:rPrChange>
          </w:rPr>
          <w:delText>8</w:delText>
        </w:r>
      </w:del>
      <w:bookmarkStart w:name="_Toc152974374" w:id="3973"/>
      <w:ins w:author="Vaught, Jacob" w:date="2023-12-09T00:32:00Z" w:id="3974">
        <w:r w:rsidR="004E6425">
          <w:rPr>
            <w:rFonts w:ascii="Times New Roman" w:hAnsi="Times New Roman" w:cs="Times New Roman"/>
          </w:rPr>
          <w:t>5</w:t>
        </w:r>
      </w:ins>
      <w:r w:rsidRPr="00932E42">
        <w:rPr>
          <w:rFonts w:ascii="Times New Roman" w:hAnsi="Times New Roman" w:cs="Times New Roman"/>
          <w:rPrChange w:author="Vaught, Jacob" w:date="2023-12-08T20:45:00Z" w:id="3975">
            <w:rPr/>
          </w:rPrChange>
        </w:rPr>
        <w:t>. Troubleshooting</w:t>
      </w:r>
      <w:bookmarkEnd w:id="3973"/>
    </w:p>
    <w:p w:rsidRPr="00932E42" w:rsidR="00022ED2" w:rsidP="00E00838" w:rsidRDefault="6C2AEA49" w14:paraId="7ACCA001" w14:textId="7A1EC691">
      <w:pPr>
        <w:pStyle w:val="Heading2"/>
        <w:rPr>
          <w:rStyle w:val="Heading2Char"/>
          <w:rFonts w:ascii="Times New Roman" w:hAnsi="Times New Roman" w:eastAsia="Calibri Light" w:cs="Times New Roman"/>
          <w:rPrChange w:author="Vaught, Jacob" w:date="2023-12-08T20:45:00Z" w:id="3976">
            <w:rPr>
              <w:rStyle w:val="Heading2Char"/>
              <w:rFonts w:ascii="Calibri Light" w:hAnsi="Calibri Light" w:eastAsia="Calibri Light" w:cs="Calibri Light"/>
            </w:rPr>
          </w:rPrChange>
        </w:rPr>
      </w:pPr>
      <w:del w:author="Vaught, Jacob" w:date="2023-12-09T00:29:00Z" w:id="3977">
        <w:r w:rsidRPr="00932E42" w:rsidDel="00DB055A">
          <w:rPr>
            <w:rStyle w:val="Heading2Char"/>
            <w:rFonts w:ascii="Times New Roman" w:hAnsi="Times New Roman" w:eastAsia="Calibri Light" w:cs="Times New Roman"/>
            <w:rPrChange w:author="Vaught, Jacob" w:date="2023-12-08T20:45:00Z" w:id="3978">
              <w:rPr>
                <w:rStyle w:val="Heading2Char"/>
                <w:rFonts w:ascii="Calibri Light" w:hAnsi="Calibri Light" w:eastAsia="Calibri Light" w:cs="Calibri Light"/>
              </w:rPr>
            </w:rPrChange>
          </w:rPr>
          <w:delText>8</w:delText>
        </w:r>
      </w:del>
      <w:bookmarkStart w:name="_Toc152974375" w:id="3979"/>
      <w:ins w:author="Vaught, Jacob" w:date="2023-12-09T00:32:00Z" w:id="3980">
        <w:r w:rsidR="004E6425">
          <w:rPr>
            <w:rStyle w:val="Heading2Char"/>
            <w:rFonts w:ascii="Times New Roman" w:hAnsi="Times New Roman" w:eastAsia="Calibri Light" w:cs="Times New Roman"/>
          </w:rPr>
          <w:t>5</w:t>
        </w:r>
      </w:ins>
      <w:r w:rsidRPr="00932E42">
        <w:rPr>
          <w:rStyle w:val="Heading2Char"/>
          <w:rFonts w:ascii="Times New Roman" w:hAnsi="Times New Roman" w:eastAsia="Calibri Light" w:cs="Times New Roman"/>
          <w:rPrChange w:author="Vaught, Jacob" w:date="2023-12-08T20:45:00Z" w:id="3981">
            <w:rPr>
              <w:rStyle w:val="Heading2Char"/>
              <w:rFonts w:ascii="Calibri Light" w:hAnsi="Calibri Light" w:eastAsia="Calibri Light" w:cs="Calibri Light"/>
            </w:rPr>
          </w:rPrChange>
        </w:rPr>
        <w:t>.1 Common Issues and Solutions</w:t>
      </w:r>
      <w:bookmarkEnd w:id="3979"/>
    </w:p>
    <w:p w:rsidRPr="003154E8" w:rsidR="00FD7A93" w:rsidP="00FD7A93" w:rsidRDefault="00FD7A93" w14:paraId="34911A30" w14:textId="77777777">
      <w:pPr>
        <w:numPr>
          <w:ilvl w:val="0"/>
          <w:numId w:val="12"/>
        </w:numPr>
        <w:tabs>
          <w:tab w:val="clear" w:pos="360"/>
          <w:tab w:val="num" w:pos="720"/>
        </w:tabs>
        <w:spacing w:after="0"/>
        <w:rPr>
          <w:ins w:author="Vaught, Jacob" w:date="2023-12-09T00:30:00Z" w:id="3982"/>
          <w:rFonts w:ascii="Times New Roman" w:hAnsi="Times New Roman" w:cs="Times New Roman"/>
        </w:rPr>
      </w:pPr>
      <w:ins w:author="Vaught, Jacob" w:date="2023-12-09T00:30:00Z" w:id="3983">
        <w:r w:rsidRPr="003154E8">
          <w:rPr>
            <w:rFonts w:ascii="Times New Roman" w:hAnsi="Times New Roman" w:cs="Times New Roman"/>
            <w:b/>
            <w:bCs/>
          </w:rPr>
          <w:t>Issue</w:t>
        </w:r>
        <w:r w:rsidRPr="003154E8">
          <w:rPr>
            <w:rFonts w:ascii="Times New Roman" w:hAnsi="Times New Roman" w:cs="Times New Roman"/>
          </w:rPr>
          <w:t>: Car doesn't follow track.</w:t>
        </w:r>
      </w:ins>
    </w:p>
    <w:p w:rsidRPr="003154E8" w:rsidR="00FD7A93" w:rsidP="00FD7A93" w:rsidRDefault="00FD7A93" w14:paraId="3DA6830C" w14:textId="77777777">
      <w:pPr>
        <w:numPr>
          <w:ilvl w:val="1"/>
          <w:numId w:val="12"/>
        </w:numPr>
        <w:tabs>
          <w:tab w:val="num" w:pos="1440"/>
        </w:tabs>
        <w:spacing w:after="0"/>
        <w:rPr>
          <w:ins w:author="Vaught, Jacob" w:date="2023-12-09T00:30:00Z" w:id="3984"/>
          <w:rFonts w:ascii="Times New Roman" w:hAnsi="Times New Roman" w:cs="Times New Roman"/>
        </w:rPr>
      </w:pPr>
      <w:ins w:author="Vaught, Jacob" w:date="2023-12-09T00:30:00Z" w:id="3985">
        <w:r w:rsidRPr="003154E8">
          <w:rPr>
            <w:rFonts w:ascii="Times New Roman" w:hAnsi="Times New Roman" w:cs="Times New Roman"/>
            <w:b/>
            <w:bCs/>
          </w:rPr>
          <w:t>Solutions</w:t>
        </w:r>
        <w:r w:rsidRPr="003154E8">
          <w:rPr>
            <w:rFonts w:ascii="Times New Roman" w:hAnsi="Times New Roman" w:cs="Times New Roman"/>
          </w:rPr>
          <w:t>:</w:t>
        </w:r>
      </w:ins>
    </w:p>
    <w:p w:rsidRPr="003154E8" w:rsidR="00FD7A93" w:rsidP="00FD7A93" w:rsidRDefault="00FD7A93" w14:paraId="37FE3482" w14:textId="77777777">
      <w:pPr>
        <w:numPr>
          <w:ilvl w:val="2"/>
          <w:numId w:val="12"/>
        </w:numPr>
        <w:tabs>
          <w:tab w:val="num" w:pos="2160"/>
        </w:tabs>
        <w:spacing w:after="0"/>
        <w:rPr>
          <w:ins w:author="Vaught, Jacob" w:date="2023-12-09T00:30:00Z" w:id="3986"/>
          <w:rFonts w:ascii="Times New Roman" w:hAnsi="Times New Roman" w:cs="Times New Roman"/>
        </w:rPr>
      </w:pPr>
      <w:ins w:author="Vaught, Jacob" w:date="2023-12-09T00:30:00Z" w:id="3987">
        <w:r w:rsidRPr="003154E8">
          <w:rPr>
            <w:rFonts w:ascii="Times New Roman" w:hAnsi="Times New Roman" w:cs="Times New Roman"/>
          </w:rPr>
          <w:t>Inspect all wiring to ensure secure connections.</w:t>
        </w:r>
      </w:ins>
    </w:p>
    <w:p w:rsidRPr="003154E8" w:rsidR="00FD7A93" w:rsidP="00FD7A93" w:rsidRDefault="00FD7A93" w14:paraId="2E312E34" w14:textId="77777777">
      <w:pPr>
        <w:numPr>
          <w:ilvl w:val="2"/>
          <w:numId w:val="12"/>
        </w:numPr>
        <w:tabs>
          <w:tab w:val="num" w:pos="2160"/>
        </w:tabs>
        <w:spacing w:after="0"/>
        <w:rPr>
          <w:ins w:author="Vaught, Jacob" w:date="2023-12-09T00:30:00Z" w:id="3988"/>
          <w:rFonts w:ascii="Times New Roman" w:hAnsi="Times New Roman" w:cs="Times New Roman"/>
        </w:rPr>
      </w:pPr>
      <w:ins w:author="Vaught, Jacob" w:date="2023-12-09T00:30:00Z" w:id="3989">
        <w:r w:rsidRPr="003154E8">
          <w:rPr>
            <w:rFonts w:ascii="Times New Roman" w:hAnsi="Times New Roman" w:cs="Times New Roman"/>
          </w:rPr>
          <w:t>Verify that the track is operational.</w:t>
        </w:r>
      </w:ins>
    </w:p>
    <w:p w:rsidRPr="003154E8" w:rsidR="00FD7A93" w:rsidP="00FD7A93" w:rsidRDefault="00FD7A93" w14:paraId="2FC6459A" w14:textId="77777777">
      <w:pPr>
        <w:numPr>
          <w:ilvl w:val="2"/>
          <w:numId w:val="12"/>
        </w:numPr>
        <w:tabs>
          <w:tab w:val="num" w:pos="2160"/>
        </w:tabs>
        <w:spacing w:after="0"/>
        <w:rPr>
          <w:ins w:author="Vaught, Jacob" w:date="2023-12-09T00:30:00Z" w:id="3990"/>
          <w:rFonts w:ascii="Times New Roman" w:hAnsi="Times New Roman" w:cs="Times New Roman"/>
        </w:rPr>
      </w:pPr>
      <w:ins w:author="Vaught, Jacob" w:date="2023-12-09T00:30:00Z" w:id="3991">
        <w:r w:rsidRPr="003154E8">
          <w:rPr>
            <w:rFonts w:ascii="Times New Roman" w:hAnsi="Times New Roman" w:cs="Times New Roman"/>
          </w:rPr>
          <w:t>Check if the microcontroller is powered on.</w:t>
        </w:r>
      </w:ins>
    </w:p>
    <w:p w:rsidRPr="003154E8" w:rsidR="00FD7A93" w:rsidP="00FD7A93" w:rsidRDefault="00FD7A93" w14:paraId="6468EE13" w14:textId="77777777">
      <w:pPr>
        <w:numPr>
          <w:ilvl w:val="2"/>
          <w:numId w:val="12"/>
        </w:numPr>
        <w:tabs>
          <w:tab w:val="num" w:pos="2160"/>
        </w:tabs>
        <w:spacing w:after="0"/>
        <w:rPr>
          <w:ins w:author="Vaught, Jacob" w:date="2023-12-09T00:30:00Z" w:id="3992"/>
          <w:rFonts w:ascii="Times New Roman" w:hAnsi="Times New Roman" w:cs="Times New Roman"/>
        </w:rPr>
      </w:pPr>
      <w:ins w:author="Vaught, Jacob" w:date="2023-12-09T00:30:00Z" w:id="3993">
        <w:r w:rsidRPr="003154E8">
          <w:rPr>
            <w:rFonts w:ascii="Times New Roman" w:hAnsi="Times New Roman" w:cs="Times New Roman"/>
          </w:rPr>
          <w:t>Use an oscilloscope to probe the sensor inputs into the microcontroller; replace the sensor or ensure it is powered if no input is detected.</w:t>
        </w:r>
      </w:ins>
    </w:p>
    <w:p w:rsidRPr="003154E8" w:rsidR="00FD7A93" w:rsidP="00FD7A93" w:rsidRDefault="00FD7A93" w14:paraId="28823388" w14:textId="77777777">
      <w:pPr>
        <w:numPr>
          <w:ilvl w:val="2"/>
          <w:numId w:val="12"/>
        </w:numPr>
        <w:tabs>
          <w:tab w:val="num" w:pos="2160"/>
        </w:tabs>
        <w:spacing w:after="0"/>
        <w:rPr>
          <w:ins w:author="Vaught, Jacob" w:date="2023-12-09T00:30:00Z" w:id="3994"/>
          <w:rFonts w:ascii="Times New Roman" w:hAnsi="Times New Roman" w:cs="Times New Roman"/>
        </w:rPr>
      </w:pPr>
      <w:ins w:author="Vaught, Jacob" w:date="2023-12-09T00:30:00Z" w:id="3995">
        <w:r w:rsidRPr="003154E8">
          <w:rPr>
            <w:rFonts w:ascii="Times New Roman" w:hAnsi="Times New Roman" w:cs="Times New Roman"/>
          </w:rPr>
          <w:t>Check the battery for any issues.</w:t>
        </w:r>
      </w:ins>
    </w:p>
    <w:p w:rsidRPr="003154E8" w:rsidR="00FD7A93" w:rsidP="00FD7A93" w:rsidRDefault="00FD7A93" w14:paraId="25FFC013" w14:textId="77777777">
      <w:pPr>
        <w:numPr>
          <w:ilvl w:val="0"/>
          <w:numId w:val="12"/>
        </w:numPr>
        <w:tabs>
          <w:tab w:val="clear" w:pos="360"/>
          <w:tab w:val="num" w:pos="720"/>
        </w:tabs>
        <w:spacing w:after="0"/>
        <w:rPr>
          <w:ins w:author="Vaught, Jacob" w:date="2023-12-09T00:30:00Z" w:id="3996"/>
          <w:rFonts w:ascii="Times New Roman" w:hAnsi="Times New Roman" w:cs="Times New Roman"/>
        </w:rPr>
      </w:pPr>
      <w:ins w:author="Vaught, Jacob" w:date="2023-12-09T00:30:00Z" w:id="3997">
        <w:r w:rsidRPr="003154E8">
          <w:rPr>
            <w:rFonts w:ascii="Times New Roman" w:hAnsi="Times New Roman" w:cs="Times New Roman"/>
            <w:b/>
            <w:bCs/>
          </w:rPr>
          <w:t>Issue</w:t>
        </w:r>
        <w:r w:rsidRPr="003154E8">
          <w:rPr>
            <w:rFonts w:ascii="Times New Roman" w:hAnsi="Times New Roman" w:cs="Times New Roman"/>
          </w:rPr>
          <w:t>: Vehicle not responding to control commands.</w:t>
        </w:r>
      </w:ins>
    </w:p>
    <w:p w:rsidRPr="003154E8" w:rsidR="00FD7A93" w:rsidP="00FD7A93" w:rsidRDefault="00FD7A93" w14:paraId="5F78604F" w14:textId="77777777">
      <w:pPr>
        <w:numPr>
          <w:ilvl w:val="1"/>
          <w:numId w:val="12"/>
        </w:numPr>
        <w:tabs>
          <w:tab w:val="num" w:pos="1440"/>
        </w:tabs>
        <w:spacing w:after="0"/>
        <w:rPr>
          <w:ins w:author="Vaught, Jacob" w:date="2023-12-09T00:30:00Z" w:id="3998"/>
          <w:rFonts w:ascii="Times New Roman" w:hAnsi="Times New Roman" w:cs="Times New Roman"/>
        </w:rPr>
      </w:pPr>
      <w:ins w:author="Vaught, Jacob" w:date="2023-12-09T00:30:00Z" w:id="3999">
        <w:r w:rsidRPr="003154E8">
          <w:rPr>
            <w:rFonts w:ascii="Times New Roman" w:hAnsi="Times New Roman" w:cs="Times New Roman"/>
            <w:b/>
            <w:bCs/>
          </w:rPr>
          <w:t>Solutions</w:t>
        </w:r>
        <w:r w:rsidRPr="003154E8">
          <w:rPr>
            <w:rFonts w:ascii="Times New Roman" w:hAnsi="Times New Roman" w:cs="Times New Roman"/>
          </w:rPr>
          <w:t>:</w:t>
        </w:r>
      </w:ins>
    </w:p>
    <w:p w:rsidRPr="003154E8" w:rsidR="00FD7A93" w:rsidP="00FD7A93" w:rsidRDefault="00FD7A93" w14:paraId="28139483" w14:textId="77777777">
      <w:pPr>
        <w:numPr>
          <w:ilvl w:val="2"/>
          <w:numId w:val="12"/>
        </w:numPr>
        <w:tabs>
          <w:tab w:val="num" w:pos="2160"/>
        </w:tabs>
        <w:spacing w:after="0"/>
        <w:rPr>
          <w:ins w:author="Vaught, Jacob" w:date="2023-12-09T00:30:00Z" w:id="4000"/>
          <w:rFonts w:ascii="Times New Roman" w:hAnsi="Times New Roman" w:cs="Times New Roman"/>
        </w:rPr>
      </w:pPr>
      <w:ins w:author="Vaught, Jacob" w:date="2023-12-09T00:30:00Z" w:id="4001">
        <w:r w:rsidRPr="003154E8">
          <w:rPr>
            <w:rFonts w:ascii="Times New Roman" w:hAnsi="Times New Roman" w:cs="Times New Roman"/>
          </w:rPr>
          <w:t>Ensure all buttons are functioning and properly connected to the circuit.</w:t>
        </w:r>
      </w:ins>
    </w:p>
    <w:p w:rsidRPr="003154E8" w:rsidR="00FD7A93" w:rsidP="00FD7A93" w:rsidRDefault="00FD7A93" w14:paraId="123528F4" w14:textId="77777777">
      <w:pPr>
        <w:numPr>
          <w:ilvl w:val="2"/>
          <w:numId w:val="12"/>
        </w:numPr>
        <w:tabs>
          <w:tab w:val="num" w:pos="2160"/>
        </w:tabs>
        <w:spacing w:after="0"/>
        <w:rPr>
          <w:ins w:author="Vaught, Jacob" w:date="2023-12-09T00:30:00Z" w:id="4002"/>
          <w:rFonts w:ascii="Times New Roman" w:hAnsi="Times New Roman" w:cs="Times New Roman"/>
        </w:rPr>
      </w:pPr>
      <w:ins w:author="Vaught, Jacob" w:date="2023-12-09T00:30:00Z" w:id="4003">
        <w:r w:rsidRPr="003154E8">
          <w:rPr>
            <w:rFonts w:ascii="Times New Roman" w:hAnsi="Times New Roman" w:cs="Times New Roman"/>
          </w:rPr>
          <w:t>Check the LED indicators for corresponding error or state signals.</w:t>
        </w:r>
      </w:ins>
    </w:p>
    <w:p w:rsidRPr="003154E8" w:rsidR="00FD7A93" w:rsidP="00FD7A93" w:rsidRDefault="00FD7A93" w14:paraId="1C70D76F" w14:textId="77777777">
      <w:pPr>
        <w:numPr>
          <w:ilvl w:val="2"/>
          <w:numId w:val="12"/>
        </w:numPr>
        <w:tabs>
          <w:tab w:val="num" w:pos="2160"/>
        </w:tabs>
        <w:spacing w:after="0"/>
        <w:rPr>
          <w:ins w:author="Vaught, Jacob" w:date="2023-12-09T00:30:00Z" w:id="4004"/>
          <w:rFonts w:ascii="Times New Roman" w:hAnsi="Times New Roman" w:cs="Times New Roman"/>
        </w:rPr>
      </w:pPr>
      <w:ins w:author="Vaught, Jacob" w:date="2023-12-09T00:30:00Z" w:id="4005">
        <w:r w:rsidRPr="003154E8">
          <w:rPr>
            <w:rFonts w:ascii="Times New Roman" w:hAnsi="Times New Roman" w:cs="Times New Roman"/>
          </w:rPr>
          <w:t>Verify the integrity and connection of the state input and output wiring.</w:t>
        </w:r>
      </w:ins>
    </w:p>
    <w:p w:rsidRPr="003154E8" w:rsidR="00FD7A93" w:rsidP="00FD7A93" w:rsidRDefault="00FD7A93" w14:paraId="3005790B" w14:textId="77777777">
      <w:pPr>
        <w:numPr>
          <w:ilvl w:val="0"/>
          <w:numId w:val="12"/>
        </w:numPr>
        <w:tabs>
          <w:tab w:val="clear" w:pos="360"/>
          <w:tab w:val="num" w:pos="720"/>
        </w:tabs>
        <w:spacing w:after="0"/>
        <w:rPr>
          <w:ins w:author="Vaught, Jacob" w:date="2023-12-09T00:30:00Z" w:id="4006"/>
          <w:rFonts w:ascii="Times New Roman" w:hAnsi="Times New Roman" w:cs="Times New Roman"/>
        </w:rPr>
      </w:pPr>
      <w:ins w:author="Vaught, Jacob" w:date="2023-12-09T00:30:00Z" w:id="4007">
        <w:r w:rsidRPr="003154E8">
          <w:rPr>
            <w:rFonts w:ascii="Times New Roman" w:hAnsi="Times New Roman" w:cs="Times New Roman"/>
            <w:b/>
            <w:bCs/>
          </w:rPr>
          <w:t>Issue</w:t>
        </w:r>
        <w:r w:rsidRPr="003154E8">
          <w:rPr>
            <w:rFonts w:ascii="Times New Roman" w:hAnsi="Times New Roman" w:cs="Times New Roman"/>
          </w:rPr>
          <w:t>: Erratic or non-responsive steering.</w:t>
        </w:r>
      </w:ins>
    </w:p>
    <w:p w:rsidRPr="003154E8" w:rsidR="00FD7A93" w:rsidP="00FD7A93" w:rsidRDefault="00FD7A93" w14:paraId="5D016BEB" w14:textId="77777777">
      <w:pPr>
        <w:numPr>
          <w:ilvl w:val="1"/>
          <w:numId w:val="12"/>
        </w:numPr>
        <w:tabs>
          <w:tab w:val="num" w:pos="1440"/>
        </w:tabs>
        <w:spacing w:after="0"/>
        <w:rPr>
          <w:ins w:author="Vaught, Jacob" w:date="2023-12-09T00:30:00Z" w:id="4008"/>
          <w:rFonts w:ascii="Times New Roman" w:hAnsi="Times New Roman" w:cs="Times New Roman"/>
        </w:rPr>
      </w:pPr>
      <w:ins w:author="Vaught, Jacob" w:date="2023-12-09T00:30:00Z" w:id="4009">
        <w:r w:rsidRPr="003154E8">
          <w:rPr>
            <w:rFonts w:ascii="Times New Roman" w:hAnsi="Times New Roman" w:cs="Times New Roman"/>
            <w:b/>
            <w:bCs/>
          </w:rPr>
          <w:t>Solutions</w:t>
        </w:r>
        <w:r w:rsidRPr="003154E8">
          <w:rPr>
            <w:rFonts w:ascii="Times New Roman" w:hAnsi="Times New Roman" w:cs="Times New Roman"/>
          </w:rPr>
          <w:t>:</w:t>
        </w:r>
      </w:ins>
    </w:p>
    <w:p w:rsidRPr="003154E8" w:rsidR="00FD7A93" w:rsidP="00FD7A93" w:rsidRDefault="00FD7A93" w14:paraId="1A95F6CE" w14:textId="77777777">
      <w:pPr>
        <w:numPr>
          <w:ilvl w:val="2"/>
          <w:numId w:val="12"/>
        </w:numPr>
        <w:tabs>
          <w:tab w:val="num" w:pos="2160"/>
        </w:tabs>
        <w:spacing w:after="0"/>
        <w:rPr>
          <w:ins w:author="Vaught, Jacob" w:date="2023-12-09T00:30:00Z" w:id="4010"/>
          <w:rFonts w:ascii="Times New Roman" w:hAnsi="Times New Roman" w:cs="Times New Roman"/>
        </w:rPr>
      </w:pPr>
      <w:ins w:author="Vaught, Jacob" w:date="2023-12-09T00:30:00Z" w:id="4011">
        <w:r w:rsidRPr="003154E8">
          <w:rPr>
            <w:rFonts w:ascii="Times New Roman" w:hAnsi="Times New Roman" w:cs="Times New Roman"/>
          </w:rPr>
          <w:t>Inspect the servomotor connections and functionality.</w:t>
        </w:r>
      </w:ins>
    </w:p>
    <w:p w:rsidRPr="003154E8" w:rsidR="00FD7A93" w:rsidP="00FD7A93" w:rsidRDefault="00FD7A93" w14:paraId="062A0DEA" w14:textId="77777777">
      <w:pPr>
        <w:numPr>
          <w:ilvl w:val="2"/>
          <w:numId w:val="12"/>
        </w:numPr>
        <w:tabs>
          <w:tab w:val="num" w:pos="2160"/>
        </w:tabs>
        <w:spacing w:after="0"/>
        <w:rPr>
          <w:ins w:author="Vaught, Jacob" w:date="2023-12-09T00:30:00Z" w:id="4012"/>
          <w:rFonts w:ascii="Times New Roman" w:hAnsi="Times New Roman" w:cs="Times New Roman"/>
        </w:rPr>
      </w:pPr>
      <w:ins w:author="Vaught, Jacob" w:date="2023-12-09T00:30:00Z" w:id="4013">
        <w:r w:rsidRPr="003154E8">
          <w:rPr>
            <w:rFonts w:ascii="Times New Roman" w:hAnsi="Times New Roman" w:cs="Times New Roman"/>
          </w:rPr>
          <w:t>Check the alignment and condition of the steering mechanism.</w:t>
        </w:r>
      </w:ins>
    </w:p>
    <w:p w:rsidRPr="003154E8" w:rsidR="00FD7A93" w:rsidP="00FD7A93" w:rsidRDefault="00FD7A93" w14:paraId="16646BA7" w14:textId="77777777">
      <w:pPr>
        <w:numPr>
          <w:ilvl w:val="2"/>
          <w:numId w:val="12"/>
        </w:numPr>
        <w:tabs>
          <w:tab w:val="num" w:pos="2160"/>
        </w:tabs>
        <w:spacing w:after="0"/>
        <w:rPr>
          <w:ins w:author="Vaught, Jacob" w:date="2023-12-09T00:30:00Z" w:id="4014"/>
          <w:rFonts w:ascii="Times New Roman" w:hAnsi="Times New Roman" w:cs="Times New Roman"/>
        </w:rPr>
      </w:pPr>
      <w:ins w:author="Vaught, Jacob" w:date="2023-12-09T00:30:00Z" w:id="4015">
        <w:r w:rsidRPr="003154E8">
          <w:rPr>
            <w:rFonts w:ascii="Times New Roman" w:hAnsi="Times New Roman" w:cs="Times New Roman"/>
          </w:rPr>
          <w:t>Verify the correct operation of the steering control circuit in the microcontroller code.</w:t>
        </w:r>
      </w:ins>
    </w:p>
    <w:p w:rsidRPr="003154E8" w:rsidR="00FD7A93" w:rsidP="00FD7A93" w:rsidRDefault="00FD7A93" w14:paraId="2582AE80" w14:textId="77777777">
      <w:pPr>
        <w:numPr>
          <w:ilvl w:val="0"/>
          <w:numId w:val="12"/>
        </w:numPr>
        <w:tabs>
          <w:tab w:val="clear" w:pos="360"/>
          <w:tab w:val="num" w:pos="720"/>
        </w:tabs>
        <w:spacing w:after="0"/>
        <w:rPr>
          <w:ins w:author="Vaught, Jacob" w:date="2023-12-09T00:30:00Z" w:id="4016"/>
          <w:rFonts w:ascii="Times New Roman" w:hAnsi="Times New Roman" w:cs="Times New Roman"/>
        </w:rPr>
      </w:pPr>
      <w:ins w:author="Vaught, Jacob" w:date="2023-12-09T00:30:00Z" w:id="4017">
        <w:r w:rsidRPr="003154E8">
          <w:rPr>
            <w:rFonts w:ascii="Times New Roman" w:hAnsi="Times New Roman" w:cs="Times New Roman"/>
            <w:b/>
            <w:bCs/>
          </w:rPr>
          <w:t>Issue</w:t>
        </w:r>
        <w:r w:rsidRPr="003154E8">
          <w:rPr>
            <w:rFonts w:ascii="Times New Roman" w:hAnsi="Times New Roman" w:cs="Times New Roman"/>
          </w:rPr>
          <w:t>: Drivetrain malfunction or inefficiency.</w:t>
        </w:r>
      </w:ins>
    </w:p>
    <w:p w:rsidRPr="003154E8" w:rsidR="00FD7A93" w:rsidP="00FD7A93" w:rsidRDefault="00FD7A93" w14:paraId="216D2D42" w14:textId="77777777">
      <w:pPr>
        <w:numPr>
          <w:ilvl w:val="1"/>
          <w:numId w:val="12"/>
        </w:numPr>
        <w:tabs>
          <w:tab w:val="num" w:pos="1440"/>
        </w:tabs>
        <w:spacing w:after="0"/>
        <w:rPr>
          <w:ins w:author="Vaught, Jacob" w:date="2023-12-09T00:30:00Z" w:id="4018"/>
          <w:rFonts w:ascii="Times New Roman" w:hAnsi="Times New Roman" w:cs="Times New Roman"/>
        </w:rPr>
      </w:pPr>
      <w:ins w:author="Vaught, Jacob" w:date="2023-12-09T00:30:00Z" w:id="4019">
        <w:r w:rsidRPr="003154E8">
          <w:rPr>
            <w:rFonts w:ascii="Times New Roman" w:hAnsi="Times New Roman" w:cs="Times New Roman"/>
            <w:b/>
            <w:bCs/>
          </w:rPr>
          <w:t>Solutions</w:t>
        </w:r>
        <w:r w:rsidRPr="003154E8">
          <w:rPr>
            <w:rFonts w:ascii="Times New Roman" w:hAnsi="Times New Roman" w:cs="Times New Roman"/>
          </w:rPr>
          <w:t>:</w:t>
        </w:r>
      </w:ins>
    </w:p>
    <w:p w:rsidRPr="003154E8" w:rsidR="00FD7A93" w:rsidP="00FD7A93" w:rsidRDefault="00FD7A93" w14:paraId="746DFEC3" w14:textId="77777777">
      <w:pPr>
        <w:numPr>
          <w:ilvl w:val="2"/>
          <w:numId w:val="12"/>
        </w:numPr>
        <w:tabs>
          <w:tab w:val="num" w:pos="2160"/>
        </w:tabs>
        <w:spacing w:after="0"/>
        <w:rPr>
          <w:ins w:author="Vaught, Jacob" w:date="2023-12-09T00:30:00Z" w:id="4020"/>
          <w:rFonts w:ascii="Times New Roman" w:hAnsi="Times New Roman" w:cs="Times New Roman"/>
        </w:rPr>
      </w:pPr>
      <w:ins w:author="Vaught, Jacob" w:date="2023-12-09T00:30:00Z" w:id="4021">
        <w:r w:rsidRPr="003154E8">
          <w:rPr>
            <w:rFonts w:ascii="Times New Roman" w:hAnsi="Times New Roman" w:cs="Times New Roman"/>
          </w:rPr>
          <w:t>Examine the drivetrain system, including motors and their connections.</w:t>
        </w:r>
      </w:ins>
    </w:p>
    <w:p w:rsidRPr="003154E8" w:rsidR="00FD7A93" w:rsidP="00FD7A93" w:rsidRDefault="00FD7A93" w14:paraId="3AD36B1D" w14:textId="77777777">
      <w:pPr>
        <w:numPr>
          <w:ilvl w:val="2"/>
          <w:numId w:val="12"/>
        </w:numPr>
        <w:tabs>
          <w:tab w:val="num" w:pos="2160"/>
        </w:tabs>
        <w:spacing w:after="0"/>
        <w:rPr>
          <w:ins w:author="Vaught, Jacob" w:date="2023-12-09T00:30:00Z" w:id="4022"/>
          <w:rFonts w:ascii="Times New Roman" w:hAnsi="Times New Roman" w:cs="Times New Roman"/>
        </w:rPr>
      </w:pPr>
      <w:ins w:author="Vaught, Jacob" w:date="2023-12-09T00:30:00Z" w:id="4023">
        <w:r w:rsidRPr="003154E8">
          <w:rPr>
            <w:rFonts w:ascii="Times New Roman" w:hAnsi="Times New Roman" w:cs="Times New Roman"/>
          </w:rPr>
          <w:t>Ensure proper operation of the gate driver to the controller circuit.</w:t>
        </w:r>
      </w:ins>
    </w:p>
    <w:p w:rsidRPr="003154E8" w:rsidR="00FD7A93" w:rsidP="00FD7A93" w:rsidRDefault="00FD7A93" w14:paraId="5BC0FD24" w14:textId="77777777">
      <w:pPr>
        <w:numPr>
          <w:ilvl w:val="2"/>
          <w:numId w:val="12"/>
        </w:numPr>
        <w:tabs>
          <w:tab w:val="num" w:pos="2160"/>
        </w:tabs>
        <w:spacing w:after="0"/>
        <w:rPr>
          <w:ins w:author="Vaught, Jacob" w:date="2023-12-09T00:30:00Z" w:id="4024"/>
          <w:rFonts w:ascii="Times New Roman" w:hAnsi="Times New Roman" w:cs="Times New Roman"/>
        </w:rPr>
      </w:pPr>
      <w:ins w:author="Vaught, Jacob" w:date="2023-12-09T00:30:00Z" w:id="4025">
        <w:r w:rsidRPr="003154E8">
          <w:rPr>
            <w:rFonts w:ascii="Times New Roman" w:hAnsi="Times New Roman" w:cs="Times New Roman"/>
          </w:rPr>
          <w:t>Check for physical obstructions or damage to the drivetrain components.</w:t>
        </w:r>
      </w:ins>
    </w:p>
    <w:p w:rsidRPr="003154E8" w:rsidR="00FD7A93" w:rsidP="00FD7A93" w:rsidRDefault="00FD7A93" w14:paraId="15BC4478" w14:textId="77777777">
      <w:pPr>
        <w:numPr>
          <w:ilvl w:val="0"/>
          <w:numId w:val="12"/>
        </w:numPr>
        <w:tabs>
          <w:tab w:val="clear" w:pos="360"/>
          <w:tab w:val="num" w:pos="720"/>
        </w:tabs>
        <w:spacing w:after="0"/>
        <w:rPr>
          <w:ins w:author="Vaught, Jacob" w:date="2023-12-09T00:30:00Z" w:id="4026"/>
          <w:rFonts w:ascii="Times New Roman" w:hAnsi="Times New Roman" w:cs="Times New Roman"/>
        </w:rPr>
      </w:pPr>
      <w:ins w:author="Vaught, Jacob" w:date="2023-12-09T00:30:00Z" w:id="4027">
        <w:r w:rsidRPr="003154E8">
          <w:rPr>
            <w:rFonts w:ascii="Times New Roman" w:hAnsi="Times New Roman" w:cs="Times New Roman"/>
            <w:b/>
            <w:bCs/>
          </w:rPr>
          <w:t>Issue</w:t>
        </w:r>
        <w:r w:rsidRPr="003154E8">
          <w:rPr>
            <w:rFonts w:ascii="Times New Roman" w:hAnsi="Times New Roman" w:cs="Times New Roman"/>
          </w:rPr>
          <w:t>: Inaccurate or non-functioning tachometer/frequency to voltage converter.</w:t>
        </w:r>
      </w:ins>
    </w:p>
    <w:p w:rsidRPr="003154E8" w:rsidR="00FD7A93" w:rsidP="00FD7A93" w:rsidRDefault="00FD7A93" w14:paraId="729B62C4" w14:textId="77777777">
      <w:pPr>
        <w:numPr>
          <w:ilvl w:val="1"/>
          <w:numId w:val="12"/>
        </w:numPr>
        <w:tabs>
          <w:tab w:val="num" w:pos="1440"/>
        </w:tabs>
        <w:spacing w:after="0"/>
        <w:rPr>
          <w:ins w:author="Vaught, Jacob" w:date="2023-12-09T00:30:00Z" w:id="4028"/>
          <w:rFonts w:ascii="Times New Roman" w:hAnsi="Times New Roman" w:cs="Times New Roman"/>
        </w:rPr>
      </w:pPr>
      <w:ins w:author="Vaught, Jacob" w:date="2023-12-09T00:30:00Z" w:id="4029">
        <w:r w:rsidRPr="003154E8">
          <w:rPr>
            <w:rFonts w:ascii="Times New Roman" w:hAnsi="Times New Roman" w:cs="Times New Roman"/>
            <w:b/>
            <w:bCs/>
          </w:rPr>
          <w:t>Solutions</w:t>
        </w:r>
        <w:r w:rsidRPr="003154E8">
          <w:rPr>
            <w:rFonts w:ascii="Times New Roman" w:hAnsi="Times New Roman" w:cs="Times New Roman"/>
          </w:rPr>
          <w:t>:</w:t>
        </w:r>
      </w:ins>
    </w:p>
    <w:p w:rsidRPr="003154E8" w:rsidR="00FD7A93" w:rsidP="00FD7A93" w:rsidRDefault="00FD7A93" w14:paraId="4E28FBBA" w14:textId="77777777">
      <w:pPr>
        <w:numPr>
          <w:ilvl w:val="2"/>
          <w:numId w:val="12"/>
        </w:numPr>
        <w:tabs>
          <w:tab w:val="num" w:pos="2160"/>
        </w:tabs>
        <w:spacing w:after="0"/>
        <w:rPr>
          <w:ins w:author="Vaught, Jacob" w:date="2023-12-09T00:30:00Z" w:id="4030"/>
          <w:rFonts w:ascii="Times New Roman" w:hAnsi="Times New Roman" w:cs="Times New Roman"/>
        </w:rPr>
      </w:pPr>
      <w:ins w:author="Vaught, Jacob" w:date="2023-12-09T00:30:00Z" w:id="4031">
        <w:r w:rsidRPr="003154E8">
          <w:rPr>
            <w:rFonts w:ascii="Times New Roman" w:hAnsi="Times New Roman" w:cs="Times New Roman"/>
          </w:rPr>
          <w:t>Test the tachometer for accurate readings.</w:t>
        </w:r>
      </w:ins>
    </w:p>
    <w:p w:rsidRPr="003154E8" w:rsidR="00FD7A93" w:rsidP="00FD7A93" w:rsidRDefault="00FD7A93" w14:paraId="154DF899" w14:textId="77777777">
      <w:pPr>
        <w:numPr>
          <w:ilvl w:val="2"/>
          <w:numId w:val="12"/>
        </w:numPr>
        <w:tabs>
          <w:tab w:val="num" w:pos="2160"/>
        </w:tabs>
        <w:spacing w:after="0"/>
        <w:rPr>
          <w:ins w:author="Vaught, Jacob" w:date="2023-12-09T00:30:00Z" w:id="4032"/>
          <w:rFonts w:ascii="Times New Roman" w:hAnsi="Times New Roman" w:cs="Times New Roman"/>
        </w:rPr>
      </w:pPr>
      <w:ins w:author="Vaught, Jacob" w:date="2023-12-09T00:30:00Z" w:id="4033">
        <w:r w:rsidRPr="003154E8">
          <w:rPr>
            <w:rFonts w:ascii="Times New Roman" w:hAnsi="Times New Roman" w:cs="Times New Roman"/>
          </w:rPr>
          <w:t>Inspect the frequency to voltage converter circuit for any faults.</w:t>
        </w:r>
      </w:ins>
    </w:p>
    <w:p w:rsidRPr="003154E8" w:rsidR="00FD7A93" w:rsidP="00FD7A93" w:rsidRDefault="00FD7A93" w14:paraId="6B46B9E1" w14:textId="77777777">
      <w:pPr>
        <w:numPr>
          <w:ilvl w:val="2"/>
          <w:numId w:val="12"/>
        </w:numPr>
        <w:tabs>
          <w:tab w:val="num" w:pos="2160"/>
        </w:tabs>
        <w:spacing w:after="0"/>
        <w:rPr>
          <w:ins w:author="Vaught, Jacob" w:date="2023-12-09T00:30:00Z" w:id="4034"/>
          <w:rFonts w:ascii="Times New Roman" w:hAnsi="Times New Roman" w:cs="Times New Roman"/>
        </w:rPr>
      </w:pPr>
      <w:ins w:author="Vaught, Jacob" w:date="2023-12-09T00:30:00Z" w:id="4035">
        <w:r w:rsidRPr="003154E8">
          <w:rPr>
            <w:rFonts w:ascii="Times New Roman" w:hAnsi="Times New Roman" w:cs="Times New Roman"/>
          </w:rPr>
          <w:t>Confirm proper calibration and integration with the vehicle's control system.</w:t>
        </w:r>
      </w:ins>
    </w:p>
    <w:p w:rsidRPr="003154E8" w:rsidR="00FD7A93" w:rsidP="00FD7A93" w:rsidRDefault="00FD7A93" w14:paraId="1355E4B4" w14:textId="77777777">
      <w:pPr>
        <w:numPr>
          <w:ilvl w:val="0"/>
          <w:numId w:val="12"/>
        </w:numPr>
        <w:tabs>
          <w:tab w:val="clear" w:pos="360"/>
          <w:tab w:val="num" w:pos="720"/>
        </w:tabs>
        <w:spacing w:after="0"/>
        <w:rPr>
          <w:ins w:author="Vaught, Jacob" w:date="2023-12-09T00:30:00Z" w:id="4036"/>
          <w:rFonts w:ascii="Times New Roman" w:hAnsi="Times New Roman" w:cs="Times New Roman"/>
        </w:rPr>
      </w:pPr>
      <w:ins w:author="Vaught, Jacob" w:date="2023-12-09T00:30:00Z" w:id="4037">
        <w:r w:rsidRPr="003154E8">
          <w:rPr>
            <w:rFonts w:ascii="Times New Roman" w:hAnsi="Times New Roman" w:cs="Times New Roman"/>
            <w:b/>
            <w:bCs/>
          </w:rPr>
          <w:t>Issue</w:t>
        </w:r>
        <w:r w:rsidRPr="003154E8">
          <w:rPr>
            <w:rFonts w:ascii="Times New Roman" w:hAnsi="Times New Roman" w:cs="Times New Roman"/>
          </w:rPr>
          <w:t>: Magnetic distance sensors not detecting or malfunctioning.</w:t>
        </w:r>
      </w:ins>
    </w:p>
    <w:p w:rsidRPr="003154E8" w:rsidR="00FD7A93" w:rsidP="00FD7A93" w:rsidRDefault="00FD7A93" w14:paraId="61337986" w14:textId="77777777">
      <w:pPr>
        <w:numPr>
          <w:ilvl w:val="1"/>
          <w:numId w:val="12"/>
        </w:numPr>
        <w:tabs>
          <w:tab w:val="num" w:pos="1440"/>
        </w:tabs>
        <w:spacing w:after="0"/>
        <w:rPr>
          <w:ins w:author="Vaught, Jacob" w:date="2023-12-09T00:30:00Z" w:id="4038"/>
          <w:rFonts w:ascii="Times New Roman" w:hAnsi="Times New Roman" w:cs="Times New Roman"/>
        </w:rPr>
      </w:pPr>
      <w:ins w:author="Vaught, Jacob" w:date="2023-12-09T00:30:00Z" w:id="4039">
        <w:r w:rsidRPr="003154E8">
          <w:rPr>
            <w:rFonts w:ascii="Times New Roman" w:hAnsi="Times New Roman" w:cs="Times New Roman"/>
            <w:b/>
            <w:bCs/>
          </w:rPr>
          <w:t>Solutions</w:t>
        </w:r>
        <w:r w:rsidRPr="003154E8">
          <w:rPr>
            <w:rFonts w:ascii="Times New Roman" w:hAnsi="Times New Roman" w:cs="Times New Roman"/>
          </w:rPr>
          <w:t>:</w:t>
        </w:r>
      </w:ins>
    </w:p>
    <w:p w:rsidRPr="003154E8" w:rsidR="00FD7A93" w:rsidP="00FD7A93" w:rsidRDefault="00FD7A93" w14:paraId="0EC9E2FF" w14:textId="77777777">
      <w:pPr>
        <w:numPr>
          <w:ilvl w:val="2"/>
          <w:numId w:val="12"/>
        </w:numPr>
        <w:tabs>
          <w:tab w:val="num" w:pos="2160"/>
        </w:tabs>
        <w:spacing w:after="0"/>
        <w:rPr>
          <w:ins w:author="Vaught, Jacob" w:date="2023-12-09T00:30:00Z" w:id="4040"/>
          <w:rFonts w:ascii="Times New Roman" w:hAnsi="Times New Roman" w:cs="Times New Roman"/>
        </w:rPr>
      </w:pPr>
      <w:ins w:author="Vaught, Jacob" w:date="2023-12-09T00:30:00Z" w:id="4041">
        <w:r w:rsidRPr="003154E8">
          <w:rPr>
            <w:rFonts w:ascii="Times New Roman" w:hAnsi="Times New Roman" w:cs="Times New Roman"/>
          </w:rPr>
          <w:t>Test each magnetic sensor for responsiveness.</w:t>
        </w:r>
      </w:ins>
    </w:p>
    <w:p w:rsidRPr="003154E8" w:rsidR="00FD7A93" w:rsidP="00FD7A93" w:rsidRDefault="00FD7A93" w14:paraId="721617E4" w14:textId="77777777">
      <w:pPr>
        <w:numPr>
          <w:ilvl w:val="2"/>
          <w:numId w:val="12"/>
        </w:numPr>
        <w:tabs>
          <w:tab w:val="num" w:pos="2160"/>
        </w:tabs>
        <w:spacing w:after="0"/>
        <w:rPr>
          <w:ins w:author="Vaught, Jacob" w:date="2023-12-09T00:30:00Z" w:id="4042"/>
          <w:rFonts w:ascii="Times New Roman" w:hAnsi="Times New Roman" w:cs="Times New Roman"/>
        </w:rPr>
      </w:pPr>
      <w:ins w:author="Vaught, Jacob" w:date="2023-12-09T00:30:00Z" w:id="4043">
        <w:r w:rsidRPr="003154E8">
          <w:rPr>
            <w:rFonts w:ascii="Times New Roman" w:hAnsi="Times New Roman" w:cs="Times New Roman"/>
          </w:rPr>
          <w:t>Check the magnetic sensor circuit for proper connections and component functionality.</w:t>
        </w:r>
      </w:ins>
    </w:p>
    <w:p w:rsidRPr="003154E8" w:rsidR="00FD7A93" w:rsidP="00FD7A93" w:rsidRDefault="00FD7A93" w14:paraId="549F7C10" w14:textId="77777777">
      <w:pPr>
        <w:numPr>
          <w:ilvl w:val="2"/>
          <w:numId w:val="12"/>
        </w:numPr>
        <w:tabs>
          <w:tab w:val="num" w:pos="2160"/>
        </w:tabs>
        <w:spacing w:after="0"/>
        <w:rPr>
          <w:ins w:author="Vaught, Jacob" w:date="2023-12-09T00:30:00Z" w:id="4044"/>
          <w:rFonts w:ascii="Times New Roman" w:hAnsi="Times New Roman" w:cs="Times New Roman"/>
        </w:rPr>
      </w:pPr>
      <w:ins w:author="Vaught, Jacob" w:date="2023-12-09T00:30:00Z" w:id="4045">
        <w:r w:rsidRPr="003154E8">
          <w:rPr>
            <w:rFonts w:ascii="Times New Roman" w:hAnsi="Times New Roman" w:cs="Times New Roman"/>
          </w:rPr>
          <w:t>Ensure the sensors are correctly aligned and positioned.</w:t>
        </w:r>
      </w:ins>
    </w:p>
    <w:p w:rsidRPr="003154E8" w:rsidR="00FD7A93" w:rsidP="00FD7A93" w:rsidRDefault="00FD7A93" w14:paraId="056763EF" w14:textId="77777777">
      <w:pPr>
        <w:numPr>
          <w:ilvl w:val="0"/>
          <w:numId w:val="12"/>
        </w:numPr>
        <w:tabs>
          <w:tab w:val="clear" w:pos="360"/>
          <w:tab w:val="num" w:pos="720"/>
        </w:tabs>
        <w:spacing w:after="0"/>
        <w:rPr>
          <w:ins w:author="Vaught, Jacob" w:date="2023-12-09T00:30:00Z" w:id="4046"/>
          <w:rFonts w:ascii="Times New Roman" w:hAnsi="Times New Roman" w:cs="Times New Roman"/>
        </w:rPr>
      </w:pPr>
      <w:ins w:author="Vaught, Jacob" w:date="2023-12-09T00:30:00Z" w:id="4047">
        <w:r w:rsidRPr="003154E8">
          <w:rPr>
            <w:rFonts w:ascii="Times New Roman" w:hAnsi="Times New Roman" w:cs="Times New Roman"/>
            <w:b/>
            <w:bCs/>
          </w:rPr>
          <w:t>Issue</w:t>
        </w:r>
        <w:r w:rsidRPr="003154E8">
          <w:rPr>
            <w:rFonts w:ascii="Times New Roman" w:hAnsi="Times New Roman" w:cs="Times New Roman"/>
          </w:rPr>
          <w:t>: Vehicle stops unexpectedly or enters ERROR mode frequently.</w:t>
        </w:r>
      </w:ins>
    </w:p>
    <w:p w:rsidRPr="003154E8" w:rsidR="00FD7A93" w:rsidP="00FD7A93" w:rsidRDefault="00FD7A93" w14:paraId="6A716D70" w14:textId="77777777">
      <w:pPr>
        <w:numPr>
          <w:ilvl w:val="1"/>
          <w:numId w:val="12"/>
        </w:numPr>
        <w:tabs>
          <w:tab w:val="num" w:pos="1440"/>
        </w:tabs>
        <w:spacing w:after="0"/>
        <w:rPr>
          <w:ins w:author="Vaught, Jacob" w:date="2023-12-09T00:30:00Z" w:id="4048"/>
          <w:rFonts w:ascii="Times New Roman" w:hAnsi="Times New Roman" w:cs="Times New Roman"/>
        </w:rPr>
      </w:pPr>
      <w:ins w:author="Vaught, Jacob" w:date="2023-12-09T00:30:00Z" w:id="4049">
        <w:r w:rsidRPr="003154E8">
          <w:rPr>
            <w:rFonts w:ascii="Times New Roman" w:hAnsi="Times New Roman" w:cs="Times New Roman"/>
            <w:b/>
            <w:bCs/>
          </w:rPr>
          <w:t>Solutions</w:t>
        </w:r>
        <w:r w:rsidRPr="003154E8">
          <w:rPr>
            <w:rFonts w:ascii="Times New Roman" w:hAnsi="Times New Roman" w:cs="Times New Roman"/>
          </w:rPr>
          <w:t>:</w:t>
        </w:r>
      </w:ins>
    </w:p>
    <w:p w:rsidRPr="003154E8" w:rsidR="00FD7A93" w:rsidP="00FD7A93" w:rsidRDefault="00FD7A93" w14:paraId="1C804293" w14:textId="77777777">
      <w:pPr>
        <w:numPr>
          <w:ilvl w:val="2"/>
          <w:numId w:val="12"/>
        </w:numPr>
        <w:tabs>
          <w:tab w:val="num" w:pos="2160"/>
        </w:tabs>
        <w:spacing w:after="0"/>
        <w:rPr>
          <w:ins w:author="Vaught, Jacob" w:date="2023-12-09T00:30:00Z" w:id="4050"/>
          <w:rFonts w:ascii="Times New Roman" w:hAnsi="Times New Roman" w:cs="Times New Roman"/>
        </w:rPr>
      </w:pPr>
      <w:ins w:author="Vaught, Jacob" w:date="2023-12-09T00:30:00Z" w:id="4051">
        <w:r w:rsidRPr="003154E8">
          <w:rPr>
            <w:rFonts w:ascii="Times New Roman" w:hAnsi="Times New Roman" w:cs="Times New Roman"/>
          </w:rPr>
          <w:t>Check for triggers like off-track detection, obstacles, or low battery.</w:t>
        </w:r>
      </w:ins>
    </w:p>
    <w:p w:rsidRPr="003154E8" w:rsidR="00FD7A93" w:rsidP="00FD7A93" w:rsidRDefault="00FD7A93" w14:paraId="7F86AF8E" w14:textId="77777777">
      <w:pPr>
        <w:numPr>
          <w:ilvl w:val="2"/>
          <w:numId w:val="12"/>
        </w:numPr>
        <w:tabs>
          <w:tab w:val="num" w:pos="2160"/>
        </w:tabs>
        <w:spacing w:after="0"/>
        <w:rPr>
          <w:ins w:author="Vaught, Jacob" w:date="2023-12-09T00:30:00Z" w:id="4052"/>
          <w:rFonts w:ascii="Times New Roman" w:hAnsi="Times New Roman" w:cs="Times New Roman"/>
        </w:rPr>
      </w:pPr>
      <w:ins w:author="Vaught, Jacob" w:date="2023-12-09T00:30:00Z" w:id="4053">
        <w:r w:rsidRPr="003154E8">
          <w:rPr>
            <w:rFonts w:ascii="Times New Roman" w:hAnsi="Times New Roman" w:cs="Times New Roman"/>
          </w:rPr>
          <w:t>Inspect the logic in the microcontroller code that dictates mode changes.</w:t>
        </w:r>
      </w:ins>
    </w:p>
    <w:p w:rsidRPr="003154E8" w:rsidR="00FD7A93" w:rsidP="00FD7A93" w:rsidRDefault="00FD7A93" w14:paraId="6D09D697" w14:textId="77777777">
      <w:pPr>
        <w:numPr>
          <w:ilvl w:val="2"/>
          <w:numId w:val="12"/>
        </w:numPr>
        <w:tabs>
          <w:tab w:val="num" w:pos="2160"/>
        </w:tabs>
        <w:spacing w:after="0"/>
        <w:rPr>
          <w:ins w:author="Vaught, Jacob" w:date="2023-12-09T00:30:00Z" w:id="4054"/>
          <w:rFonts w:ascii="Times New Roman" w:hAnsi="Times New Roman" w:cs="Times New Roman"/>
        </w:rPr>
      </w:pPr>
      <w:ins w:author="Vaught, Jacob" w:date="2023-12-09T00:30:00Z" w:id="4055">
        <w:r w:rsidRPr="003154E8">
          <w:rPr>
            <w:rFonts w:ascii="Times New Roman" w:hAnsi="Times New Roman" w:cs="Times New Roman"/>
          </w:rPr>
          <w:t>Review and test the sensor systems that feed information to the error detection logic.</w:t>
        </w:r>
      </w:ins>
    </w:p>
    <w:p w:rsidRPr="003154E8" w:rsidR="00FD7A93" w:rsidP="00FD7A93" w:rsidRDefault="00FD7A93" w14:paraId="2D7A5060" w14:textId="77777777">
      <w:pPr>
        <w:numPr>
          <w:ilvl w:val="0"/>
          <w:numId w:val="12"/>
        </w:numPr>
        <w:tabs>
          <w:tab w:val="clear" w:pos="360"/>
          <w:tab w:val="num" w:pos="720"/>
        </w:tabs>
        <w:spacing w:after="0"/>
        <w:rPr>
          <w:ins w:author="Vaught, Jacob" w:date="2023-12-09T00:30:00Z" w:id="4056"/>
          <w:rFonts w:ascii="Times New Roman" w:hAnsi="Times New Roman" w:cs="Times New Roman"/>
        </w:rPr>
      </w:pPr>
      <w:ins w:author="Vaught, Jacob" w:date="2023-12-09T00:30:00Z" w:id="4057">
        <w:r w:rsidRPr="003154E8">
          <w:rPr>
            <w:rFonts w:ascii="Times New Roman" w:hAnsi="Times New Roman" w:cs="Times New Roman"/>
            <w:b/>
            <w:bCs/>
          </w:rPr>
          <w:t>Issue</w:t>
        </w:r>
        <w:r w:rsidRPr="003154E8">
          <w:rPr>
            <w:rFonts w:ascii="Times New Roman" w:hAnsi="Times New Roman" w:cs="Times New Roman"/>
          </w:rPr>
          <w:t>: Low battery performance impacting vehicle operation.</w:t>
        </w:r>
      </w:ins>
    </w:p>
    <w:p w:rsidRPr="003154E8" w:rsidR="00FD7A93" w:rsidP="00FD7A93" w:rsidRDefault="00FD7A93" w14:paraId="486A2D8B" w14:textId="77777777">
      <w:pPr>
        <w:numPr>
          <w:ilvl w:val="1"/>
          <w:numId w:val="12"/>
        </w:numPr>
        <w:tabs>
          <w:tab w:val="num" w:pos="1440"/>
        </w:tabs>
        <w:spacing w:after="0"/>
        <w:rPr>
          <w:ins w:author="Vaught, Jacob" w:date="2023-12-09T00:30:00Z" w:id="4058"/>
          <w:rFonts w:ascii="Times New Roman" w:hAnsi="Times New Roman" w:cs="Times New Roman"/>
        </w:rPr>
      </w:pPr>
      <w:ins w:author="Vaught, Jacob" w:date="2023-12-09T00:30:00Z" w:id="4059">
        <w:r w:rsidRPr="003154E8">
          <w:rPr>
            <w:rFonts w:ascii="Times New Roman" w:hAnsi="Times New Roman" w:cs="Times New Roman"/>
            <w:b/>
            <w:bCs/>
          </w:rPr>
          <w:t>Solutions</w:t>
        </w:r>
        <w:r w:rsidRPr="003154E8">
          <w:rPr>
            <w:rFonts w:ascii="Times New Roman" w:hAnsi="Times New Roman" w:cs="Times New Roman"/>
          </w:rPr>
          <w:t>:</w:t>
        </w:r>
      </w:ins>
    </w:p>
    <w:p w:rsidRPr="003154E8" w:rsidR="00FD7A93" w:rsidP="00FD7A93" w:rsidRDefault="00FD7A93" w14:paraId="2C620FF4" w14:textId="77777777">
      <w:pPr>
        <w:numPr>
          <w:ilvl w:val="2"/>
          <w:numId w:val="12"/>
        </w:numPr>
        <w:tabs>
          <w:tab w:val="num" w:pos="2160"/>
        </w:tabs>
        <w:spacing w:after="0"/>
        <w:rPr>
          <w:ins w:author="Vaught, Jacob" w:date="2023-12-09T00:30:00Z" w:id="4060"/>
          <w:rFonts w:ascii="Times New Roman" w:hAnsi="Times New Roman" w:cs="Times New Roman"/>
        </w:rPr>
      </w:pPr>
      <w:ins w:author="Vaught, Jacob" w:date="2023-12-09T00:30:00Z" w:id="4061">
        <w:r w:rsidRPr="003154E8">
          <w:rPr>
            <w:rFonts w:ascii="Times New Roman" w:hAnsi="Times New Roman" w:cs="Times New Roman"/>
          </w:rPr>
          <w:t>Regularly check and recharge the battery.</w:t>
        </w:r>
      </w:ins>
    </w:p>
    <w:p w:rsidRPr="003154E8" w:rsidR="00FD7A93" w:rsidP="00FD7A93" w:rsidRDefault="00FD7A93" w14:paraId="490AD10B" w14:textId="77777777">
      <w:pPr>
        <w:numPr>
          <w:ilvl w:val="2"/>
          <w:numId w:val="12"/>
        </w:numPr>
        <w:tabs>
          <w:tab w:val="num" w:pos="2160"/>
        </w:tabs>
        <w:spacing w:after="0"/>
        <w:rPr>
          <w:ins w:author="Vaught, Jacob" w:date="2023-12-09T00:30:00Z" w:id="4062"/>
          <w:rFonts w:ascii="Times New Roman" w:hAnsi="Times New Roman" w:cs="Times New Roman"/>
        </w:rPr>
      </w:pPr>
      <w:ins w:author="Vaught, Jacob" w:date="2023-12-09T00:30:00Z" w:id="4063">
        <w:r w:rsidRPr="003154E8">
          <w:rPr>
            <w:rFonts w:ascii="Times New Roman" w:hAnsi="Times New Roman" w:cs="Times New Roman"/>
          </w:rPr>
          <w:t>Inspect the battery connections and the integrity of the cable.</w:t>
        </w:r>
      </w:ins>
    </w:p>
    <w:p w:rsidRPr="00FD7A93" w:rsidR="00631CC6" w:rsidDel="00FD7A93" w:rsidP="27B87572" w:rsidRDefault="00FD7A93" w14:paraId="43D337A2" w14:textId="23DCFCEB">
      <w:pPr>
        <w:numPr>
          <w:ilvl w:val="2"/>
          <w:numId w:val="12"/>
        </w:numPr>
        <w:tabs>
          <w:tab w:val="num" w:pos="2160"/>
        </w:tabs>
        <w:spacing w:after="0"/>
        <w:rPr>
          <w:del w:author="Vaught, Jacob" w:date="2023-12-09T00:30:00Z" w:id="4064"/>
          <w:rFonts w:ascii="Times New Roman" w:hAnsi="Times New Roman" w:cs="Times New Roman"/>
          <w:rPrChange w:author="Vaught, Jacob" w:date="2023-12-09T00:30:00Z" w:id="4065">
            <w:rPr>
              <w:del w:author="Vaught, Jacob" w:date="2023-12-09T00:30:00Z" w:id="4066"/>
            </w:rPr>
          </w:rPrChange>
        </w:rPr>
        <w:pPrChange w:author="Vaught, Jacob" w:date="2023-12-09T00:30:00Z" w:id="4067">
          <w:pPr/>
        </w:pPrChange>
      </w:pPr>
      <w:ins w:author="Vaught, Jacob" w:date="2023-12-09T00:30:00Z" w:id="666400114">
        <w:r w:rsidRPr="27B87572" w:rsidR="7A28C968">
          <w:rPr>
            <w:rFonts w:ascii="Times New Roman" w:hAnsi="Times New Roman" w:cs="Times New Roman"/>
          </w:rPr>
          <w:t>Consider battery condition and replace if necessary.</w:t>
        </w:r>
      </w:ins>
      <w:del w:author="Vaught, Jacob" w:date="2023-12-09T00:26:00Z" w:id="2049493352">
        <w:r w:rsidRPr="27B87572" w:rsidDel="06285937">
          <w:rPr>
            <w:rFonts w:ascii="Times New Roman" w:hAnsi="Times New Roman" w:cs="Times New Roman"/>
            <w:rPrChange w:author="Vaught, Jacob" w:date="2023-12-09T00:30:00Z" w:id="103307575"/>
          </w:rPr>
          <w:delText>(Troubleshooting common problems and their solutions.)</w:delText>
        </w:r>
      </w:del>
    </w:p>
    <w:p w:rsidRPr="00FD7A93" w:rsidR="00022ED2" w:rsidDel="00FD7A93" w:rsidP="27B87572" w:rsidRDefault="00022ED2" w14:paraId="0F98E674" w14:textId="7D8EE47A">
      <w:pPr>
        <w:numPr>
          <w:ilvl w:val="2"/>
          <w:numId w:val="12"/>
        </w:numPr>
        <w:tabs>
          <w:tab w:val="num" w:pos="2160"/>
        </w:tabs>
        <w:spacing w:after="0"/>
        <w:rPr>
          <w:del w:author="Vaught, Jacob" w:date="2023-12-09T00:30:00Z" w:id="4071"/>
          <w:rStyle w:val="Heading2Char"/>
          <w:rFonts w:ascii="Times New Roman" w:hAnsi="Times New Roman" w:eastAsia="Calibri Light" w:cs="Times New Roman"/>
          <w:rPrChange w:author="Vaught, Jacob" w:date="2023-12-09T00:30:00Z" w:id="4072">
            <w:rPr>
              <w:del w:author="Vaught, Jacob" w:date="2023-12-09T00:30:00Z" w:id="4073"/>
              <w:rStyle w:val="Heading2Char"/>
              <w:rFonts w:ascii="Calibri Light" w:hAnsi="Calibri Light" w:eastAsia="Calibri Light" w:cs="Calibri Light"/>
            </w:rPr>
          </w:rPrChange>
        </w:rPr>
        <w:pPrChange w:author="Vaught, Jacob" w:date="2023-12-09T00:30:00Z" w:id="4074">
          <w:pPr/>
        </w:pPrChange>
      </w:pPr>
    </w:p>
    <w:p w:rsidRPr="00FD7A93" w:rsidR="00022ED2" w:rsidDel="00FD7A93" w:rsidP="27B87572" w:rsidRDefault="00022ED2" w14:paraId="704E9A24" w14:textId="7912908A">
      <w:pPr>
        <w:numPr>
          <w:ilvl w:val="2"/>
          <w:numId w:val="12"/>
        </w:numPr>
        <w:tabs>
          <w:tab w:val="num" w:pos="2160"/>
        </w:tabs>
        <w:spacing w:after="0"/>
        <w:rPr>
          <w:del w:author="Vaught, Jacob" w:date="2023-12-09T00:30:00Z" w:id="4075"/>
          <w:rStyle w:val="Heading2Char"/>
          <w:rFonts w:ascii="Times New Roman" w:hAnsi="Times New Roman" w:eastAsia="Calibri Light" w:cs="Times New Roman"/>
          <w:rPrChange w:author="Vaught, Jacob" w:date="2023-12-09T00:30:00Z" w:id="4076">
            <w:rPr>
              <w:del w:author="Vaught, Jacob" w:date="2023-12-09T00:30:00Z" w:id="4077"/>
              <w:rStyle w:val="Heading2Char"/>
              <w:rFonts w:ascii="Calibri Light" w:hAnsi="Calibri Light" w:eastAsia="Calibri Light" w:cs="Calibri Light"/>
            </w:rPr>
          </w:rPrChange>
        </w:rPr>
        <w:pPrChange w:author="Vaught, Jacob" w:date="2023-12-09T00:30:00Z" w:id="4078">
          <w:pPr/>
        </w:pPrChange>
      </w:pPr>
    </w:p>
    <w:p w:rsidRPr="00932E42" w:rsidR="00022ED2" w:rsidDel="00FD7A93" w:rsidP="773E5C2D" w:rsidRDefault="00022ED2" w14:paraId="59FF3810" w14:textId="21E9DB91">
      <w:pPr>
        <w:rPr>
          <w:del w:author="Vaught, Jacob" w:date="2023-12-09T00:30:00Z" w:id="4079"/>
          <w:rStyle w:val="Heading2Char"/>
          <w:rFonts w:ascii="Times New Roman" w:hAnsi="Times New Roman" w:eastAsia="Calibri Light" w:cs="Times New Roman"/>
          <w:rPrChange w:author="Vaught, Jacob" w:date="2023-12-08T20:45:00Z" w:id="4080">
            <w:rPr>
              <w:del w:author="Vaught, Jacob" w:date="2023-12-09T00:30:00Z" w:id="4081"/>
              <w:rStyle w:val="Heading2Char"/>
              <w:rFonts w:ascii="Calibri Light" w:hAnsi="Calibri Light" w:eastAsia="Calibri Light" w:cs="Calibri Light"/>
            </w:rPr>
          </w:rPrChange>
        </w:rPr>
      </w:pPr>
    </w:p>
    <w:p w:rsidRPr="00932E42" w:rsidR="00022ED2" w:rsidDel="00FD7A93" w:rsidP="773E5C2D" w:rsidRDefault="00022ED2" w14:paraId="4FB62C6C" w14:textId="6B3D2C8F">
      <w:pPr>
        <w:rPr>
          <w:del w:author="Vaught, Jacob" w:date="2023-12-09T00:30:00Z" w:id="4082"/>
          <w:rStyle w:val="Heading2Char"/>
          <w:rFonts w:ascii="Times New Roman" w:hAnsi="Times New Roman" w:eastAsia="Calibri Light" w:cs="Times New Roman"/>
          <w:rPrChange w:author="Vaught, Jacob" w:date="2023-12-08T20:45:00Z" w:id="4083">
            <w:rPr>
              <w:del w:author="Vaught, Jacob" w:date="2023-12-09T00:30:00Z" w:id="4084"/>
              <w:rStyle w:val="Heading2Char"/>
              <w:rFonts w:ascii="Calibri Light" w:hAnsi="Calibri Light" w:eastAsia="Calibri Light" w:cs="Calibri Light"/>
            </w:rPr>
          </w:rPrChange>
        </w:rPr>
      </w:pPr>
    </w:p>
    <w:p w:rsidRPr="00932E42" w:rsidR="00022ED2" w:rsidP="27B87572" w:rsidRDefault="00022ED2" w14:paraId="2C078E63" w14:textId="24EF3A12">
      <w:pPr>
        <w:numPr>
          <w:ilvl w:val="2"/>
          <w:numId w:val="12"/>
        </w:numPr>
        <w:tabs>
          <w:tab w:val="num" w:pos="2160"/>
        </w:tabs>
        <w:spacing w:after="0"/>
        <w:rPr>
          <w:rFonts w:ascii="Times New Roman" w:hAnsi="Times New Roman" w:cs="Times New Roman"/>
          <w:rPrChange w:author="Vaught, Jacob" w:date="2023-12-08T20:45:00Z" w:id="4085">
            <w:rPr/>
          </w:rPrChange>
        </w:rPr>
        <w:pPrChange w:author="Vaught, Jacob" w:date="2023-12-09T00:30:00Z" w:id="4086">
          <w:pPr/>
        </w:pPrChange>
      </w:pPr>
    </w:p>
    <w:sectPr w:rsidRPr="00932E42" w:rsidR="00022ED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7464F6" w:rsidP="008B5848" w:rsidRDefault="007464F6" w14:paraId="49DDDA39" w14:textId="77777777">
      <w:pPr>
        <w:spacing w:after="0" w:line="240" w:lineRule="auto"/>
      </w:pPr>
      <w:r>
        <w:separator/>
      </w:r>
    </w:p>
  </w:endnote>
  <w:endnote w:type="continuationSeparator" w:id="0">
    <w:p w:rsidR="007464F6" w:rsidP="008B5848" w:rsidRDefault="007464F6" w14:paraId="0C4EDCA4" w14:textId="77777777">
      <w:pPr>
        <w:spacing w:after="0" w:line="240" w:lineRule="auto"/>
      </w:pPr>
      <w:r>
        <w:continuationSeparator/>
      </w:r>
    </w:p>
  </w:endnote>
  <w:endnote w:type="continuationNotice" w:id="1">
    <w:p w:rsidR="00056703" w:rsidRDefault="00056703" w14:paraId="06A2AFF3"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Brush Script MT">
    <w:charset w:val="00"/>
    <w:family w:val="script"/>
    <w:pitch w:val="variable"/>
    <w:sig w:usb0="00000003" w:usb1="00000000" w:usb2="00000000" w:usb3="00000000" w:csb0="00000001" w:csb1="00000000"/>
  </w:font>
  <w:font w:name="system-ui">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7464F6" w:rsidP="008B5848" w:rsidRDefault="007464F6" w14:paraId="750FCDC0" w14:textId="77777777">
      <w:pPr>
        <w:spacing w:after="0" w:line="240" w:lineRule="auto"/>
      </w:pPr>
      <w:r>
        <w:separator/>
      </w:r>
    </w:p>
  </w:footnote>
  <w:footnote w:type="continuationSeparator" w:id="0">
    <w:p w:rsidR="007464F6" w:rsidP="008B5848" w:rsidRDefault="007464F6" w14:paraId="33A1E549" w14:textId="77777777">
      <w:pPr>
        <w:spacing w:after="0" w:line="240" w:lineRule="auto"/>
      </w:pPr>
      <w:r>
        <w:continuationSeparator/>
      </w:r>
    </w:p>
  </w:footnote>
  <w:footnote w:type="continuationNotice" w:id="1">
    <w:p w:rsidR="00056703" w:rsidRDefault="00056703" w14:paraId="6392E4FE"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2B77FF"/>
    <w:multiLevelType w:val="hybridMultilevel"/>
    <w:tmpl w:val="0144DA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704A33"/>
    <w:multiLevelType w:val="hybridMultilevel"/>
    <w:tmpl w:val="7958B35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22526B6B"/>
    <w:multiLevelType w:val="hybridMultilevel"/>
    <w:tmpl w:val="9AAE954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6E52065"/>
    <w:multiLevelType w:val="hybridMultilevel"/>
    <w:tmpl w:val="D164A5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9842B0"/>
    <w:multiLevelType w:val="multilevel"/>
    <w:tmpl w:val="DAB4DFD8"/>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hint="default" w:ascii="Symbol" w:hAnsi="Symbol"/>
        <w:sz w:val="20"/>
      </w:rPr>
    </w:lvl>
    <w:lvl w:ilvl="2">
      <w:start w:val="1"/>
      <w:numFmt w:val="lowerLetter"/>
      <w:lvlText w:val="%3."/>
      <w:lvlJc w:val="left"/>
      <w:pPr>
        <w:ind w:left="1800" w:hanging="360"/>
      </w:pPr>
      <w:rPr>
        <w:rFonts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46A74710"/>
    <w:multiLevelType w:val="hybridMultilevel"/>
    <w:tmpl w:val="9D02C054"/>
    <w:lvl w:ilvl="0" w:tplc="1E1A328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4FFE1080"/>
    <w:multiLevelType w:val="multilevel"/>
    <w:tmpl w:val="4E4063F6"/>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hint="default" w:ascii="Symbol" w:hAnsi="Symbol"/>
        <w:sz w:val="20"/>
      </w:r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59846567"/>
    <w:multiLevelType w:val="hybridMultilevel"/>
    <w:tmpl w:val="FFFAA5CA"/>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B5CFF34"/>
    <w:multiLevelType w:val="hybridMultilevel"/>
    <w:tmpl w:val="5860F15A"/>
    <w:lvl w:ilvl="0" w:tplc="ADB6A2DA">
      <w:start w:val="1"/>
      <w:numFmt w:val="decimal"/>
      <w:lvlText w:val="%1."/>
      <w:lvlJc w:val="left"/>
      <w:pPr>
        <w:ind w:left="720" w:hanging="360"/>
      </w:pPr>
    </w:lvl>
    <w:lvl w:ilvl="1" w:tplc="18608E9E">
      <w:start w:val="1"/>
      <w:numFmt w:val="lowerLetter"/>
      <w:lvlText w:val="%2."/>
      <w:lvlJc w:val="left"/>
      <w:pPr>
        <w:ind w:left="1440" w:hanging="360"/>
      </w:pPr>
    </w:lvl>
    <w:lvl w:ilvl="2" w:tplc="BA2A777A">
      <w:start w:val="1"/>
      <w:numFmt w:val="lowerRoman"/>
      <w:lvlText w:val="%3."/>
      <w:lvlJc w:val="right"/>
      <w:pPr>
        <w:ind w:left="2160" w:hanging="180"/>
      </w:pPr>
    </w:lvl>
    <w:lvl w:ilvl="3" w:tplc="135C3024">
      <w:start w:val="1"/>
      <w:numFmt w:val="decimal"/>
      <w:lvlText w:val="%4."/>
      <w:lvlJc w:val="left"/>
      <w:pPr>
        <w:ind w:left="2880" w:hanging="360"/>
      </w:pPr>
    </w:lvl>
    <w:lvl w:ilvl="4" w:tplc="520AB694">
      <w:start w:val="1"/>
      <w:numFmt w:val="lowerLetter"/>
      <w:lvlText w:val="%5."/>
      <w:lvlJc w:val="left"/>
      <w:pPr>
        <w:ind w:left="3600" w:hanging="360"/>
      </w:pPr>
    </w:lvl>
    <w:lvl w:ilvl="5" w:tplc="CCC892E6">
      <w:start w:val="1"/>
      <w:numFmt w:val="lowerRoman"/>
      <w:lvlText w:val="%6."/>
      <w:lvlJc w:val="right"/>
      <w:pPr>
        <w:ind w:left="4320" w:hanging="180"/>
      </w:pPr>
    </w:lvl>
    <w:lvl w:ilvl="6" w:tplc="2E409E86">
      <w:start w:val="1"/>
      <w:numFmt w:val="decimal"/>
      <w:lvlText w:val="%7."/>
      <w:lvlJc w:val="left"/>
      <w:pPr>
        <w:ind w:left="5040" w:hanging="360"/>
      </w:pPr>
    </w:lvl>
    <w:lvl w:ilvl="7" w:tplc="120812BA">
      <w:start w:val="1"/>
      <w:numFmt w:val="lowerLetter"/>
      <w:lvlText w:val="%8."/>
      <w:lvlJc w:val="left"/>
      <w:pPr>
        <w:ind w:left="5760" w:hanging="360"/>
      </w:pPr>
    </w:lvl>
    <w:lvl w:ilvl="8" w:tplc="B956ADD0">
      <w:start w:val="1"/>
      <w:numFmt w:val="lowerRoman"/>
      <w:lvlText w:val="%9."/>
      <w:lvlJc w:val="right"/>
      <w:pPr>
        <w:ind w:left="6480" w:hanging="180"/>
      </w:pPr>
    </w:lvl>
  </w:abstractNum>
  <w:abstractNum w:abstractNumId="9" w15:restartNumberingAfterBreak="0">
    <w:nsid w:val="5E4137ED"/>
    <w:multiLevelType w:val="multilevel"/>
    <w:tmpl w:val="DAB4DF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2EEA79"/>
    <w:multiLevelType w:val="hybridMultilevel"/>
    <w:tmpl w:val="EEA26A36"/>
    <w:lvl w:ilvl="0" w:tplc="38301B2E">
      <w:start w:val="1"/>
      <w:numFmt w:val="decimal"/>
      <w:lvlText w:val="%1."/>
      <w:lvlJc w:val="left"/>
      <w:pPr>
        <w:ind w:left="360" w:hanging="360"/>
      </w:pPr>
      <w:rPr>
        <w:b w:val="0"/>
        <w:bCs w:val="0"/>
      </w:rPr>
    </w:lvl>
    <w:lvl w:ilvl="1" w:tplc="D7FA418E">
      <w:start w:val="1"/>
      <w:numFmt w:val="lowerLetter"/>
      <w:lvlText w:val="%2."/>
      <w:lvlJc w:val="left"/>
      <w:pPr>
        <w:ind w:left="1080" w:hanging="360"/>
      </w:pPr>
    </w:lvl>
    <w:lvl w:ilvl="2" w:tplc="469A0CC0">
      <w:start w:val="1"/>
      <w:numFmt w:val="lowerRoman"/>
      <w:lvlText w:val="%3."/>
      <w:lvlJc w:val="right"/>
      <w:pPr>
        <w:ind w:left="1800" w:hanging="180"/>
      </w:pPr>
    </w:lvl>
    <w:lvl w:ilvl="3" w:tplc="9BF23962">
      <w:start w:val="1"/>
      <w:numFmt w:val="decimal"/>
      <w:lvlText w:val="%4."/>
      <w:lvlJc w:val="left"/>
      <w:pPr>
        <w:ind w:left="2520" w:hanging="360"/>
      </w:pPr>
    </w:lvl>
    <w:lvl w:ilvl="4" w:tplc="EC029872">
      <w:start w:val="1"/>
      <w:numFmt w:val="lowerLetter"/>
      <w:lvlText w:val="%5."/>
      <w:lvlJc w:val="left"/>
      <w:pPr>
        <w:ind w:left="3240" w:hanging="360"/>
      </w:pPr>
    </w:lvl>
    <w:lvl w:ilvl="5" w:tplc="B66AB91C">
      <w:start w:val="1"/>
      <w:numFmt w:val="lowerRoman"/>
      <w:lvlText w:val="%6."/>
      <w:lvlJc w:val="right"/>
      <w:pPr>
        <w:ind w:left="3960" w:hanging="180"/>
      </w:pPr>
    </w:lvl>
    <w:lvl w:ilvl="6" w:tplc="DBFE5F8C">
      <w:start w:val="1"/>
      <w:numFmt w:val="decimal"/>
      <w:lvlText w:val="%7."/>
      <w:lvlJc w:val="left"/>
      <w:pPr>
        <w:ind w:left="4680" w:hanging="360"/>
      </w:pPr>
    </w:lvl>
    <w:lvl w:ilvl="7" w:tplc="FDECE5FE">
      <w:start w:val="1"/>
      <w:numFmt w:val="lowerLetter"/>
      <w:lvlText w:val="%8."/>
      <w:lvlJc w:val="left"/>
      <w:pPr>
        <w:ind w:left="5400" w:hanging="360"/>
      </w:pPr>
    </w:lvl>
    <w:lvl w:ilvl="8" w:tplc="FD962564">
      <w:start w:val="1"/>
      <w:numFmt w:val="lowerRoman"/>
      <w:lvlText w:val="%9."/>
      <w:lvlJc w:val="right"/>
      <w:pPr>
        <w:ind w:left="6120" w:hanging="180"/>
      </w:pPr>
    </w:lvl>
  </w:abstractNum>
  <w:abstractNum w:abstractNumId="11" w15:restartNumberingAfterBreak="0">
    <w:nsid w:val="626A46EA"/>
    <w:multiLevelType w:val="hybridMultilevel"/>
    <w:tmpl w:val="46F6E1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4334087">
    <w:abstractNumId w:val="8"/>
  </w:num>
  <w:num w:numId="2" w16cid:durableId="2083721720">
    <w:abstractNumId w:val="1"/>
  </w:num>
  <w:num w:numId="3" w16cid:durableId="1411847529">
    <w:abstractNumId w:val="0"/>
  </w:num>
  <w:num w:numId="4" w16cid:durableId="1169755985">
    <w:abstractNumId w:val="3"/>
  </w:num>
  <w:num w:numId="5" w16cid:durableId="1164854200">
    <w:abstractNumId w:val="11"/>
  </w:num>
  <w:num w:numId="6" w16cid:durableId="1111779580">
    <w:abstractNumId w:val="10"/>
  </w:num>
  <w:num w:numId="7" w16cid:durableId="1134056057">
    <w:abstractNumId w:val="9"/>
  </w:num>
  <w:num w:numId="8" w16cid:durableId="1841002614">
    <w:abstractNumId w:val="5"/>
  </w:num>
  <w:num w:numId="9" w16cid:durableId="124128565">
    <w:abstractNumId w:val="7"/>
  </w:num>
  <w:num w:numId="10" w16cid:durableId="1169908169">
    <w:abstractNumId w:val="2"/>
  </w:num>
  <w:num w:numId="11" w16cid:durableId="423767736">
    <w:abstractNumId w:val="4"/>
  </w:num>
  <w:num w:numId="12" w16cid:durableId="860507749">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40"/>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CDEA4B3"/>
    <w:rsid w:val="00005577"/>
    <w:rsid w:val="000103B8"/>
    <w:rsid w:val="00022ED2"/>
    <w:rsid w:val="00024E35"/>
    <w:rsid w:val="00032008"/>
    <w:rsid w:val="0004537A"/>
    <w:rsid w:val="00047C9B"/>
    <w:rsid w:val="00056703"/>
    <w:rsid w:val="00076073"/>
    <w:rsid w:val="000762C5"/>
    <w:rsid w:val="00077103"/>
    <w:rsid w:val="00084AFF"/>
    <w:rsid w:val="0009252B"/>
    <w:rsid w:val="000B7493"/>
    <w:rsid w:val="000D0BB7"/>
    <w:rsid w:val="000E5A2E"/>
    <w:rsid w:val="000F06D5"/>
    <w:rsid w:val="000F1F93"/>
    <w:rsid w:val="000F23DB"/>
    <w:rsid w:val="000F4D48"/>
    <w:rsid w:val="00113B97"/>
    <w:rsid w:val="00116457"/>
    <w:rsid w:val="0012226E"/>
    <w:rsid w:val="001230AD"/>
    <w:rsid w:val="00126D8F"/>
    <w:rsid w:val="0013295C"/>
    <w:rsid w:val="001411E7"/>
    <w:rsid w:val="00145FD9"/>
    <w:rsid w:val="00152A23"/>
    <w:rsid w:val="001651E3"/>
    <w:rsid w:val="00165472"/>
    <w:rsid w:val="00170BB2"/>
    <w:rsid w:val="00172080"/>
    <w:rsid w:val="001803A0"/>
    <w:rsid w:val="0018464E"/>
    <w:rsid w:val="0018784D"/>
    <w:rsid w:val="00195BBA"/>
    <w:rsid w:val="001A3ED6"/>
    <w:rsid w:val="001A4AA0"/>
    <w:rsid w:val="001A5709"/>
    <w:rsid w:val="001A5E89"/>
    <w:rsid w:val="001A6401"/>
    <w:rsid w:val="001B0DC3"/>
    <w:rsid w:val="001B4CB9"/>
    <w:rsid w:val="001B504F"/>
    <w:rsid w:val="001C26CC"/>
    <w:rsid w:val="001C3C84"/>
    <w:rsid w:val="001D0139"/>
    <w:rsid w:val="001D70F2"/>
    <w:rsid w:val="001E31BE"/>
    <w:rsid w:val="001E702A"/>
    <w:rsid w:val="001F6419"/>
    <w:rsid w:val="001F6D2C"/>
    <w:rsid w:val="001F77DA"/>
    <w:rsid w:val="00204E5A"/>
    <w:rsid w:val="00216948"/>
    <w:rsid w:val="00222783"/>
    <w:rsid w:val="0023203D"/>
    <w:rsid w:val="002434E8"/>
    <w:rsid w:val="002435AC"/>
    <w:rsid w:val="00244011"/>
    <w:rsid w:val="002471E3"/>
    <w:rsid w:val="00256D73"/>
    <w:rsid w:val="00257205"/>
    <w:rsid w:val="00260F02"/>
    <w:rsid w:val="00261DDB"/>
    <w:rsid w:val="00263297"/>
    <w:rsid w:val="0026582E"/>
    <w:rsid w:val="00267549"/>
    <w:rsid w:val="00292053"/>
    <w:rsid w:val="002926E2"/>
    <w:rsid w:val="00294CC7"/>
    <w:rsid w:val="00294DBB"/>
    <w:rsid w:val="002A01CD"/>
    <w:rsid w:val="002A6A66"/>
    <w:rsid w:val="002A79AD"/>
    <w:rsid w:val="002B53B5"/>
    <w:rsid w:val="002B7049"/>
    <w:rsid w:val="002C1933"/>
    <w:rsid w:val="002C3F15"/>
    <w:rsid w:val="002D3946"/>
    <w:rsid w:val="002D539A"/>
    <w:rsid w:val="002D5A7C"/>
    <w:rsid w:val="002F0526"/>
    <w:rsid w:val="00301CD5"/>
    <w:rsid w:val="003031A1"/>
    <w:rsid w:val="00303E50"/>
    <w:rsid w:val="003043D2"/>
    <w:rsid w:val="0031278F"/>
    <w:rsid w:val="00313993"/>
    <w:rsid w:val="00313C27"/>
    <w:rsid w:val="003152E7"/>
    <w:rsid w:val="003156ED"/>
    <w:rsid w:val="0031726D"/>
    <w:rsid w:val="00317A96"/>
    <w:rsid w:val="00334356"/>
    <w:rsid w:val="00334C2F"/>
    <w:rsid w:val="00334E51"/>
    <w:rsid w:val="003354A7"/>
    <w:rsid w:val="003354F0"/>
    <w:rsid w:val="00342EA3"/>
    <w:rsid w:val="003561B6"/>
    <w:rsid w:val="003571FA"/>
    <w:rsid w:val="003627A5"/>
    <w:rsid w:val="00366307"/>
    <w:rsid w:val="00375224"/>
    <w:rsid w:val="003814AC"/>
    <w:rsid w:val="00385FCC"/>
    <w:rsid w:val="00397E3A"/>
    <w:rsid w:val="003A2659"/>
    <w:rsid w:val="003C0CBE"/>
    <w:rsid w:val="003C4BE6"/>
    <w:rsid w:val="003C6249"/>
    <w:rsid w:val="003D4158"/>
    <w:rsid w:val="003F3026"/>
    <w:rsid w:val="003F3581"/>
    <w:rsid w:val="004055B1"/>
    <w:rsid w:val="00410082"/>
    <w:rsid w:val="00411433"/>
    <w:rsid w:val="004218A0"/>
    <w:rsid w:val="0042429A"/>
    <w:rsid w:val="0042710C"/>
    <w:rsid w:val="00431454"/>
    <w:rsid w:val="0044086A"/>
    <w:rsid w:val="00445B41"/>
    <w:rsid w:val="00445E12"/>
    <w:rsid w:val="00452CF4"/>
    <w:rsid w:val="004531A3"/>
    <w:rsid w:val="0045721A"/>
    <w:rsid w:val="00457FAA"/>
    <w:rsid w:val="00471D4E"/>
    <w:rsid w:val="0048173D"/>
    <w:rsid w:val="00493BDE"/>
    <w:rsid w:val="00496A8A"/>
    <w:rsid w:val="004A743F"/>
    <w:rsid w:val="004A7C4E"/>
    <w:rsid w:val="004B7877"/>
    <w:rsid w:val="004C74B7"/>
    <w:rsid w:val="004D5CF7"/>
    <w:rsid w:val="004D7928"/>
    <w:rsid w:val="004E41D0"/>
    <w:rsid w:val="004E609E"/>
    <w:rsid w:val="004E6425"/>
    <w:rsid w:val="004E6A19"/>
    <w:rsid w:val="004F1AA3"/>
    <w:rsid w:val="00500BAE"/>
    <w:rsid w:val="00502D04"/>
    <w:rsid w:val="0050589F"/>
    <w:rsid w:val="005112D1"/>
    <w:rsid w:val="005131A7"/>
    <w:rsid w:val="00517FC6"/>
    <w:rsid w:val="00523B95"/>
    <w:rsid w:val="00523C60"/>
    <w:rsid w:val="0053471D"/>
    <w:rsid w:val="00534BE3"/>
    <w:rsid w:val="00535691"/>
    <w:rsid w:val="0053658B"/>
    <w:rsid w:val="00536EDC"/>
    <w:rsid w:val="0054243C"/>
    <w:rsid w:val="00560D8A"/>
    <w:rsid w:val="00562296"/>
    <w:rsid w:val="00570B5F"/>
    <w:rsid w:val="005725A2"/>
    <w:rsid w:val="00586890"/>
    <w:rsid w:val="0059748C"/>
    <w:rsid w:val="005A46F9"/>
    <w:rsid w:val="005A6B28"/>
    <w:rsid w:val="005B0BF4"/>
    <w:rsid w:val="005B33DB"/>
    <w:rsid w:val="005B5258"/>
    <w:rsid w:val="005C0731"/>
    <w:rsid w:val="005C446D"/>
    <w:rsid w:val="005D10E0"/>
    <w:rsid w:val="005D659C"/>
    <w:rsid w:val="005F665D"/>
    <w:rsid w:val="00612585"/>
    <w:rsid w:val="0061387D"/>
    <w:rsid w:val="006233A8"/>
    <w:rsid w:val="00630637"/>
    <w:rsid w:val="00631CC6"/>
    <w:rsid w:val="00641649"/>
    <w:rsid w:val="006462D2"/>
    <w:rsid w:val="0065323F"/>
    <w:rsid w:val="006619BB"/>
    <w:rsid w:val="00674A28"/>
    <w:rsid w:val="00682652"/>
    <w:rsid w:val="006860CD"/>
    <w:rsid w:val="00690D28"/>
    <w:rsid w:val="006959A8"/>
    <w:rsid w:val="006A0188"/>
    <w:rsid w:val="006B2E57"/>
    <w:rsid w:val="006D792B"/>
    <w:rsid w:val="006E3AEA"/>
    <w:rsid w:val="006E4F41"/>
    <w:rsid w:val="006E6D2F"/>
    <w:rsid w:val="006F014B"/>
    <w:rsid w:val="006F197A"/>
    <w:rsid w:val="00707AB8"/>
    <w:rsid w:val="00716D2D"/>
    <w:rsid w:val="007200A9"/>
    <w:rsid w:val="00720450"/>
    <w:rsid w:val="00721CC5"/>
    <w:rsid w:val="00723817"/>
    <w:rsid w:val="007464F6"/>
    <w:rsid w:val="00753CDF"/>
    <w:rsid w:val="0075588E"/>
    <w:rsid w:val="00756674"/>
    <w:rsid w:val="007625F3"/>
    <w:rsid w:val="00763E84"/>
    <w:rsid w:val="00767D8C"/>
    <w:rsid w:val="007708F6"/>
    <w:rsid w:val="007742F2"/>
    <w:rsid w:val="00782D63"/>
    <w:rsid w:val="00785974"/>
    <w:rsid w:val="00790A16"/>
    <w:rsid w:val="007A04B7"/>
    <w:rsid w:val="007A3848"/>
    <w:rsid w:val="007A65AA"/>
    <w:rsid w:val="007B2A69"/>
    <w:rsid w:val="007B56CB"/>
    <w:rsid w:val="007E1C7E"/>
    <w:rsid w:val="007E2355"/>
    <w:rsid w:val="007E4BDC"/>
    <w:rsid w:val="007E6742"/>
    <w:rsid w:val="007E6D85"/>
    <w:rsid w:val="007F2F1F"/>
    <w:rsid w:val="007F420A"/>
    <w:rsid w:val="007F6E83"/>
    <w:rsid w:val="00800249"/>
    <w:rsid w:val="008017E1"/>
    <w:rsid w:val="00804DA8"/>
    <w:rsid w:val="00810DE7"/>
    <w:rsid w:val="00822E7E"/>
    <w:rsid w:val="00835674"/>
    <w:rsid w:val="00840EB6"/>
    <w:rsid w:val="00841D83"/>
    <w:rsid w:val="008429AC"/>
    <w:rsid w:val="008453AC"/>
    <w:rsid w:val="0084632E"/>
    <w:rsid w:val="00851B4D"/>
    <w:rsid w:val="00854EFE"/>
    <w:rsid w:val="00860F97"/>
    <w:rsid w:val="0086129C"/>
    <w:rsid w:val="008651AC"/>
    <w:rsid w:val="00865B8E"/>
    <w:rsid w:val="00865C6D"/>
    <w:rsid w:val="00886B65"/>
    <w:rsid w:val="0089109E"/>
    <w:rsid w:val="00892AD7"/>
    <w:rsid w:val="00894910"/>
    <w:rsid w:val="00897A2C"/>
    <w:rsid w:val="008B3A1B"/>
    <w:rsid w:val="008B5848"/>
    <w:rsid w:val="008C0C82"/>
    <w:rsid w:val="008D2A46"/>
    <w:rsid w:val="008D6B85"/>
    <w:rsid w:val="008D6F48"/>
    <w:rsid w:val="008F153E"/>
    <w:rsid w:val="00914F34"/>
    <w:rsid w:val="00922D36"/>
    <w:rsid w:val="00926137"/>
    <w:rsid w:val="00932E42"/>
    <w:rsid w:val="009451AC"/>
    <w:rsid w:val="00945C3F"/>
    <w:rsid w:val="00946538"/>
    <w:rsid w:val="00953CF6"/>
    <w:rsid w:val="00954328"/>
    <w:rsid w:val="00961794"/>
    <w:rsid w:val="00964887"/>
    <w:rsid w:val="0096783A"/>
    <w:rsid w:val="00976F02"/>
    <w:rsid w:val="00981B0C"/>
    <w:rsid w:val="00987E6E"/>
    <w:rsid w:val="00990B9B"/>
    <w:rsid w:val="00993799"/>
    <w:rsid w:val="009A1437"/>
    <w:rsid w:val="009A3942"/>
    <w:rsid w:val="009B2267"/>
    <w:rsid w:val="009B55FF"/>
    <w:rsid w:val="009C0C1F"/>
    <w:rsid w:val="009C3396"/>
    <w:rsid w:val="009C38C5"/>
    <w:rsid w:val="009C51CD"/>
    <w:rsid w:val="009E165B"/>
    <w:rsid w:val="009F654A"/>
    <w:rsid w:val="00A0078D"/>
    <w:rsid w:val="00A16CC0"/>
    <w:rsid w:val="00A23A19"/>
    <w:rsid w:val="00A276F7"/>
    <w:rsid w:val="00A33C47"/>
    <w:rsid w:val="00A3633E"/>
    <w:rsid w:val="00A478D8"/>
    <w:rsid w:val="00A55A7F"/>
    <w:rsid w:val="00A5743F"/>
    <w:rsid w:val="00A6006E"/>
    <w:rsid w:val="00A67961"/>
    <w:rsid w:val="00A70465"/>
    <w:rsid w:val="00A71A2B"/>
    <w:rsid w:val="00A84DB6"/>
    <w:rsid w:val="00A871FF"/>
    <w:rsid w:val="00A91D35"/>
    <w:rsid w:val="00A95D1B"/>
    <w:rsid w:val="00A973DF"/>
    <w:rsid w:val="00AA1122"/>
    <w:rsid w:val="00AA3F4C"/>
    <w:rsid w:val="00AA615E"/>
    <w:rsid w:val="00AA645E"/>
    <w:rsid w:val="00AC18D6"/>
    <w:rsid w:val="00AC7807"/>
    <w:rsid w:val="00AD3C67"/>
    <w:rsid w:val="00AD5CB6"/>
    <w:rsid w:val="00AE0208"/>
    <w:rsid w:val="00AF10C9"/>
    <w:rsid w:val="00B0231B"/>
    <w:rsid w:val="00B05AAD"/>
    <w:rsid w:val="00B064B5"/>
    <w:rsid w:val="00B11BA7"/>
    <w:rsid w:val="00B14D70"/>
    <w:rsid w:val="00B33749"/>
    <w:rsid w:val="00B430E7"/>
    <w:rsid w:val="00B436F2"/>
    <w:rsid w:val="00B4567C"/>
    <w:rsid w:val="00B53D7B"/>
    <w:rsid w:val="00B5466E"/>
    <w:rsid w:val="00B57379"/>
    <w:rsid w:val="00B60710"/>
    <w:rsid w:val="00B72EEF"/>
    <w:rsid w:val="00B81E26"/>
    <w:rsid w:val="00B94329"/>
    <w:rsid w:val="00B9691A"/>
    <w:rsid w:val="00B97C23"/>
    <w:rsid w:val="00BA6FDA"/>
    <w:rsid w:val="00BB107E"/>
    <w:rsid w:val="00BB5834"/>
    <w:rsid w:val="00BB5A3B"/>
    <w:rsid w:val="00BB6A70"/>
    <w:rsid w:val="00BC24FB"/>
    <w:rsid w:val="00BC2D86"/>
    <w:rsid w:val="00BC4B90"/>
    <w:rsid w:val="00BC6F42"/>
    <w:rsid w:val="00BD3B56"/>
    <w:rsid w:val="00BE0E93"/>
    <w:rsid w:val="00BE4048"/>
    <w:rsid w:val="00BF0FD5"/>
    <w:rsid w:val="00BF3C7C"/>
    <w:rsid w:val="00BF3D40"/>
    <w:rsid w:val="00C05E47"/>
    <w:rsid w:val="00C10C67"/>
    <w:rsid w:val="00C15CED"/>
    <w:rsid w:val="00C22EE5"/>
    <w:rsid w:val="00C24841"/>
    <w:rsid w:val="00C27F2E"/>
    <w:rsid w:val="00C301C9"/>
    <w:rsid w:val="00C318A0"/>
    <w:rsid w:val="00C356ED"/>
    <w:rsid w:val="00C454D1"/>
    <w:rsid w:val="00C63029"/>
    <w:rsid w:val="00C6371F"/>
    <w:rsid w:val="00C73510"/>
    <w:rsid w:val="00C805AC"/>
    <w:rsid w:val="00C81951"/>
    <w:rsid w:val="00C82B6D"/>
    <w:rsid w:val="00C87B20"/>
    <w:rsid w:val="00C93F69"/>
    <w:rsid w:val="00CC39F3"/>
    <w:rsid w:val="00CD0735"/>
    <w:rsid w:val="00CD3CB4"/>
    <w:rsid w:val="00CE39B6"/>
    <w:rsid w:val="00CF128C"/>
    <w:rsid w:val="00D0087F"/>
    <w:rsid w:val="00D0151D"/>
    <w:rsid w:val="00D02C04"/>
    <w:rsid w:val="00D05871"/>
    <w:rsid w:val="00D1189E"/>
    <w:rsid w:val="00D162FB"/>
    <w:rsid w:val="00D245D0"/>
    <w:rsid w:val="00D2639E"/>
    <w:rsid w:val="00D27879"/>
    <w:rsid w:val="00D35718"/>
    <w:rsid w:val="00D359CC"/>
    <w:rsid w:val="00D35BA1"/>
    <w:rsid w:val="00D50D79"/>
    <w:rsid w:val="00D539B6"/>
    <w:rsid w:val="00D550EB"/>
    <w:rsid w:val="00D650A2"/>
    <w:rsid w:val="00D660A2"/>
    <w:rsid w:val="00D66690"/>
    <w:rsid w:val="00D70537"/>
    <w:rsid w:val="00D75FC9"/>
    <w:rsid w:val="00D97D47"/>
    <w:rsid w:val="00DA2CE5"/>
    <w:rsid w:val="00DA71B4"/>
    <w:rsid w:val="00DB0037"/>
    <w:rsid w:val="00DB055A"/>
    <w:rsid w:val="00DB2806"/>
    <w:rsid w:val="00DB6A21"/>
    <w:rsid w:val="00DC04B2"/>
    <w:rsid w:val="00DD367F"/>
    <w:rsid w:val="00DE0D4C"/>
    <w:rsid w:val="00DE3F2E"/>
    <w:rsid w:val="00E00838"/>
    <w:rsid w:val="00E0171E"/>
    <w:rsid w:val="00E07B0E"/>
    <w:rsid w:val="00E1205B"/>
    <w:rsid w:val="00E14B79"/>
    <w:rsid w:val="00E158E3"/>
    <w:rsid w:val="00E269C8"/>
    <w:rsid w:val="00E34484"/>
    <w:rsid w:val="00E60764"/>
    <w:rsid w:val="00E7333A"/>
    <w:rsid w:val="00E738EE"/>
    <w:rsid w:val="00E7419B"/>
    <w:rsid w:val="00E76BFB"/>
    <w:rsid w:val="00E77441"/>
    <w:rsid w:val="00E94CF9"/>
    <w:rsid w:val="00EA3097"/>
    <w:rsid w:val="00EB596B"/>
    <w:rsid w:val="00EB7A1A"/>
    <w:rsid w:val="00EC333E"/>
    <w:rsid w:val="00ED54B1"/>
    <w:rsid w:val="00EE3D7F"/>
    <w:rsid w:val="00EE4C39"/>
    <w:rsid w:val="00EE5077"/>
    <w:rsid w:val="00EF3346"/>
    <w:rsid w:val="00EF57EB"/>
    <w:rsid w:val="00EF5E4A"/>
    <w:rsid w:val="00F04141"/>
    <w:rsid w:val="00F10410"/>
    <w:rsid w:val="00F10FD7"/>
    <w:rsid w:val="00F21785"/>
    <w:rsid w:val="00F219B5"/>
    <w:rsid w:val="00F22C7F"/>
    <w:rsid w:val="00F26EC4"/>
    <w:rsid w:val="00F43D96"/>
    <w:rsid w:val="00F44324"/>
    <w:rsid w:val="00F51357"/>
    <w:rsid w:val="00F64AD3"/>
    <w:rsid w:val="00F66D9A"/>
    <w:rsid w:val="00F73354"/>
    <w:rsid w:val="00F87B7F"/>
    <w:rsid w:val="00F9092B"/>
    <w:rsid w:val="00FA04FB"/>
    <w:rsid w:val="00FA0C47"/>
    <w:rsid w:val="00FA5364"/>
    <w:rsid w:val="00FB38B1"/>
    <w:rsid w:val="00FB5A9C"/>
    <w:rsid w:val="00FB64BD"/>
    <w:rsid w:val="00FB69FD"/>
    <w:rsid w:val="00FC1F7E"/>
    <w:rsid w:val="00FC548C"/>
    <w:rsid w:val="00FC7BBA"/>
    <w:rsid w:val="00FCB599"/>
    <w:rsid w:val="00FD7A93"/>
    <w:rsid w:val="00FF1646"/>
    <w:rsid w:val="00FF5853"/>
    <w:rsid w:val="00FF7883"/>
    <w:rsid w:val="013B19E4"/>
    <w:rsid w:val="0164F54D"/>
    <w:rsid w:val="01F8FC60"/>
    <w:rsid w:val="0264FC84"/>
    <w:rsid w:val="02B4B097"/>
    <w:rsid w:val="02C02678"/>
    <w:rsid w:val="03777386"/>
    <w:rsid w:val="03DE2B6C"/>
    <w:rsid w:val="04500E6E"/>
    <w:rsid w:val="047AA766"/>
    <w:rsid w:val="048139A6"/>
    <w:rsid w:val="04FA2FD3"/>
    <w:rsid w:val="06285937"/>
    <w:rsid w:val="065AD73E"/>
    <w:rsid w:val="065E37E7"/>
    <w:rsid w:val="06944BEE"/>
    <w:rsid w:val="077C93D2"/>
    <w:rsid w:val="07A30D4E"/>
    <w:rsid w:val="07D75F9A"/>
    <w:rsid w:val="07DF1A7E"/>
    <w:rsid w:val="096BC3B5"/>
    <w:rsid w:val="0A4BAD50"/>
    <w:rsid w:val="0A76FED5"/>
    <w:rsid w:val="0B2F12AA"/>
    <w:rsid w:val="0BCAD2D7"/>
    <w:rsid w:val="0CCD796B"/>
    <w:rsid w:val="0CD85B4E"/>
    <w:rsid w:val="0D0A388F"/>
    <w:rsid w:val="0E241028"/>
    <w:rsid w:val="0E9B66BA"/>
    <w:rsid w:val="0F8F99B8"/>
    <w:rsid w:val="10051A2D"/>
    <w:rsid w:val="1037A726"/>
    <w:rsid w:val="1079F082"/>
    <w:rsid w:val="108EB4D3"/>
    <w:rsid w:val="10BF69F5"/>
    <w:rsid w:val="10DB6CAA"/>
    <w:rsid w:val="117BBECB"/>
    <w:rsid w:val="12177257"/>
    <w:rsid w:val="125637BF"/>
    <w:rsid w:val="133C881E"/>
    <w:rsid w:val="13770AC3"/>
    <w:rsid w:val="13FCCC33"/>
    <w:rsid w:val="1523552A"/>
    <w:rsid w:val="1594A180"/>
    <w:rsid w:val="161680A5"/>
    <w:rsid w:val="164EB0E9"/>
    <w:rsid w:val="1715199F"/>
    <w:rsid w:val="176669AB"/>
    <w:rsid w:val="18DA6B1B"/>
    <w:rsid w:val="18E67E8F"/>
    <w:rsid w:val="1A4DB476"/>
    <w:rsid w:val="1A505EAF"/>
    <w:rsid w:val="1A5F5BCF"/>
    <w:rsid w:val="1A6D6F78"/>
    <w:rsid w:val="1B05712E"/>
    <w:rsid w:val="1B2877AA"/>
    <w:rsid w:val="1B78618F"/>
    <w:rsid w:val="1BB00E52"/>
    <w:rsid w:val="1BEB521F"/>
    <w:rsid w:val="1BFBBC32"/>
    <w:rsid w:val="1C947B3B"/>
    <w:rsid w:val="1CB9CACF"/>
    <w:rsid w:val="1CBC5C64"/>
    <w:rsid w:val="1CDCD470"/>
    <w:rsid w:val="1D89AD80"/>
    <w:rsid w:val="1DA34A01"/>
    <w:rsid w:val="1E7B4A1A"/>
    <w:rsid w:val="1E93659D"/>
    <w:rsid w:val="1F3958B7"/>
    <w:rsid w:val="1F3F1A62"/>
    <w:rsid w:val="1FABB1CF"/>
    <w:rsid w:val="1FB36C84"/>
    <w:rsid w:val="20150E00"/>
    <w:rsid w:val="2024B76F"/>
    <w:rsid w:val="204D01A2"/>
    <w:rsid w:val="2055486B"/>
    <w:rsid w:val="20B011A6"/>
    <w:rsid w:val="20F5D88D"/>
    <w:rsid w:val="21943403"/>
    <w:rsid w:val="22FF83BC"/>
    <w:rsid w:val="232D83A3"/>
    <w:rsid w:val="234CAEC2"/>
    <w:rsid w:val="23824484"/>
    <w:rsid w:val="23EE11D7"/>
    <w:rsid w:val="24B310E0"/>
    <w:rsid w:val="24FA11AB"/>
    <w:rsid w:val="25321218"/>
    <w:rsid w:val="2583BC44"/>
    <w:rsid w:val="25B7128B"/>
    <w:rsid w:val="25D91929"/>
    <w:rsid w:val="2604895A"/>
    <w:rsid w:val="26876695"/>
    <w:rsid w:val="26D26FB0"/>
    <w:rsid w:val="272383B1"/>
    <w:rsid w:val="27304173"/>
    <w:rsid w:val="27B87572"/>
    <w:rsid w:val="27F0A5EF"/>
    <w:rsid w:val="27F239B5"/>
    <w:rsid w:val="28922F79"/>
    <w:rsid w:val="290D387F"/>
    <w:rsid w:val="292531EC"/>
    <w:rsid w:val="29F0F6C4"/>
    <w:rsid w:val="2A08D859"/>
    <w:rsid w:val="2A46EE80"/>
    <w:rsid w:val="2A915F7D"/>
    <w:rsid w:val="2A9CBAD3"/>
    <w:rsid w:val="2AAC8A4C"/>
    <w:rsid w:val="2AB33218"/>
    <w:rsid w:val="2AC48CB2"/>
    <w:rsid w:val="2BBFF78D"/>
    <w:rsid w:val="2C388B34"/>
    <w:rsid w:val="2CDCDAC8"/>
    <w:rsid w:val="2CDEC632"/>
    <w:rsid w:val="2CDF494B"/>
    <w:rsid w:val="2D285606"/>
    <w:rsid w:val="2E598EAE"/>
    <w:rsid w:val="2EDB5D01"/>
    <w:rsid w:val="2F73905E"/>
    <w:rsid w:val="2FF0457F"/>
    <w:rsid w:val="306DFB93"/>
    <w:rsid w:val="30E67348"/>
    <w:rsid w:val="31743DD5"/>
    <w:rsid w:val="31AB328A"/>
    <w:rsid w:val="31EE1F9D"/>
    <w:rsid w:val="327CA007"/>
    <w:rsid w:val="32AFBA3E"/>
    <w:rsid w:val="36A8C68F"/>
    <w:rsid w:val="374EE23A"/>
    <w:rsid w:val="37832B61"/>
    <w:rsid w:val="37B5484F"/>
    <w:rsid w:val="37D1B3F0"/>
    <w:rsid w:val="393F839B"/>
    <w:rsid w:val="397388BD"/>
    <w:rsid w:val="397F4FBA"/>
    <w:rsid w:val="39BAAD4A"/>
    <w:rsid w:val="3A626A86"/>
    <w:rsid w:val="3A7F8827"/>
    <w:rsid w:val="3BC42DFC"/>
    <w:rsid w:val="3C6CEDEE"/>
    <w:rsid w:val="3CDEA4B3"/>
    <w:rsid w:val="3D78E1BD"/>
    <w:rsid w:val="3EE366A7"/>
    <w:rsid w:val="3F3EDA8A"/>
    <w:rsid w:val="3F4F4C13"/>
    <w:rsid w:val="3FC05A34"/>
    <w:rsid w:val="400BE0D6"/>
    <w:rsid w:val="401DFE0F"/>
    <w:rsid w:val="4070B9CF"/>
    <w:rsid w:val="416A155E"/>
    <w:rsid w:val="41F40C05"/>
    <w:rsid w:val="420CAB15"/>
    <w:rsid w:val="42223121"/>
    <w:rsid w:val="429A144F"/>
    <w:rsid w:val="42C5AB37"/>
    <w:rsid w:val="42C5DE08"/>
    <w:rsid w:val="44067238"/>
    <w:rsid w:val="445AFA3C"/>
    <w:rsid w:val="45C58920"/>
    <w:rsid w:val="45F1DAB0"/>
    <w:rsid w:val="4645B2D6"/>
    <w:rsid w:val="464BCE6E"/>
    <w:rsid w:val="467E0428"/>
    <w:rsid w:val="46BAA8EA"/>
    <w:rsid w:val="46C73ABF"/>
    <w:rsid w:val="473E12FA"/>
    <w:rsid w:val="480190A9"/>
    <w:rsid w:val="4818ABB6"/>
    <w:rsid w:val="4926A67F"/>
    <w:rsid w:val="49C940C6"/>
    <w:rsid w:val="4AAF5989"/>
    <w:rsid w:val="4B8E1A0D"/>
    <w:rsid w:val="4BA3C0FB"/>
    <w:rsid w:val="4BD5BED4"/>
    <w:rsid w:val="4C1F70FA"/>
    <w:rsid w:val="4C4E40C2"/>
    <w:rsid w:val="4CD501CC"/>
    <w:rsid w:val="4D7DC746"/>
    <w:rsid w:val="4EB30B3A"/>
    <w:rsid w:val="4EDF9F41"/>
    <w:rsid w:val="5051667D"/>
    <w:rsid w:val="505FEA91"/>
    <w:rsid w:val="5082C4B5"/>
    <w:rsid w:val="5264564E"/>
    <w:rsid w:val="5366289E"/>
    <w:rsid w:val="5376163B"/>
    <w:rsid w:val="538419A9"/>
    <w:rsid w:val="54067FA3"/>
    <w:rsid w:val="540F87DC"/>
    <w:rsid w:val="548CC740"/>
    <w:rsid w:val="549E812A"/>
    <w:rsid w:val="54D8E1A1"/>
    <w:rsid w:val="5634E952"/>
    <w:rsid w:val="56FF6066"/>
    <w:rsid w:val="57205A18"/>
    <w:rsid w:val="58191FA2"/>
    <w:rsid w:val="58A4C726"/>
    <w:rsid w:val="58E7D19E"/>
    <w:rsid w:val="5926A26A"/>
    <w:rsid w:val="59AC52C4"/>
    <w:rsid w:val="5A098E30"/>
    <w:rsid w:val="5A3FD385"/>
    <w:rsid w:val="5A57FADA"/>
    <w:rsid w:val="5A9EEF62"/>
    <w:rsid w:val="5B91FFB3"/>
    <w:rsid w:val="5CA1D85A"/>
    <w:rsid w:val="5D23A6DC"/>
    <w:rsid w:val="5D445651"/>
    <w:rsid w:val="5D7D37B6"/>
    <w:rsid w:val="5E013DAB"/>
    <w:rsid w:val="5E5DC184"/>
    <w:rsid w:val="5E5EDA91"/>
    <w:rsid w:val="5E9309BD"/>
    <w:rsid w:val="5E9E12DE"/>
    <w:rsid w:val="5ED0E4E5"/>
    <w:rsid w:val="5F6E1070"/>
    <w:rsid w:val="6009DC47"/>
    <w:rsid w:val="604378C9"/>
    <w:rsid w:val="60451499"/>
    <w:rsid w:val="607BF713"/>
    <w:rsid w:val="6080EF12"/>
    <w:rsid w:val="610E31C2"/>
    <w:rsid w:val="6119BC4F"/>
    <w:rsid w:val="617A1FDF"/>
    <w:rsid w:val="619F33CD"/>
    <w:rsid w:val="61BAFF51"/>
    <w:rsid w:val="62709454"/>
    <w:rsid w:val="62BB4CBF"/>
    <w:rsid w:val="632B4FF8"/>
    <w:rsid w:val="649DCC4C"/>
    <w:rsid w:val="6613391B"/>
    <w:rsid w:val="6625BAB3"/>
    <w:rsid w:val="666BFA97"/>
    <w:rsid w:val="671DFE49"/>
    <w:rsid w:val="6787C0D2"/>
    <w:rsid w:val="67DD35EE"/>
    <w:rsid w:val="68577CBE"/>
    <w:rsid w:val="690BA46A"/>
    <w:rsid w:val="6934E5FD"/>
    <w:rsid w:val="695D5B75"/>
    <w:rsid w:val="699DE475"/>
    <w:rsid w:val="6A08B5A9"/>
    <w:rsid w:val="6ABEECEB"/>
    <w:rsid w:val="6C2AEA49"/>
    <w:rsid w:val="6C5AA721"/>
    <w:rsid w:val="6CCD65DB"/>
    <w:rsid w:val="6D0204D6"/>
    <w:rsid w:val="6D6D53ED"/>
    <w:rsid w:val="6E781333"/>
    <w:rsid w:val="6F5BFC15"/>
    <w:rsid w:val="712E3FB1"/>
    <w:rsid w:val="71B2C2E4"/>
    <w:rsid w:val="71E850EF"/>
    <w:rsid w:val="72120126"/>
    <w:rsid w:val="726954CA"/>
    <w:rsid w:val="72E86DD7"/>
    <w:rsid w:val="7334A697"/>
    <w:rsid w:val="739A3FD6"/>
    <w:rsid w:val="73A046A0"/>
    <w:rsid w:val="745EC8C9"/>
    <w:rsid w:val="7485D433"/>
    <w:rsid w:val="74DF44B8"/>
    <w:rsid w:val="754D40E0"/>
    <w:rsid w:val="75797728"/>
    <w:rsid w:val="75D260D6"/>
    <w:rsid w:val="761B8CB0"/>
    <w:rsid w:val="7643CC03"/>
    <w:rsid w:val="76514106"/>
    <w:rsid w:val="765F0AC0"/>
    <w:rsid w:val="766FE76B"/>
    <w:rsid w:val="77324F48"/>
    <w:rsid w:val="773E5C2D"/>
    <w:rsid w:val="77ACEDCD"/>
    <w:rsid w:val="786129E1"/>
    <w:rsid w:val="78A5A5CD"/>
    <w:rsid w:val="78DC6C9E"/>
    <w:rsid w:val="7911897C"/>
    <w:rsid w:val="79287703"/>
    <w:rsid w:val="795C43B1"/>
    <w:rsid w:val="7A28C968"/>
    <w:rsid w:val="7A28E6A6"/>
    <w:rsid w:val="7A62D443"/>
    <w:rsid w:val="7B236732"/>
    <w:rsid w:val="7B7BD8E0"/>
    <w:rsid w:val="7C61567C"/>
    <w:rsid w:val="7CB30D87"/>
    <w:rsid w:val="7CB92D77"/>
    <w:rsid w:val="7CD5B970"/>
    <w:rsid w:val="7D349B33"/>
    <w:rsid w:val="7D8119D7"/>
    <w:rsid w:val="7DC77287"/>
    <w:rsid w:val="7E2CAD9A"/>
    <w:rsid w:val="7E42CA74"/>
    <w:rsid w:val="7EAEBFAF"/>
    <w:rsid w:val="7F05898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EA4B3"/>
  <w15:chartTrackingRefBased/>
  <w15:docId w15:val="{3877FD99-9DA0-4DAB-BD48-5946DEEDA5E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8D2A46"/>
    <w:pPr>
      <w:keepNext/>
      <w:keepLines/>
      <w:spacing w:before="240" w:after="0"/>
      <w:outlineLvl w:val="0"/>
    </w:pPr>
    <w:rPr>
      <w:rFonts w:asciiTheme="majorHAnsi" w:hAnsiTheme="majorHAnsi" w:eastAsiaTheme="majorEastAsia" w:cstheme="majorBidi"/>
      <w:color w:val="982A2A"/>
      <w:sz w:val="32"/>
      <w:szCs w:val="32"/>
    </w:rPr>
  </w:style>
  <w:style w:type="paragraph" w:styleId="Heading2">
    <w:name w:val="heading 2"/>
    <w:basedOn w:val="Normal"/>
    <w:next w:val="Normal"/>
    <w:link w:val="Heading2Char"/>
    <w:uiPriority w:val="9"/>
    <w:unhideWhenUsed/>
    <w:qFormat/>
    <w:rsid w:val="008D2A46"/>
    <w:pPr>
      <w:keepNext/>
      <w:keepLines/>
      <w:spacing w:before="40" w:after="0"/>
      <w:outlineLvl w:val="1"/>
    </w:pPr>
    <w:rPr>
      <w:rFonts w:asciiTheme="majorHAnsi" w:hAnsiTheme="majorHAnsi" w:eastAsiaTheme="majorEastAsia" w:cstheme="majorBidi"/>
      <w:color w:val="982A2A"/>
      <w:sz w:val="26"/>
      <w:szCs w:val="26"/>
    </w:rPr>
  </w:style>
  <w:style w:type="paragraph" w:styleId="Heading3">
    <w:name w:val="heading 3"/>
    <w:basedOn w:val="Normal"/>
    <w:next w:val="Normal"/>
    <w:link w:val="Heading3Char"/>
    <w:uiPriority w:val="9"/>
    <w:unhideWhenUsed/>
    <w:qFormat/>
    <w:rsid w:val="008D2A46"/>
    <w:pPr>
      <w:keepNext/>
      <w:keepLines/>
      <w:spacing w:before="40" w:after="0"/>
      <w:outlineLvl w:val="2"/>
    </w:pPr>
    <w:rPr>
      <w:rFonts w:asciiTheme="majorHAnsi" w:hAnsiTheme="majorHAnsi" w:eastAsiaTheme="majorEastAsia" w:cstheme="majorBidi"/>
      <w:color w:val="982A2A"/>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8D2A46"/>
    <w:rPr>
      <w:rFonts w:asciiTheme="majorHAnsi" w:hAnsiTheme="majorHAnsi" w:eastAsiaTheme="majorEastAsia" w:cstheme="majorBidi"/>
      <w:color w:val="982A2A"/>
      <w:sz w:val="26"/>
      <w:szCs w:val="26"/>
    </w:rPr>
  </w:style>
  <w:style w:type="character" w:styleId="Heading1Char" w:customStyle="1">
    <w:name w:val="Heading 1 Char"/>
    <w:basedOn w:val="DefaultParagraphFont"/>
    <w:link w:val="Heading1"/>
    <w:uiPriority w:val="9"/>
    <w:rsid w:val="008D2A46"/>
    <w:rPr>
      <w:rFonts w:asciiTheme="majorHAnsi" w:hAnsiTheme="majorHAnsi" w:eastAsiaTheme="majorEastAsia" w:cstheme="majorBidi"/>
      <w:color w:val="982A2A"/>
      <w:sz w:val="32"/>
      <w:szCs w:val="32"/>
    </w:rPr>
  </w:style>
  <w:style w:type="paragraph" w:styleId="TOCHeading">
    <w:name w:val="TOC Heading"/>
    <w:basedOn w:val="Heading1"/>
    <w:next w:val="Normal"/>
    <w:uiPriority w:val="39"/>
    <w:unhideWhenUsed/>
    <w:qFormat/>
    <w:rsid w:val="007A3848"/>
    <w:pPr>
      <w:outlineLvl w:val="9"/>
    </w:pPr>
  </w:style>
  <w:style w:type="paragraph" w:styleId="TOC2">
    <w:name w:val="toc 2"/>
    <w:basedOn w:val="Normal"/>
    <w:next w:val="Normal"/>
    <w:autoRedefine/>
    <w:uiPriority w:val="39"/>
    <w:unhideWhenUsed/>
    <w:rsid w:val="00DB055A"/>
    <w:pPr>
      <w:tabs>
        <w:tab w:val="right" w:leader="dot" w:pos="9360"/>
      </w:tabs>
      <w:spacing w:after="100"/>
      <w:ind w:left="220"/>
      <w:pPrChange w:author="Vaught, Jacob" w:date="2023-12-09T00:29:00Z" w:id="0">
        <w:pPr>
          <w:spacing w:after="100" w:line="259" w:lineRule="auto"/>
          <w:ind w:left="220"/>
        </w:pPr>
      </w:pPrChange>
    </w:pPr>
    <w:rPr>
      <w:rPrChange w:author="Vaught, Jacob" w:date="2023-12-09T00:29:00Z" w:id="0">
        <w:rPr>
          <w:rFonts w:asciiTheme="minorHAnsi" w:hAnsiTheme="minorHAnsi" w:eastAsiaTheme="minorHAnsi" w:cstheme="minorBidi"/>
          <w:sz w:val="22"/>
          <w:szCs w:val="22"/>
          <w:lang w:val="en-US" w:eastAsia="en-US" w:bidi="ar-SA"/>
        </w:rPr>
      </w:rPrChange>
    </w:rPr>
  </w:style>
  <w:style w:type="character" w:styleId="Hyperlink">
    <w:name w:val="Hyperlink"/>
    <w:basedOn w:val="DefaultParagraphFont"/>
    <w:uiPriority w:val="99"/>
    <w:unhideWhenUsed/>
    <w:rsid w:val="007A3848"/>
    <w:rPr>
      <w:color w:val="0563C1" w:themeColor="hyperlink"/>
      <w:u w:val="single"/>
    </w:rPr>
  </w:style>
  <w:style w:type="paragraph" w:styleId="TOC1">
    <w:name w:val="toc 1"/>
    <w:basedOn w:val="Normal"/>
    <w:next w:val="Normal"/>
    <w:autoRedefine/>
    <w:uiPriority w:val="39"/>
    <w:unhideWhenUsed/>
    <w:rsid w:val="004E6425"/>
    <w:pPr>
      <w:tabs>
        <w:tab w:val="right" w:leader="dot" w:pos="9350"/>
      </w:tabs>
      <w:spacing w:after="100"/>
      <w:pPrChange w:author="Vaught, Jacob" w:date="2023-12-09T00:31:00Z" w:id="1">
        <w:pPr>
          <w:spacing w:after="100" w:line="259" w:lineRule="auto"/>
        </w:pPr>
      </w:pPrChange>
    </w:pPr>
    <w:rPr>
      <w:rFonts w:cs="Times New Roman" w:eastAsiaTheme="minorEastAsia"/>
      <w:rPrChange w:author="Vaught, Jacob" w:date="2023-12-09T00:31:00Z" w:id="1">
        <w:rPr>
          <w:rFonts w:asciiTheme="minorHAnsi" w:hAnsiTheme="minorHAnsi" w:eastAsiaTheme="minorEastAsia"/>
          <w:sz w:val="22"/>
          <w:szCs w:val="22"/>
          <w:lang w:val="en-US" w:eastAsia="en-US" w:bidi="ar-SA"/>
        </w:rPr>
      </w:rPrChange>
    </w:rPr>
  </w:style>
  <w:style w:type="paragraph" w:styleId="TOC3">
    <w:name w:val="toc 3"/>
    <w:basedOn w:val="Normal"/>
    <w:next w:val="Normal"/>
    <w:autoRedefine/>
    <w:uiPriority w:val="39"/>
    <w:unhideWhenUsed/>
    <w:rsid w:val="003C6249"/>
    <w:pPr>
      <w:spacing w:after="100"/>
      <w:ind w:left="440"/>
    </w:pPr>
    <w:rPr>
      <w:rFonts w:cs="Times New Roman" w:eastAsiaTheme="minorEastAsia"/>
    </w:rPr>
  </w:style>
  <w:style w:type="character" w:styleId="Heading3Char" w:customStyle="1">
    <w:name w:val="Heading 3 Char"/>
    <w:basedOn w:val="DefaultParagraphFont"/>
    <w:link w:val="Heading3"/>
    <w:uiPriority w:val="9"/>
    <w:rsid w:val="008D2A46"/>
    <w:rPr>
      <w:rFonts w:asciiTheme="majorHAnsi" w:hAnsiTheme="majorHAnsi" w:eastAsiaTheme="majorEastAsia" w:cstheme="majorBidi"/>
      <w:color w:val="982A2A"/>
      <w:sz w:val="24"/>
      <w:szCs w:val="24"/>
    </w:rPr>
  </w:style>
  <w:style w:type="paragraph" w:styleId="ListParagraph">
    <w:name w:val="List Paragraph"/>
    <w:basedOn w:val="Normal"/>
    <w:uiPriority w:val="34"/>
    <w:qFormat/>
    <w:rsid w:val="0089109E"/>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SubtleEmphasis">
    <w:name w:val="Subtle Emphasis"/>
    <w:basedOn w:val="DefaultParagraphFont"/>
    <w:uiPriority w:val="19"/>
    <w:qFormat/>
    <w:rsid w:val="008D2A46"/>
    <w:rPr>
      <w:i/>
      <w:iCs/>
      <w:color w:val="404040" w:themeColor="text1" w:themeTint="BF"/>
    </w:rPr>
  </w:style>
  <w:style w:type="paragraph" w:styleId="Revision">
    <w:name w:val="Revision"/>
    <w:hidden/>
    <w:uiPriority w:val="99"/>
    <w:semiHidden/>
    <w:rsid w:val="00AF10C9"/>
    <w:pPr>
      <w:spacing w:after="0" w:line="240" w:lineRule="auto"/>
    </w:pPr>
  </w:style>
  <w:style w:type="paragraph" w:styleId="Caption">
    <w:name w:val="caption"/>
    <w:basedOn w:val="Normal"/>
    <w:next w:val="Normal"/>
    <w:uiPriority w:val="35"/>
    <w:unhideWhenUsed/>
    <w:qFormat/>
    <w:rsid w:val="0065323F"/>
    <w:pPr>
      <w:spacing w:after="200" w:line="240" w:lineRule="auto"/>
    </w:pPr>
    <w:rPr>
      <w:i/>
      <w:iCs/>
      <w:color w:val="44546A" w:themeColor="text2"/>
      <w:sz w:val="18"/>
      <w:szCs w:val="18"/>
    </w:rPr>
  </w:style>
  <w:style w:type="paragraph" w:styleId="Header">
    <w:name w:val="header"/>
    <w:basedOn w:val="Normal"/>
    <w:link w:val="HeaderChar"/>
    <w:uiPriority w:val="99"/>
    <w:unhideWhenUsed/>
    <w:rsid w:val="008B5848"/>
    <w:pPr>
      <w:tabs>
        <w:tab w:val="center" w:pos="4680"/>
        <w:tab w:val="right" w:pos="9360"/>
      </w:tabs>
      <w:spacing w:after="0" w:line="240" w:lineRule="auto"/>
    </w:pPr>
  </w:style>
  <w:style w:type="character" w:styleId="HeaderChar" w:customStyle="1">
    <w:name w:val="Header Char"/>
    <w:basedOn w:val="DefaultParagraphFont"/>
    <w:link w:val="Header"/>
    <w:uiPriority w:val="99"/>
    <w:rsid w:val="008B5848"/>
  </w:style>
  <w:style w:type="paragraph" w:styleId="Footer">
    <w:name w:val="footer"/>
    <w:basedOn w:val="Normal"/>
    <w:link w:val="FooterChar"/>
    <w:uiPriority w:val="99"/>
    <w:unhideWhenUsed/>
    <w:rsid w:val="008B5848"/>
    <w:pPr>
      <w:tabs>
        <w:tab w:val="center" w:pos="4680"/>
        <w:tab w:val="right" w:pos="9360"/>
      </w:tabs>
      <w:spacing w:after="0" w:line="240" w:lineRule="auto"/>
    </w:pPr>
  </w:style>
  <w:style w:type="character" w:styleId="FooterChar" w:customStyle="1">
    <w:name w:val="Footer Char"/>
    <w:basedOn w:val="DefaultParagraphFont"/>
    <w:link w:val="Footer"/>
    <w:uiPriority w:val="99"/>
    <w:rsid w:val="008B58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417436">
      <w:bodyDiv w:val="1"/>
      <w:marLeft w:val="0"/>
      <w:marRight w:val="0"/>
      <w:marTop w:val="0"/>
      <w:marBottom w:val="0"/>
      <w:divBdr>
        <w:top w:val="none" w:sz="0" w:space="0" w:color="auto"/>
        <w:left w:val="none" w:sz="0" w:space="0" w:color="auto"/>
        <w:bottom w:val="none" w:sz="0" w:space="0" w:color="auto"/>
        <w:right w:val="none" w:sz="0" w:space="0" w:color="auto"/>
      </w:divBdr>
    </w:div>
    <w:div w:id="737676526">
      <w:bodyDiv w:val="1"/>
      <w:marLeft w:val="0"/>
      <w:marRight w:val="0"/>
      <w:marTop w:val="0"/>
      <w:marBottom w:val="0"/>
      <w:divBdr>
        <w:top w:val="none" w:sz="0" w:space="0" w:color="auto"/>
        <w:left w:val="none" w:sz="0" w:space="0" w:color="auto"/>
        <w:bottom w:val="none" w:sz="0" w:space="0" w:color="auto"/>
        <w:right w:val="none" w:sz="0" w:space="0" w:color="auto"/>
      </w:divBdr>
    </w:div>
    <w:div w:id="1094205700">
      <w:bodyDiv w:val="1"/>
      <w:marLeft w:val="0"/>
      <w:marRight w:val="0"/>
      <w:marTop w:val="0"/>
      <w:marBottom w:val="0"/>
      <w:divBdr>
        <w:top w:val="none" w:sz="0" w:space="0" w:color="auto"/>
        <w:left w:val="none" w:sz="0" w:space="0" w:color="auto"/>
        <w:bottom w:val="none" w:sz="0" w:space="0" w:color="auto"/>
        <w:right w:val="none" w:sz="0" w:space="0" w:color="auto"/>
      </w:divBdr>
    </w:div>
    <w:div w:id="1178932962">
      <w:bodyDiv w:val="1"/>
      <w:marLeft w:val="0"/>
      <w:marRight w:val="0"/>
      <w:marTop w:val="0"/>
      <w:marBottom w:val="0"/>
      <w:divBdr>
        <w:top w:val="none" w:sz="0" w:space="0" w:color="auto"/>
        <w:left w:val="none" w:sz="0" w:space="0" w:color="auto"/>
        <w:bottom w:val="none" w:sz="0" w:space="0" w:color="auto"/>
        <w:right w:val="none" w:sz="0" w:space="0" w:color="auto"/>
      </w:divBdr>
    </w:div>
    <w:div w:id="2136097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png" Id="rId13" /><Relationship Type="http://schemas.openxmlformats.org/officeDocument/2006/relationships/theme" Target="theme/theme1.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fontTable" Target="fontTable.xml" Id="rId17"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image" Target="media/image3.png" Id="rId10"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png"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327238-3B6A-43A6-A940-B8A77863901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Hines, Mady</dc:creator>
  <keywords/>
  <dc:description/>
  <lastModifiedBy>Hines, Mady</lastModifiedBy>
  <revision>302</revision>
  <lastPrinted>2023-12-09T08:39:00.0000000Z</lastPrinted>
  <dcterms:created xsi:type="dcterms:W3CDTF">2023-12-07T04:13:00.0000000Z</dcterms:created>
  <dcterms:modified xsi:type="dcterms:W3CDTF">2023-12-11T19:58:51.8570091Z</dcterms:modified>
</coreProperties>
</file>